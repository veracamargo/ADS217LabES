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FATEC</w:t>
      </w:r>
      <w:commentRangeStart w:id="0"/>
      <w:r w:rsidRPr="20B45F71">
        <w:rPr>
          <w:b/>
          <w:bCs/>
          <w:sz w:val="28"/>
          <w:szCs w:val="28"/>
        </w:rPr>
        <w:t xml:space="preserve"> OURINHOS</w:t>
      </w:r>
      <w:commentRangeEnd w:id="0"/>
      <w:r w:rsidR="002F34A7">
        <w:rPr>
          <w:rStyle w:val="Refdecomentrio"/>
        </w:rPr>
        <w:commentReference w:id="0"/>
      </w: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ANÁLISE E DESENVOLVIMENTO DE SISTEMAS</w:t>
      </w: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ENGENHARIA DE SOFTWARE II</w:t>
      </w:r>
      <w:r w:rsidR="00CF0236">
        <w:rPr>
          <w:b/>
          <w:bCs/>
          <w:sz w:val="28"/>
          <w:szCs w:val="28"/>
        </w:rPr>
        <w:t>l</w:t>
      </w: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PROJETO</w:t>
      </w: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Aplicativo para gerenciamento de lista de compras</w:t>
      </w:r>
    </w:p>
    <w:p w:rsidR="001B4BDD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Pr="00803D8E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714E5B" w:rsidRPr="00803D8E" w:rsidRDefault="00714E5B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803D8E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OURINHOS</w:t>
      </w:r>
    </w:p>
    <w:p w:rsidR="00522FCA" w:rsidRDefault="20B45F71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201</w:t>
      </w:r>
      <w:r w:rsidR="00C06D81">
        <w:rPr>
          <w:b/>
          <w:bCs/>
          <w:sz w:val="28"/>
          <w:szCs w:val="28"/>
        </w:rPr>
        <w:t>7</w:t>
      </w:r>
    </w:p>
    <w:p w:rsidR="000F6008" w:rsidRDefault="000F6008" w:rsidP="000F6008">
      <w:pPr>
        <w:spacing w:after="160" w:line="259" w:lineRule="auto"/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F6008" w:rsidRDefault="000F6008" w:rsidP="000F6008">
      <w:pPr>
        <w:spacing w:after="160" w:line="259" w:lineRule="auto"/>
        <w:ind w:left="0" w:firstLine="0"/>
        <w:jc w:val="left"/>
        <w:rPr>
          <w:b/>
          <w:bCs/>
          <w:sz w:val="28"/>
          <w:szCs w:val="28"/>
        </w:rPr>
      </w:pP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FATEC - OURINHOS</w:t>
      </w: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ANÁLISE E DESENVOLVIMENTO DE SISTEMAS</w:t>
      </w: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ENGENHARIA DE SOFTWARE II</w:t>
      </w:r>
      <w:r w:rsidR="008B65B1">
        <w:rPr>
          <w:b/>
          <w:bCs/>
          <w:sz w:val="28"/>
          <w:szCs w:val="28"/>
        </w:rPr>
        <w:t>I</w:t>
      </w:r>
    </w:p>
    <w:p w:rsidR="001B4BDD" w:rsidRPr="00714E5B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714E5B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PROJETO</w:t>
      </w: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Aplicativo para gerenciamento de listas de compras</w:t>
      </w:r>
    </w:p>
    <w:p w:rsidR="001B4BDD" w:rsidRPr="00714E5B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714E5B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Default="001B4BDD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383684" w:rsidRPr="00714E5B" w:rsidRDefault="00383684" w:rsidP="00CF0236">
      <w:pPr>
        <w:spacing w:after="200" w:line="240" w:lineRule="auto"/>
        <w:ind w:left="0" w:firstLine="0"/>
        <w:jc w:val="center"/>
        <w:rPr>
          <w:b/>
          <w:sz w:val="28"/>
          <w:szCs w:val="28"/>
        </w:rPr>
      </w:pPr>
    </w:p>
    <w:p w:rsidR="001B4BDD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Carolina Ronchi Gimenez</w:t>
      </w:r>
    </w:p>
    <w:p w:rsidR="00FB6FD1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Diogo Gabriel Barbosa</w:t>
      </w:r>
    </w:p>
    <w:p w:rsidR="00FB6FD1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Eduardo Vinicius Vitorino</w:t>
      </w:r>
    </w:p>
    <w:p w:rsidR="00FB6FD1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Evelyn Pereira Sanches</w:t>
      </w:r>
    </w:p>
    <w:p w:rsidR="00FB6FD1" w:rsidRPr="00714E5B" w:rsidRDefault="20B45F71" w:rsidP="00CF0236">
      <w:pPr>
        <w:spacing w:after="200" w:line="240" w:lineRule="auto"/>
        <w:ind w:left="0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Felipe Bertanha</w:t>
      </w:r>
    </w:p>
    <w:p w:rsidR="001B4BDD" w:rsidRDefault="00C146EB" w:rsidP="00CF0236">
      <w:pPr>
        <w:spacing w:after="200" w:line="240" w:lineRule="auto"/>
        <w:ind w:left="0" w:right="560" w:firstLine="0"/>
        <w:jc w:val="center"/>
      </w:pPr>
      <w:r>
        <w:rPr>
          <w:sz w:val="22"/>
        </w:rPr>
        <w:t xml:space="preserve"> </w:t>
      </w:r>
    </w:p>
    <w:p w:rsidR="00383684" w:rsidRDefault="00383684" w:rsidP="00CF0236">
      <w:pPr>
        <w:spacing w:after="200" w:line="240" w:lineRule="auto"/>
        <w:ind w:left="4253" w:right="621" w:firstLine="0"/>
        <w:jc w:val="center"/>
        <w:rPr>
          <w:rFonts w:eastAsia="Calibri"/>
          <w:sz w:val="22"/>
        </w:rPr>
      </w:pPr>
    </w:p>
    <w:p w:rsidR="00383684" w:rsidRDefault="00383684">
      <w:pPr>
        <w:spacing w:after="0" w:line="240" w:lineRule="auto"/>
        <w:ind w:left="4253" w:right="621" w:firstLine="0"/>
        <w:rPr>
          <w:rFonts w:eastAsia="Calibri"/>
          <w:sz w:val="22"/>
        </w:rPr>
      </w:pPr>
    </w:p>
    <w:p w:rsidR="001B4BDD" w:rsidRPr="00714E5B" w:rsidRDefault="20B45F71" w:rsidP="00C6421B">
      <w:pPr>
        <w:spacing w:after="237" w:line="259" w:lineRule="auto"/>
        <w:ind w:left="4253" w:right="561" w:firstLine="0"/>
        <w:rPr>
          <w:sz w:val="22"/>
        </w:rPr>
      </w:pPr>
      <w:r w:rsidRPr="20B45F71">
        <w:rPr>
          <w:rFonts w:ascii="Calibri" w:eastAsia="Calibri" w:hAnsi="Calibri" w:cs="Calibri"/>
          <w:sz w:val="22"/>
        </w:rPr>
        <w:t xml:space="preserve">Projeto desenvolvido para a disciplina de Engenharia de Software </w:t>
      </w:r>
      <w:r w:rsidR="00A368BB">
        <w:rPr>
          <w:rFonts w:ascii="Calibri" w:eastAsia="Calibri" w:hAnsi="Calibri" w:cs="Calibri"/>
          <w:sz w:val="22"/>
        </w:rPr>
        <w:t>I</w:t>
      </w:r>
      <w:r w:rsidRPr="20B45F71">
        <w:rPr>
          <w:rFonts w:ascii="Calibri" w:eastAsia="Calibri" w:hAnsi="Calibri" w:cs="Calibri"/>
          <w:sz w:val="22"/>
        </w:rPr>
        <w:t xml:space="preserve">II apresentado ao curso de Análise e Desenvolvimento de Sistemas da Faculdade de Tecnologia do Estado de São Paulo (FATEC) Campus Ourinhos.  </w:t>
      </w:r>
    </w:p>
    <w:p w:rsidR="00C6421B" w:rsidRDefault="00C6421B">
      <w:pPr>
        <w:spacing w:after="215" w:line="259" w:lineRule="auto"/>
        <w:ind w:left="0" w:right="560" w:firstLine="0"/>
        <w:jc w:val="center"/>
        <w:rPr>
          <w:sz w:val="22"/>
        </w:rPr>
      </w:pPr>
    </w:p>
    <w:p w:rsidR="001B4BDD" w:rsidRPr="00383684" w:rsidRDefault="20B45F71" w:rsidP="00C6421B">
      <w:pPr>
        <w:spacing w:after="200" w:line="240" w:lineRule="auto"/>
        <w:ind w:left="2955" w:right="620" w:firstLine="585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OURINHOS</w:t>
      </w:r>
    </w:p>
    <w:p w:rsidR="003044D7" w:rsidRDefault="20B45F71" w:rsidP="00C6421B">
      <w:pPr>
        <w:spacing w:after="200" w:line="240" w:lineRule="auto"/>
        <w:ind w:left="10" w:right="621" w:firstLine="0"/>
        <w:jc w:val="center"/>
        <w:rPr>
          <w:b/>
          <w:bCs/>
          <w:sz w:val="28"/>
          <w:szCs w:val="28"/>
        </w:rPr>
      </w:pPr>
      <w:r w:rsidRPr="20B45F71">
        <w:rPr>
          <w:b/>
          <w:bCs/>
          <w:sz w:val="28"/>
          <w:szCs w:val="28"/>
        </w:rPr>
        <w:t>201</w:t>
      </w:r>
      <w:r w:rsidR="00A368BB">
        <w:rPr>
          <w:b/>
          <w:bCs/>
          <w:sz w:val="28"/>
          <w:szCs w:val="28"/>
        </w:rPr>
        <w:t>7</w:t>
      </w:r>
    </w:p>
    <w:p w:rsidR="003044D7" w:rsidRDefault="003044D7">
      <w:pPr>
        <w:spacing w:after="160" w:line="259" w:lineRule="auto"/>
        <w:ind w:left="0" w:firstLine="0"/>
        <w:jc w:val="left"/>
        <w:rPr>
          <w:b/>
          <w:bCs/>
          <w:sz w:val="28"/>
          <w:szCs w:val="28"/>
        </w:rPr>
      </w:pPr>
      <w:commentRangeStart w:id="1"/>
      <w:r>
        <w:rPr>
          <w:b/>
          <w:bCs/>
          <w:sz w:val="28"/>
          <w:szCs w:val="28"/>
        </w:rPr>
        <w:br w:type="page"/>
      </w:r>
      <w:commentRangeEnd w:id="1"/>
      <w:r>
        <w:rPr>
          <w:rStyle w:val="Refdecomentrio"/>
        </w:rPr>
        <w:commentReference w:id="1"/>
      </w:r>
    </w:p>
    <w:p w:rsidR="00FB6FD1" w:rsidRDefault="00FB6FD1" w:rsidP="00C6421B">
      <w:pPr>
        <w:spacing w:after="200" w:line="240" w:lineRule="auto"/>
        <w:ind w:left="10" w:right="621" w:firstLine="0"/>
        <w:jc w:val="center"/>
        <w:rPr>
          <w:b/>
          <w:bCs/>
          <w:sz w:val="28"/>
          <w:szCs w:val="28"/>
        </w:rPr>
      </w:pPr>
    </w:p>
    <w:tbl>
      <w:tblPr>
        <w:tblStyle w:val="Tabelacomgrade1"/>
        <w:tblpPr w:leftFromText="141" w:rightFromText="141" w:vertAnchor="text" w:horzAnchor="margin" w:tblpY="475"/>
        <w:tblW w:w="8646" w:type="dxa"/>
        <w:tblInd w:w="0" w:type="dxa"/>
        <w:tblCellMar>
          <w:top w:w="8" w:type="dxa"/>
          <w:left w:w="108" w:type="dxa"/>
          <w:right w:w="43" w:type="dxa"/>
        </w:tblCellMar>
        <w:tblLook w:val="04A0"/>
      </w:tblPr>
      <w:tblGrid>
        <w:gridCol w:w="2234"/>
        <w:gridCol w:w="3529"/>
        <w:gridCol w:w="2883"/>
      </w:tblGrid>
      <w:tr w:rsidR="00541E3D" w:rsidTr="00541E3D">
        <w:trPr>
          <w:trHeight w:val="286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E3D" w:rsidRDefault="00541E3D" w:rsidP="00541E3D">
            <w:pPr>
              <w:spacing w:after="0" w:line="259" w:lineRule="auto"/>
              <w:ind w:left="0" w:right="64" w:firstLine="0"/>
              <w:jc w:val="center"/>
            </w:pPr>
            <w:r>
              <w:t xml:space="preserve">Data 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E3D" w:rsidRDefault="00541E3D" w:rsidP="00541E3D">
            <w:pPr>
              <w:spacing w:after="0" w:line="259" w:lineRule="auto"/>
              <w:ind w:left="0" w:right="67" w:firstLine="0"/>
              <w:jc w:val="center"/>
            </w:pPr>
            <w:r>
              <w:t xml:space="preserve">Atividade 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E3D" w:rsidRDefault="00541E3D" w:rsidP="00541E3D">
            <w:pPr>
              <w:spacing w:after="0" w:line="259" w:lineRule="auto"/>
              <w:ind w:left="0" w:right="69" w:firstLine="0"/>
              <w:jc w:val="center"/>
            </w:pPr>
            <w:r>
              <w:t xml:space="preserve">Responsável </w:t>
            </w:r>
          </w:p>
        </w:tc>
      </w:tr>
      <w:tr w:rsidR="00541E3D" w:rsidTr="00541E3D">
        <w:trPr>
          <w:trHeight w:val="286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 xml:space="preserve">08/09/2016 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6" w:firstLine="0"/>
              <w:jc w:val="center"/>
            </w:pPr>
            <w:r>
              <w:t>1ª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13/10/2016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Correção da 1ª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Prof.ª Viviane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13/10/2016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2ª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27/10/2016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 xml:space="preserve">Correção da 2ª versão do documento 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Prof.ª Viviane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27/10/2016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3ª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03/11/2016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Correção da 3ª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Prof.ª Viviane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10/11/2016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4ª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17/11/2016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Casos de uso: C</w:t>
            </w:r>
            <w:r w:rsidR="007E056F">
              <w:t>adastrar categorias de produtos</w:t>
            </w:r>
            <w:r>
              <w:t xml:space="preserve"> 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Felipe</w:t>
            </w:r>
          </w:p>
        </w:tc>
      </w:tr>
      <w:tr w:rsidR="007E056F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E056F" w:rsidRDefault="007E056F" w:rsidP="00541E3D">
            <w:pPr>
              <w:spacing w:after="0" w:line="259" w:lineRule="auto"/>
              <w:ind w:left="0" w:right="65" w:firstLine="0"/>
              <w:jc w:val="center"/>
            </w:pPr>
            <w:r>
              <w:t>17/11/2016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E056F" w:rsidRDefault="007E056F" w:rsidP="00541E3D">
            <w:pPr>
              <w:spacing w:after="0" w:line="259" w:lineRule="auto"/>
              <w:ind w:left="0" w:firstLine="0"/>
              <w:jc w:val="center"/>
            </w:pPr>
            <w:r>
              <w:t>Casos de uso: Cadastrar produtos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E056F" w:rsidRDefault="007E056F" w:rsidP="00541E3D">
            <w:pPr>
              <w:spacing w:after="0" w:line="259" w:lineRule="auto"/>
              <w:ind w:left="0" w:right="68" w:firstLine="0"/>
              <w:jc w:val="center"/>
            </w:pPr>
            <w:r>
              <w:t>Diogo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24/11/2016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Casos de uso: Cadastrar categorias de listas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Evelyn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24/11/2016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Casos de uso: Cadastro de Lista de compra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Carolina</w:t>
            </w:r>
            <w:r w:rsidR="007E056F">
              <w:t xml:space="preserve"> e Eduardo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24/11/2016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5ª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23/02/2017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Correção da 5ª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Prof.ª Silvia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10/04/2017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6ª versão do documento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Todos os integrantes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18/05/2017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Diagrama de Classe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Felipe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01/06/2017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Diagramas de Sequência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Diogo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01/06/2017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Diagrama de Atividade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Eduardo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01/06/2017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Modelo Relacional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Evelyn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01/06/2017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Estrutura das tabelas do banco de dados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r>
              <w:t>Evelyn</w:t>
            </w:r>
          </w:p>
        </w:tc>
      </w:tr>
      <w:tr w:rsidR="00541E3D" w:rsidTr="00541E3D">
        <w:trPr>
          <w:trHeight w:val="562"/>
        </w:trPr>
        <w:tc>
          <w:tcPr>
            <w:tcW w:w="2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5" w:firstLine="0"/>
              <w:jc w:val="center"/>
            </w:pPr>
            <w:r>
              <w:t>01/06/2017</w:t>
            </w:r>
          </w:p>
        </w:tc>
        <w:tc>
          <w:tcPr>
            <w:tcW w:w="3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firstLine="0"/>
              <w:jc w:val="center"/>
            </w:pPr>
            <w:r>
              <w:t>Telas do Sistema</w:t>
            </w:r>
          </w:p>
        </w:tc>
        <w:tc>
          <w:tcPr>
            <w:tcW w:w="2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41E3D" w:rsidRDefault="00541E3D" w:rsidP="00541E3D">
            <w:pPr>
              <w:spacing w:after="0" w:line="259" w:lineRule="auto"/>
              <w:ind w:left="0" w:right="68" w:firstLine="0"/>
              <w:jc w:val="center"/>
            </w:pPr>
            <w:commentRangeStart w:id="2"/>
            <w:r>
              <w:t>Carolina</w:t>
            </w:r>
            <w:commentRangeEnd w:id="2"/>
            <w:r w:rsidR="003044D7">
              <w:rPr>
                <w:rStyle w:val="Refdecomentrio"/>
              </w:rPr>
              <w:commentReference w:id="2"/>
            </w:r>
          </w:p>
        </w:tc>
      </w:tr>
    </w:tbl>
    <w:p w:rsidR="001B4BDD" w:rsidRPr="007E0122" w:rsidRDefault="20B45F71" w:rsidP="000F6008">
      <w:pPr>
        <w:ind w:left="0" w:firstLine="0"/>
        <w:jc w:val="center"/>
        <w:rPr>
          <w:b/>
          <w:bCs/>
          <w:sz w:val="28"/>
          <w:szCs w:val="28"/>
        </w:rPr>
      </w:pPr>
      <w:commentRangeStart w:id="3"/>
      <w:r w:rsidRPr="20B45F71">
        <w:rPr>
          <w:b/>
          <w:bCs/>
          <w:sz w:val="28"/>
          <w:szCs w:val="28"/>
        </w:rPr>
        <w:t>Ge</w:t>
      </w:r>
      <w:commentRangeEnd w:id="3"/>
      <w:r w:rsidR="003044D7">
        <w:rPr>
          <w:rStyle w:val="Refdecomentrio"/>
        </w:rPr>
        <w:commentReference w:id="3"/>
      </w:r>
      <w:r w:rsidRPr="20B45F71">
        <w:rPr>
          <w:b/>
          <w:bCs/>
          <w:sz w:val="28"/>
          <w:szCs w:val="28"/>
        </w:rPr>
        <w:t>renciamento de configuração</w:t>
      </w:r>
    </w:p>
    <w:p w:rsidR="00C6421B" w:rsidRPr="00541E3D" w:rsidRDefault="00C6421B" w:rsidP="00541E3D">
      <w:pPr>
        <w:spacing w:after="0" w:line="259" w:lineRule="auto"/>
        <w:ind w:left="0" w:right="544" w:firstLine="0"/>
        <w:jc w:val="center"/>
      </w:pPr>
    </w:p>
    <w:p w:rsidR="007E056F" w:rsidRDefault="007E056F" w:rsidP="00C6421B">
      <w:pPr>
        <w:spacing w:after="0" w:line="259" w:lineRule="auto"/>
        <w:ind w:left="2832" w:right="4069" w:firstLine="708"/>
        <w:rPr>
          <w:b/>
          <w:bCs/>
          <w:sz w:val="28"/>
          <w:szCs w:val="28"/>
        </w:rPr>
      </w:pPr>
    </w:p>
    <w:p w:rsidR="007E056F" w:rsidRDefault="007E056F" w:rsidP="00C6421B">
      <w:pPr>
        <w:spacing w:after="0" w:line="259" w:lineRule="auto"/>
        <w:ind w:left="2832" w:right="4069" w:firstLine="708"/>
        <w:rPr>
          <w:b/>
          <w:bCs/>
          <w:sz w:val="28"/>
          <w:szCs w:val="28"/>
        </w:rPr>
      </w:pPr>
    </w:p>
    <w:p w:rsidR="007E056F" w:rsidRDefault="007E056F" w:rsidP="00C6421B">
      <w:pPr>
        <w:spacing w:after="0" w:line="259" w:lineRule="auto"/>
        <w:ind w:left="2832" w:right="4069" w:firstLine="708"/>
        <w:rPr>
          <w:b/>
          <w:bCs/>
          <w:sz w:val="28"/>
          <w:szCs w:val="28"/>
        </w:rPr>
      </w:pPr>
    </w:p>
    <w:p w:rsidR="007E0122" w:rsidRDefault="20B45F71" w:rsidP="00C6421B">
      <w:pPr>
        <w:spacing w:after="0" w:line="259" w:lineRule="auto"/>
        <w:ind w:left="2832" w:right="4069" w:firstLine="708"/>
      </w:pPr>
      <w:r w:rsidRPr="20B45F71">
        <w:rPr>
          <w:b/>
          <w:bCs/>
          <w:sz w:val="28"/>
          <w:szCs w:val="28"/>
        </w:rPr>
        <w:t xml:space="preserve">SUMÁRIO </w:t>
      </w:r>
    </w:p>
    <w:sdt>
      <w:sdtPr>
        <w:rPr>
          <w:rFonts w:ascii="Arial" w:eastAsia="Arial" w:hAnsi="Arial" w:cs="Arial"/>
          <w:color w:val="000000"/>
          <w:sz w:val="24"/>
          <w:szCs w:val="22"/>
        </w:rPr>
        <w:id w:val="1617176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E0122" w:rsidRDefault="007E0122">
          <w:pPr>
            <w:pStyle w:val="CabealhodoSumrio"/>
          </w:pPr>
        </w:p>
        <w:p w:rsidR="007E056F" w:rsidRDefault="0057367C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57367C">
            <w:fldChar w:fldCharType="begin"/>
          </w:r>
          <w:r w:rsidR="007E0122">
            <w:instrText xml:space="preserve"> TOC \o "1-3" \h \z \u </w:instrText>
          </w:r>
          <w:r w:rsidRPr="0057367C">
            <w:fldChar w:fldCharType="separate"/>
          </w:r>
          <w:hyperlink w:anchor="_Toc484378283" w:history="1">
            <w:r w:rsidR="007E056F" w:rsidRPr="00EA30B8">
              <w:rPr>
                <w:rStyle w:val="Hyperlink"/>
                <w:noProof/>
              </w:rPr>
              <w:t>1. INTRODUÇÃO AO DOCUMENTO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4" w:history="1">
            <w:r w:rsidR="007E056F" w:rsidRPr="00EA30B8">
              <w:rPr>
                <w:rStyle w:val="Hyperlink"/>
                <w:noProof/>
              </w:rPr>
              <w:t>1.1. 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5" w:history="1">
            <w:r w:rsidR="007E056F" w:rsidRPr="00EA30B8">
              <w:rPr>
                <w:rStyle w:val="Hyperlink"/>
                <w:noProof/>
              </w:rPr>
              <w:t>1.2. Objetivo do Projeto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6" w:history="1">
            <w:r w:rsidR="007E056F" w:rsidRPr="00EA30B8">
              <w:rPr>
                <w:rStyle w:val="Hyperlink"/>
                <w:noProof/>
              </w:rPr>
              <w:t>1.3. Delimitação do Problema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7" w:history="1">
            <w:r w:rsidR="007E056F" w:rsidRPr="00EA30B8">
              <w:rPr>
                <w:rStyle w:val="Hyperlink"/>
                <w:noProof/>
              </w:rPr>
              <w:t>1.4. Justificativa da Escolha do 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8" w:history="1">
            <w:r w:rsidR="007E056F" w:rsidRPr="00EA30B8">
              <w:rPr>
                <w:rStyle w:val="Hyperlink"/>
                <w:noProof/>
              </w:rPr>
              <w:t>1.5. Método de Trabalho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89" w:history="1">
            <w:r w:rsidR="007E056F" w:rsidRPr="00EA30B8">
              <w:rPr>
                <w:rStyle w:val="Hyperlink"/>
                <w:noProof/>
              </w:rPr>
              <w:t>1.6. Organização do Trabalho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0" w:history="1">
            <w:r w:rsidR="007E056F" w:rsidRPr="00EA30B8">
              <w:rPr>
                <w:rStyle w:val="Hyperlink"/>
                <w:noProof/>
              </w:rPr>
              <w:t>1.7. Glossário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1" w:history="1">
            <w:r w:rsidR="007E056F" w:rsidRPr="00EA30B8">
              <w:rPr>
                <w:rStyle w:val="Hyperlink"/>
                <w:noProof/>
              </w:rPr>
              <w:t>2. DESCRIÇÃO GERAL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2" w:history="1">
            <w:r w:rsidR="007E056F" w:rsidRPr="00EA30B8">
              <w:rPr>
                <w:rStyle w:val="Hyperlink"/>
                <w:noProof/>
              </w:rPr>
              <w:t>2.1 Descrição do problema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3" w:history="1">
            <w:r w:rsidR="007E056F" w:rsidRPr="00EA30B8">
              <w:rPr>
                <w:rStyle w:val="Hyperlink"/>
                <w:noProof/>
              </w:rPr>
              <w:t>2.2 Objetivo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4" w:history="1">
            <w:r w:rsidR="007E056F" w:rsidRPr="00EA30B8">
              <w:rPr>
                <w:rStyle w:val="Hyperlink"/>
                <w:noProof/>
              </w:rPr>
              <w:t>2.3 Principais envolvidos e suas características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5" w:history="1">
            <w:r w:rsidR="007E056F" w:rsidRPr="00EA30B8">
              <w:rPr>
                <w:rStyle w:val="Hyperlink"/>
                <w:noProof/>
              </w:rPr>
              <w:t>2.3.1 Usuários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6" w:history="1">
            <w:r w:rsidR="007E056F" w:rsidRPr="00EA30B8">
              <w:rPr>
                <w:rStyle w:val="Hyperlink"/>
                <w:noProof/>
              </w:rPr>
              <w:t>2.3.2 Desenvolvedores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7" w:history="1">
            <w:r w:rsidR="007E056F" w:rsidRPr="00EA30B8">
              <w:rPr>
                <w:rStyle w:val="Hyperlink"/>
                <w:noProof/>
              </w:rPr>
              <w:t>2.4 Regras de negócio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8" w:history="1">
            <w:r w:rsidR="007E056F" w:rsidRPr="00EA30B8">
              <w:rPr>
                <w:rStyle w:val="Hyperlink"/>
                <w:noProof/>
              </w:rPr>
              <w:t>3. REQUISITOS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299" w:history="1">
            <w:r w:rsidR="007E056F" w:rsidRPr="00EA30B8">
              <w:rPr>
                <w:rStyle w:val="Hyperlink"/>
                <w:noProof/>
              </w:rPr>
              <w:t>3.1 Requisitos Funcionais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0" w:history="1">
            <w:r w:rsidR="007E056F" w:rsidRPr="00EA30B8">
              <w:rPr>
                <w:rStyle w:val="Hyperlink"/>
                <w:noProof/>
              </w:rPr>
              <w:t>RF01 – Cadastrar Categorias de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1" w:history="1">
            <w:r w:rsidR="007E056F" w:rsidRPr="00EA30B8">
              <w:rPr>
                <w:rStyle w:val="Hyperlink"/>
                <w:noProof/>
              </w:rPr>
              <w:t>RF02 – Cadastrar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2" w:history="1">
            <w:r w:rsidR="007E056F" w:rsidRPr="00EA30B8">
              <w:rPr>
                <w:rStyle w:val="Hyperlink"/>
                <w:noProof/>
              </w:rPr>
              <w:t>RF03 – Cadastrar Categorias de Listas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3" w:history="1">
            <w:r w:rsidR="007E056F" w:rsidRPr="00EA30B8">
              <w:rPr>
                <w:rStyle w:val="Hyperlink"/>
                <w:noProof/>
              </w:rPr>
              <w:t>RF04 – Cadastrar Listas de compra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4" w:history="1">
            <w:r w:rsidR="007E056F" w:rsidRPr="00EA30B8">
              <w:rPr>
                <w:rStyle w:val="Hyperlink"/>
                <w:noProof/>
              </w:rPr>
              <w:t>3.2 Requisitos Não-Funcionais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5" w:history="1">
            <w:r w:rsidR="007E056F" w:rsidRPr="00EA30B8">
              <w:rPr>
                <w:rStyle w:val="Hyperlink"/>
                <w:noProof/>
              </w:rPr>
              <w:t>RNF01 – Requisitos de interface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6" w:history="1">
            <w:r w:rsidR="007E056F" w:rsidRPr="00EA30B8">
              <w:rPr>
                <w:rStyle w:val="Hyperlink"/>
                <w:noProof/>
              </w:rPr>
              <w:t>RNF02 – Requisitos de usabilidade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7" w:history="1">
            <w:r w:rsidR="007E056F" w:rsidRPr="00EA30B8">
              <w:rPr>
                <w:rStyle w:val="Hyperlink"/>
                <w:noProof/>
              </w:rPr>
              <w:t>4.  ESPECIFICAÇÃO DOS REQUISITOS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8" w:history="1">
            <w:r w:rsidR="007E056F" w:rsidRPr="00EA30B8">
              <w:rPr>
                <w:rStyle w:val="Hyperlink"/>
                <w:noProof/>
              </w:rPr>
              <w:t>4.1 Modelo de caso de uso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09" w:history="1">
            <w:r w:rsidR="007E056F" w:rsidRPr="00EA30B8">
              <w:rPr>
                <w:rStyle w:val="Hyperlink"/>
                <w:noProof/>
              </w:rPr>
              <w:t>4.1.1 Cadastrar Categorias de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 w:rsidP="007E056F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0" w:history="1">
            <w:r w:rsidR="007E056F" w:rsidRPr="00EA30B8">
              <w:rPr>
                <w:rStyle w:val="Hyperlink"/>
                <w:noProof/>
              </w:rPr>
              <w:t>4.1.2 Cadastrar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 w:rsidP="007E056F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2" w:history="1">
            <w:r w:rsidR="007E056F" w:rsidRPr="00EA30B8">
              <w:rPr>
                <w:rStyle w:val="Hyperlink"/>
                <w:noProof/>
              </w:rPr>
              <w:t>4.1.3 Cadastrar Categorias de Listas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4" w:history="1">
            <w:r w:rsidR="007E056F" w:rsidRPr="00EA30B8">
              <w:rPr>
                <w:rStyle w:val="Hyperlink"/>
                <w:noProof/>
              </w:rPr>
              <w:t>4.1.4. Cadastrar Listas de compra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5" w:history="1">
            <w:r w:rsidR="007E056F" w:rsidRPr="00EA30B8">
              <w:rPr>
                <w:rStyle w:val="Hyperlink"/>
                <w:noProof/>
              </w:rPr>
              <w:t>4.2 Diagrama de Classe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6" w:history="1">
            <w:r w:rsidR="007E056F" w:rsidRPr="00EA30B8">
              <w:rPr>
                <w:rStyle w:val="Hyperlink"/>
                <w:noProof/>
              </w:rPr>
              <w:t>4.3 Diagramas de Sequência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7" w:history="1">
            <w:r w:rsidR="007E056F" w:rsidRPr="00EA30B8">
              <w:rPr>
                <w:rStyle w:val="Hyperlink"/>
                <w:noProof/>
              </w:rPr>
              <w:t>4.3.1 Cadastrar Categoria de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8" w:history="1">
            <w:r w:rsidR="007E056F" w:rsidRPr="00EA30B8">
              <w:rPr>
                <w:rStyle w:val="Hyperlink"/>
                <w:noProof/>
              </w:rPr>
              <w:t>4.3.2 Cadastrar Produtos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19" w:history="1">
            <w:r w:rsidR="007E056F" w:rsidRPr="00EA30B8">
              <w:rPr>
                <w:rStyle w:val="Hyperlink"/>
                <w:noProof/>
              </w:rPr>
              <w:t>4.3.3 Cadastrar Categoria de Lista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0" w:history="1">
            <w:r w:rsidR="007E056F" w:rsidRPr="00EA30B8">
              <w:rPr>
                <w:rStyle w:val="Hyperlink"/>
                <w:noProof/>
              </w:rPr>
              <w:t>4.3.4 Cadastrar Lista de Compra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1" w:history="1">
            <w:r w:rsidR="007E056F" w:rsidRPr="00EA30B8">
              <w:rPr>
                <w:rStyle w:val="Hyperlink"/>
                <w:noProof/>
              </w:rPr>
              <w:t>4.3.5 Diagrama de Atividade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2" w:history="1">
            <w:r w:rsidR="007E056F" w:rsidRPr="00EA30B8">
              <w:rPr>
                <w:rStyle w:val="Hyperlink"/>
                <w:noProof/>
              </w:rPr>
              <w:t>4.4 Estrutura de Dados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3" w:history="1">
            <w:r w:rsidR="007E056F" w:rsidRPr="00EA30B8">
              <w:rPr>
                <w:rStyle w:val="Hyperlink"/>
                <w:noProof/>
              </w:rPr>
              <w:t>4.4.1 Modelo Relacional (MR)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4" w:history="1">
            <w:r w:rsidR="007E056F" w:rsidRPr="00EA30B8">
              <w:rPr>
                <w:rStyle w:val="Hyperlink"/>
                <w:noProof/>
              </w:rPr>
              <w:t>4.4.2 Estrutura das Tabelas do Banco de Dados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056F" w:rsidRDefault="0057367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484378325" w:history="1">
            <w:r w:rsidR="007E056F" w:rsidRPr="00EA30B8">
              <w:rPr>
                <w:rStyle w:val="Hyperlink"/>
                <w:noProof/>
              </w:rPr>
              <w:t>4.5 Telas do Sistema</w:t>
            </w:r>
            <w:r w:rsidR="007E056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E056F">
              <w:rPr>
                <w:noProof/>
                <w:webHidden/>
              </w:rPr>
              <w:instrText xml:space="preserve"> PAGEREF _Toc484378325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56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6BEC" w:rsidRPr="00B81D25" w:rsidRDefault="0057367C" w:rsidP="00B81D25">
          <w:pPr>
            <w:ind w:left="0" w:firstLine="0"/>
          </w:pPr>
          <w:r>
            <w:rPr>
              <w:b/>
              <w:bCs/>
            </w:rPr>
            <w:fldChar w:fldCharType="end"/>
          </w:r>
        </w:p>
      </w:sdtContent>
    </w:sdt>
    <w:p w:rsidR="00B81D25" w:rsidRDefault="00B81D25" w:rsidP="00B81D25"/>
    <w:p w:rsidR="00B81D25" w:rsidRDefault="00B81D25" w:rsidP="00B81D25"/>
    <w:p w:rsidR="00B81D25" w:rsidRDefault="00B81D25" w:rsidP="00B81D25"/>
    <w:p w:rsidR="002E6DCF" w:rsidRDefault="002E6DCF" w:rsidP="00B81D25"/>
    <w:p w:rsidR="002E6DCF" w:rsidRDefault="002E6DCF" w:rsidP="00B81D25"/>
    <w:p w:rsidR="002E6DCF" w:rsidRDefault="002E6DCF" w:rsidP="00B81D25"/>
    <w:p w:rsidR="002E6DCF" w:rsidRDefault="002E6DCF" w:rsidP="20B45F71">
      <w:pPr>
        <w:jc w:val="left"/>
      </w:pPr>
    </w:p>
    <w:p w:rsidR="002E6DCF" w:rsidRDefault="002E6DCF" w:rsidP="00B81D25"/>
    <w:p w:rsidR="002E6DCF" w:rsidRDefault="002E6DCF" w:rsidP="00B81D25"/>
    <w:p w:rsidR="002E6DCF" w:rsidRDefault="002E6DCF" w:rsidP="00B81D25"/>
    <w:p w:rsidR="002E6DCF" w:rsidRDefault="002E6DCF" w:rsidP="00B81D25"/>
    <w:p w:rsidR="002E6DCF" w:rsidRDefault="002E6DCF" w:rsidP="00B81D25"/>
    <w:p w:rsidR="002E6DCF" w:rsidRDefault="002E6DCF" w:rsidP="00B81D25"/>
    <w:p w:rsidR="002E6DCF" w:rsidRDefault="002E6DCF" w:rsidP="00B81D25"/>
    <w:p w:rsidR="00166BD1" w:rsidRDefault="008919F5" w:rsidP="004B7208">
      <w:pPr>
        <w:spacing w:after="160" w:line="259" w:lineRule="auto"/>
        <w:ind w:left="0" w:firstLine="0"/>
        <w:jc w:val="left"/>
      </w:pPr>
      <w:r>
        <w:br w:type="page"/>
      </w:r>
    </w:p>
    <w:p w:rsidR="00BF31D0" w:rsidRPr="00BF31D0" w:rsidRDefault="00C146EB" w:rsidP="00BF31D0">
      <w:pPr>
        <w:pStyle w:val="Ttulo1"/>
      </w:pPr>
      <w:bookmarkStart w:id="4" w:name="_Toc484378283"/>
      <w:r w:rsidRPr="00383684">
        <w:lastRenderedPageBreak/>
        <w:t xml:space="preserve">1. </w:t>
      </w:r>
      <w:r w:rsidR="00400C32">
        <w:t>INTRODUÇÃO AO DOCUMENTO</w:t>
      </w:r>
      <w:bookmarkEnd w:id="4"/>
      <w:r w:rsidRPr="00383684">
        <w:t xml:space="preserve"> </w:t>
      </w:r>
    </w:p>
    <w:p w:rsidR="00BF31D0" w:rsidRDefault="00BF31D0" w:rsidP="00BF31D0">
      <w:pPr>
        <w:spacing w:after="0" w:line="360" w:lineRule="auto"/>
        <w:ind w:left="0" w:firstLine="709"/>
      </w:pPr>
    </w:p>
    <w:p w:rsidR="001B4BDD" w:rsidRDefault="20B45F71" w:rsidP="00BF31D0">
      <w:pPr>
        <w:spacing w:after="0" w:line="360" w:lineRule="auto"/>
        <w:ind w:left="0" w:firstLine="709"/>
      </w:pPr>
      <w:r>
        <w:t xml:space="preserve">Esse documento tem por objetivo descrever os requisitos de uma aplicação de lista de compras.  </w:t>
      </w:r>
    </w:p>
    <w:p w:rsidR="00BF31D0" w:rsidRDefault="00BF31D0" w:rsidP="00BF31D0">
      <w:pPr>
        <w:spacing w:after="0" w:line="360" w:lineRule="auto"/>
        <w:ind w:left="0" w:firstLine="709"/>
      </w:pPr>
    </w:p>
    <w:p w:rsidR="008A5C06" w:rsidRDefault="008A5C06" w:rsidP="008A5C06"/>
    <w:p w:rsidR="001B4BDD" w:rsidRPr="00383684" w:rsidRDefault="00C146EB" w:rsidP="004B7208">
      <w:pPr>
        <w:pStyle w:val="Ttulo2"/>
        <w:rPr>
          <w:szCs w:val="24"/>
        </w:rPr>
      </w:pPr>
      <w:bookmarkStart w:id="5" w:name="_Toc484378284"/>
      <w:r w:rsidRPr="20B45F71">
        <w:t xml:space="preserve">1.1. </w:t>
      </w:r>
      <w:r w:rsidRPr="004B7208">
        <w:t>Tema</w:t>
      </w:r>
      <w:bookmarkEnd w:id="5"/>
      <w:r w:rsidRPr="20B45F71">
        <w:t xml:space="preserve"> </w:t>
      </w:r>
    </w:p>
    <w:p w:rsidR="00BF31D0" w:rsidRDefault="00BF31D0" w:rsidP="00BF31D0">
      <w:pPr>
        <w:spacing w:after="18" w:line="360" w:lineRule="auto"/>
        <w:ind w:left="10" w:right="613" w:firstLine="709"/>
        <w:rPr>
          <w:color w:val="FF0000"/>
        </w:rPr>
      </w:pPr>
    </w:p>
    <w:p w:rsidR="001B4BDD" w:rsidRPr="004553A5" w:rsidRDefault="20B45F71" w:rsidP="20B45F71">
      <w:pPr>
        <w:spacing w:after="18" w:line="360" w:lineRule="auto"/>
        <w:ind w:left="10" w:right="613" w:firstLine="709"/>
        <w:rPr>
          <w:color w:val="auto"/>
        </w:rPr>
      </w:pPr>
      <w:r w:rsidRPr="20B45F71">
        <w:rPr>
          <w:color w:val="auto"/>
        </w:rPr>
        <w:t>Aplicativo para auxílio de compras pessoais.</w:t>
      </w:r>
    </w:p>
    <w:p w:rsidR="001B4BDD" w:rsidRDefault="00C146EB" w:rsidP="00BF31D0">
      <w:pPr>
        <w:spacing w:after="218" w:line="360" w:lineRule="auto"/>
        <w:ind w:left="0" w:firstLine="709"/>
      </w:pPr>
      <w:r>
        <w:t xml:space="preserve"> </w:t>
      </w:r>
    </w:p>
    <w:p w:rsidR="00BF31D0" w:rsidRDefault="00C146EB" w:rsidP="00D518C2">
      <w:pPr>
        <w:pStyle w:val="Ttulo2"/>
      </w:pPr>
      <w:bookmarkStart w:id="6" w:name="_Toc484378285"/>
      <w:r>
        <w:t>1.2. Objetivo do Projeto</w:t>
      </w:r>
      <w:bookmarkEnd w:id="6"/>
    </w:p>
    <w:p w:rsidR="001B4BDD" w:rsidRDefault="00C146EB" w:rsidP="00BF31D0">
      <w:pPr>
        <w:spacing w:after="0" w:line="360" w:lineRule="auto"/>
        <w:ind w:left="0" w:firstLine="709"/>
      </w:pPr>
      <w:r>
        <w:t xml:space="preserve"> </w:t>
      </w:r>
    </w:p>
    <w:p w:rsidR="001B4BDD" w:rsidRDefault="20B45F71" w:rsidP="00BF31D0">
      <w:pPr>
        <w:spacing w:after="0" w:line="360" w:lineRule="auto"/>
        <w:ind w:left="0" w:firstLine="709"/>
      </w:pPr>
      <w:r>
        <w:t>Desenvolver um aplicativo para dispositivos móveis que tem como finalidade substituir as listas de compras em papel que são levadas no momento da compra. O aplicativo terá a mesma utilidade, porém com muitas melhorias em relação ao papel estático: gerenciamento de listas</w:t>
      </w:r>
      <w:r w:rsidR="000F6008">
        <w:t xml:space="preserve"> e</w:t>
      </w:r>
      <w:r>
        <w:t xml:space="preserve"> cálculo</w:t>
      </w:r>
      <w:r w:rsidR="000C4A34">
        <w:t xml:space="preserve"> de valores de uma lista</w:t>
      </w:r>
      <w:r w:rsidR="000F6008">
        <w:t>.</w:t>
      </w:r>
    </w:p>
    <w:p w:rsidR="00BF31D0" w:rsidRDefault="00BF31D0" w:rsidP="00BF31D0">
      <w:pPr>
        <w:spacing w:after="0" w:line="360" w:lineRule="auto"/>
        <w:ind w:left="0" w:firstLine="709"/>
      </w:pPr>
    </w:p>
    <w:p w:rsidR="00BF31D0" w:rsidRPr="00BF31D0" w:rsidRDefault="00C146EB" w:rsidP="00BF31D0">
      <w:pPr>
        <w:pStyle w:val="Ttulo2"/>
      </w:pPr>
      <w:bookmarkStart w:id="7" w:name="_Toc484378286"/>
      <w:r>
        <w:t>1.3. Delimitação do Prob</w:t>
      </w:r>
      <w:r w:rsidR="00BF31D0">
        <w:t>lema</w:t>
      </w:r>
      <w:bookmarkEnd w:id="7"/>
    </w:p>
    <w:p w:rsidR="00BF31D0" w:rsidRDefault="00BF31D0" w:rsidP="00BF31D0">
      <w:pPr>
        <w:spacing w:after="0" w:line="360" w:lineRule="auto"/>
        <w:ind w:left="0" w:firstLine="709"/>
      </w:pPr>
    </w:p>
    <w:p w:rsidR="002F4E47" w:rsidRDefault="20B45F71" w:rsidP="00BF31D0">
      <w:pPr>
        <w:spacing w:after="0" w:line="360" w:lineRule="auto"/>
        <w:ind w:left="0" w:firstLine="709"/>
      </w:pPr>
      <w:r>
        <w:t>Os principais problemas decorrentes nos papéis é uso constante de uma caneta, dificuldade para armazenamento e o total dos itens também necessita de uso de calculadora. Com o aplicativo tudo isso é resolvido de maneira digital, onde o usuário apenas vai se preocupar em incluir o que é necessário para comprar.</w:t>
      </w:r>
    </w:p>
    <w:p w:rsidR="00D737DE" w:rsidRPr="002F4E47" w:rsidRDefault="00D737DE" w:rsidP="00BF31D0">
      <w:pPr>
        <w:spacing w:after="0" w:line="360" w:lineRule="auto"/>
        <w:ind w:left="0" w:firstLine="709"/>
      </w:pPr>
    </w:p>
    <w:p w:rsidR="00D518C2" w:rsidRPr="00D518C2" w:rsidRDefault="00C146EB" w:rsidP="00BF31D0">
      <w:pPr>
        <w:pStyle w:val="Ttulo2"/>
      </w:pPr>
      <w:bookmarkStart w:id="8" w:name="_Toc484378287"/>
      <w:r>
        <w:t>1.4. Justificativa da Escolha do Tema</w:t>
      </w:r>
      <w:bookmarkEnd w:id="8"/>
      <w:r>
        <w:t xml:space="preserve"> </w:t>
      </w:r>
    </w:p>
    <w:p w:rsidR="00BF31D0" w:rsidRDefault="00BF31D0" w:rsidP="00BF31D0">
      <w:pPr>
        <w:spacing w:after="6" w:line="360" w:lineRule="auto"/>
        <w:ind w:left="10" w:right="613" w:firstLine="709"/>
      </w:pPr>
    </w:p>
    <w:p w:rsidR="00AC5927" w:rsidRDefault="20B45F71" w:rsidP="00776BEC">
      <w:pPr>
        <w:spacing w:after="6" w:line="360" w:lineRule="auto"/>
        <w:ind w:left="10" w:right="613" w:firstLine="709"/>
      </w:pPr>
      <w:r>
        <w:t>Devido à falta de praticidade no uso manual de papéis, canetas e calculadoras para fazer uma lista de compras, e a falta de uma ferramenta para demonstrar os gastos mensais em compras, o grupo interessou-se em construir um aplicativo que possa auxiliar nesta função, que poderá ser utilizado por qualquer tipo de usuário.</w:t>
      </w:r>
    </w:p>
    <w:p w:rsidR="00776BEC" w:rsidRDefault="00776BEC" w:rsidP="00776BEC">
      <w:pPr>
        <w:spacing w:after="6" w:line="360" w:lineRule="auto"/>
        <w:ind w:left="10" w:right="613" w:firstLine="709"/>
      </w:pPr>
    </w:p>
    <w:p w:rsidR="00D518C2" w:rsidRPr="00D518C2" w:rsidRDefault="00C146EB" w:rsidP="00BF31D0">
      <w:pPr>
        <w:pStyle w:val="Ttulo2"/>
      </w:pPr>
      <w:bookmarkStart w:id="9" w:name="_Toc484378288"/>
      <w:r>
        <w:lastRenderedPageBreak/>
        <w:t>1.5. Método de Trabalho</w:t>
      </w:r>
      <w:bookmarkEnd w:id="9"/>
      <w:r>
        <w:t xml:space="preserve"> </w:t>
      </w:r>
    </w:p>
    <w:p w:rsidR="00BF31D0" w:rsidRDefault="00BF31D0" w:rsidP="00AC5927">
      <w:pPr>
        <w:spacing w:after="0" w:line="360" w:lineRule="auto"/>
        <w:ind w:left="0" w:firstLine="709"/>
        <w:jc w:val="left"/>
      </w:pPr>
    </w:p>
    <w:p w:rsidR="003F54EF" w:rsidRDefault="00C146EB" w:rsidP="20B45F71">
      <w:pPr>
        <w:spacing w:after="0" w:line="360" w:lineRule="auto"/>
        <w:ind w:left="0" w:firstLine="709"/>
        <w:rPr>
          <w:color w:val="1D2021"/>
        </w:rPr>
      </w:pPr>
      <w:r>
        <w:t>O processo de desenvolvimento utilizado é o modelo em cascata</w:t>
      </w:r>
      <w:r w:rsidR="003F13C2">
        <w:t>, pois e</w:t>
      </w:r>
      <w:r w:rsidR="003F13C2">
        <w:rPr>
          <w:color w:val="1D2021"/>
          <w:shd w:val="clear" w:color="auto" w:fill="FFFFFF"/>
        </w:rPr>
        <w:t xml:space="preserve">ste </w:t>
      </w:r>
    </w:p>
    <w:p w:rsidR="00400C32" w:rsidRDefault="00400C32" w:rsidP="003F54EF">
      <w:pPr>
        <w:spacing w:after="0" w:line="360" w:lineRule="auto"/>
        <w:ind w:left="2268" w:firstLine="0"/>
        <w:rPr>
          <w:color w:val="auto"/>
          <w:sz w:val="20"/>
          <w:shd w:val="clear" w:color="auto" w:fill="FFFFFF"/>
        </w:rPr>
      </w:pPr>
    </w:p>
    <w:p w:rsidR="003F54EF" w:rsidRPr="003F54EF" w:rsidRDefault="003F54EF" w:rsidP="20B45F71">
      <w:pPr>
        <w:spacing w:after="0" w:line="360" w:lineRule="auto"/>
        <w:ind w:left="2268" w:firstLine="0"/>
        <w:rPr>
          <w:color w:val="auto"/>
          <w:sz w:val="20"/>
          <w:szCs w:val="20"/>
        </w:rPr>
      </w:pPr>
      <w:r w:rsidRPr="20B45F71">
        <w:rPr>
          <w:color w:val="auto"/>
          <w:sz w:val="20"/>
          <w:szCs w:val="20"/>
          <w:shd w:val="clear" w:color="auto" w:fill="FFFFFF"/>
        </w:rPr>
        <w:t>(...) sugere uma abordagem sequencial e sistemática para o desenvolvimento de software, começando com o levantamento de necessidades por parte do cliente, avançando pelas fases de planejamento, modelagem, construção, emprego e culminando no suporte contínuo do software concluído. (PRESSMAN, 2011, p.29)</w:t>
      </w:r>
    </w:p>
    <w:p w:rsidR="00400C32" w:rsidRDefault="00400C32" w:rsidP="00BF31D0">
      <w:pPr>
        <w:spacing w:after="0" w:line="360" w:lineRule="auto"/>
        <w:ind w:left="0" w:firstLine="709"/>
      </w:pPr>
    </w:p>
    <w:p w:rsidR="001B4BDD" w:rsidRDefault="20B45F71" w:rsidP="00BF31D0">
      <w:pPr>
        <w:spacing w:after="0" w:line="360" w:lineRule="auto"/>
        <w:ind w:left="0" w:firstLine="709"/>
      </w:pPr>
      <w:r>
        <w:t xml:space="preserve">Essa metodologia foi escolhida por ser a mais adequada levando em consideração o escopo do projeto, o prazo de entrega e o número de integrantes do grupo. </w:t>
      </w:r>
    </w:p>
    <w:p w:rsidR="001B4BDD" w:rsidRDefault="20B45F71" w:rsidP="00BF31D0">
      <w:pPr>
        <w:spacing w:after="0" w:line="360" w:lineRule="auto"/>
        <w:ind w:left="10" w:right="613" w:firstLine="709"/>
      </w:pPr>
      <w:r>
        <w:t xml:space="preserve">O sistema deverá ser desenvolvido na linguagem de programação Java, com a utilização da ferramenta Android Studio. A modelagem utilizada será a orientada a objetos, com base na UML (Unified Modeling Language), e o banco de dados será com o auxílio do SQLite. </w:t>
      </w:r>
    </w:p>
    <w:p w:rsidR="001B4BDD" w:rsidRDefault="00C146EB" w:rsidP="00BF31D0">
      <w:pPr>
        <w:spacing w:after="0" w:line="360" w:lineRule="auto"/>
        <w:ind w:left="0" w:firstLine="709"/>
      </w:pPr>
      <w:r>
        <w:t xml:space="preserve"> </w:t>
      </w:r>
    </w:p>
    <w:p w:rsidR="001B4BDD" w:rsidRDefault="00C146EB" w:rsidP="00BF31D0">
      <w:pPr>
        <w:pStyle w:val="Ttulo2"/>
      </w:pPr>
      <w:bookmarkStart w:id="10" w:name="_Toc484378289"/>
      <w:r>
        <w:t xml:space="preserve">1.6. </w:t>
      </w:r>
      <w:r w:rsidRPr="00BF31D0">
        <w:t>Organização</w:t>
      </w:r>
      <w:r>
        <w:t xml:space="preserve"> do Trabalho</w:t>
      </w:r>
      <w:bookmarkEnd w:id="10"/>
      <w:r>
        <w:t xml:space="preserve"> </w:t>
      </w:r>
    </w:p>
    <w:p w:rsidR="00BF31D0" w:rsidRDefault="00BF31D0" w:rsidP="00BF31D0">
      <w:pPr>
        <w:spacing w:after="5" w:line="360" w:lineRule="auto"/>
        <w:ind w:left="10" w:right="613" w:firstLine="709"/>
      </w:pPr>
    </w:p>
    <w:p w:rsidR="001B4BDD" w:rsidRDefault="20B45F71" w:rsidP="00BF31D0">
      <w:pPr>
        <w:spacing w:after="5" w:line="360" w:lineRule="auto"/>
        <w:ind w:left="10" w:right="613" w:firstLine="709"/>
      </w:pPr>
      <w:r>
        <w:t xml:space="preserve">A seção 1 e 2 contém a descrição do geral do sistema, com seu escopo e principais funções e objetivos, a seção 3 apresenta as listas de requisitos levantados junto ao cliente. A seção 4 apresenta a especificação dos requisitos por meio de diagrama de casos de uso do sistema, bem como sua descrição. A seção 5 mostra o protótipo das telas do sistema. </w:t>
      </w:r>
    </w:p>
    <w:p w:rsidR="001B4BDD" w:rsidRDefault="00C146EB" w:rsidP="00BF31D0">
      <w:pPr>
        <w:spacing w:after="220" w:line="360" w:lineRule="auto"/>
        <w:ind w:left="0" w:firstLine="709"/>
      </w:pPr>
      <w:r>
        <w:t xml:space="preserve"> </w:t>
      </w:r>
    </w:p>
    <w:p w:rsidR="001B4BDD" w:rsidRDefault="00C146EB" w:rsidP="00BF31D0">
      <w:pPr>
        <w:pStyle w:val="Ttulo2"/>
      </w:pPr>
      <w:bookmarkStart w:id="11" w:name="_Toc484378290"/>
      <w:r>
        <w:t>1.7. Glossário</w:t>
      </w:r>
      <w:bookmarkEnd w:id="11"/>
      <w:r>
        <w:t xml:space="preserve"> </w:t>
      </w:r>
    </w:p>
    <w:p w:rsidR="00BF31D0" w:rsidRDefault="00BF31D0" w:rsidP="00BF31D0">
      <w:pPr>
        <w:spacing w:after="0" w:line="360" w:lineRule="auto"/>
        <w:ind w:left="0" w:firstLine="709"/>
      </w:pPr>
    </w:p>
    <w:p w:rsidR="001B4BDD" w:rsidRDefault="20B45F71" w:rsidP="00BF31D0">
      <w:pPr>
        <w:spacing w:after="0" w:line="360" w:lineRule="auto"/>
        <w:ind w:left="0" w:firstLine="709"/>
      </w:pPr>
      <w:r>
        <w:t>Checklist: Lista de itens a serem checados ou verificados.</w:t>
      </w:r>
    </w:p>
    <w:p w:rsidR="00D737DE" w:rsidRDefault="00D737DE" w:rsidP="00DE0F4B">
      <w:pPr>
        <w:spacing w:after="160" w:line="259" w:lineRule="auto"/>
        <w:ind w:left="0" w:firstLine="0"/>
        <w:jc w:val="left"/>
      </w:pPr>
    </w:p>
    <w:p w:rsidR="000F6008" w:rsidRDefault="000F6008" w:rsidP="00DE0F4B">
      <w:pPr>
        <w:spacing w:after="160" w:line="259" w:lineRule="auto"/>
        <w:ind w:left="0" w:firstLine="0"/>
        <w:jc w:val="left"/>
      </w:pPr>
    </w:p>
    <w:p w:rsidR="003044D7" w:rsidRDefault="003044D7">
      <w:pPr>
        <w:spacing w:after="160" w:line="259" w:lineRule="auto"/>
        <w:ind w:left="0" w:firstLine="0"/>
        <w:jc w:val="left"/>
        <w:rPr>
          <w:ins w:id="12" w:author="Silvia Helena" w:date="2017-06-22T10:30:00Z"/>
        </w:rPr>
      </w:pPr>
      <w:ins w:id="13" w:author="Silvia Helena" w:date="2017-06-22T10:30:00Z">
        <w:r>
          <w:br w:type="page"/>
        </w:r>
      </w:ins>
    </w:p>
    <w:p w:rsidR="000F6008" w:rsidRPr="00FC6CD6" w:rsidRDefault="000F6008" w:rsidP="00DE0F4B">
      <w:pPr>
        <w:spacing w:after="160" w:line="259" w:lineRule="auto"/>
        <w:ind w:left="0" w:firstLine="0"/>
        <w:jc w:val="left"/>
      </w:pPr>
    </w:p>
    <w:p w:rsidR="001B4BDD" w:rsidRDefault="00C146EB" w:rsidP="00FC6CD6">
      <w:pPr>
        <w:pStyle w:val="Ttulo1"/>
      </w:pPr>
      <w:bookmarkStart w:id="14" w:name="_Toc484378291"/>
      <w:r>
        <w:t xml:space="preserve">2. </w:t>
      </w:r>
      <w:r w:rsidR="00400C32">
        <w:t>DESCRIÇÃO GERAL DO SISTEMA</w:t>
      </w:r>
      <w:bookmarkEnd w:id="14"/>
      <w:r>
        <w:t xml:space="preserve"> </w:t>
      </w:r>
    </w:p>
    <w:p w:rsidR="001B4BDD" w:rsidRDefault="00C146EB">
      <w:pPr>
        <w:spacing w:after="186" w:line="259" w:lineRule="auto"/>
        <w:ind w:left="720" w:firstLine="0"/>
        <w:jc w:val="left"/>
      </w:pPr>
      <w:r>
        <w:rPr>
          <w:b/>
          <w:sz w:val="28"/>
        </w:rPr>
        <w:t xml:space="preserve"> </w:t>
      </w:r>
    </w:p>
    <w:p w:rsidR="00FC6CD6" w:rsidRDefault="00C146EB" w:rsidP="00FC6CD6">
      <w:pPr>
        <w:pStyle w:val="Ttulo2"/>
      </w:pPr>
      <w:bookmarkStart w:id="15" w:name="_Toc484378292"/>
      <w:r>
        <w:t xml:space="preserve">2.1 </w:t>
      </w:r>
      <w:r w:rsidRPr="00FC6CD6">
        <w:t>Descrição</w:t>
      </w:r>
      <w:r>
        <w:t xml:space="preserve"> do problema</w:t>
      </w:r>
      <w:bookmarkEnd w:id="15"/>
      <w:r>
        <w:t xml:space="preserve"> </w:t>
      </w:r>
    </w:p>
    <w:p w:rsidR="00FC6CD6" w:rsidRDefault="00FC6CD6" w:rsidP="00FC6CD6">
      <w:pPr>
        <w:spacing w:after="0" w:line="360" w:lineRule="auto"/>
        <w:ind w:left="0" w:firstLine="709"/>
      </w:pPr>
    </w:p>
    <w:p w:rsidR="00EF7B0D" w:rsidRDefault="20B45F71" w:rsidP="00FC6CD6">
      <w:pPr>
        <w:spacing w:after="0" w:line="360" w:lineRule="auto"/>
        <w:ind w:left="0" w:firstLine="709"/>
      </w:pPr>
      <w:r>
        <w:t xml:space="preserve">A maioria das pessoas utilizam lista de compras quando vão a algum estabelecimento. Contudo, um dos principais problemas ao usar lista de compras em papéis, é a necessidade do uso de canetas e calculadoras, e no momento da compra, não possuir uma noção do valor que está sendo gasto. </w:t>
      </w:r>
    </w:p>
    <w:p w:rsidR="001B4BDD" w:rsidRDefault="20B45F71" w:rsidP="00FC6CD6">
      <w:pPr>
        <w:spacing w:after="0" w:line="360" w:lineRule="auto"/>
        <w:ind w:left="0" w:firstLine="709"/>
      </w:pPr>
      <w:r>
        <w:t xml:space="preserve">O aplicativo de Lista de Compras deve fornecer de maneira intuitiva e eficiente todos os processos de elaborar listas. Para isso, deve permitir o cadastro de listas, para então incluir o nome, quantidade e valor dos itens a serem comprados. </w:t>
      </w:r>
      <w:commentRangeStart w:id="16"/>
      <w:r>
        <w:t>E a consulta de listas anteriores deve ser fornecida para um controle do usuário</w:t>
      </w:r>
      <w:commentRangeEnd w:id="16"/>
      <w:r w:rsidR="00BB5966">
        <w:rPr>
          <w:rStyle w:val="Refdecomentrio"/>
        </w:rPr>
        <w:commentReference w:id="16"/>
      </w:r>
      <w:r>
        <w:t>.</w:t>
      </w:r>
    </w:p>
    <w:p w:rsidR="00FC6CD6" w:rsidRDefault="00FC6CD6" w:rsidP="00FC6CD6">
      <w:pPr>
        <w:spacing w:line="360" w:lineRule="auto"/>
        <w:ind w:left="10" w:right="613" w:firstLine="709"/>
      </w:pPr>
    </w:p>
    <w:p w:rsidR="00FC6CD6" w:rsidRDefault="00C146EB" w:rsidP="00FC6CD6">
      <w:pPr>
        <w:pStyle w:val="Ttulo2"/>
      </w:pPr>
      <w:bookmarkStart w:id="17" w:name="_Toc484378293"/>
      <w:r>
        <w:t>2.2 Objetivo do sistema</w:t>
      </w:r>
      <w:bookmarkEnd w:id="17"/>
      <w:r>
        <w:t xml:space="preserve"> </w:t>
      </w:r>
    </w:p>
    <w:p w:rsidR="00FC6CD6" w:rsidRDefault="00FC6CD6" w:rsidP="00FC6CD6">
      <w:pPr>
        <w:spacing w:line="360" w:lineRule="auto"/>
        <w:ind w:left="10" w:right="613" w:firstLine="709"/>
      </w:pPr>
    </w:p>
    <w:p w:rsidR="00DE0F4B" w:rsidRDefault="20B45F71" w:rsidP="00DE0F4B">
      <w:pPr>
        <w:spacing w:after="0" w:line="360" w:lineRule="auto"/>
        <w:ind w:left="0" w:firstLine="709"/>
      </w:pPr>
      <w:r>
        <w:t>O aplicativo tem como objetivo possibilitar a criação e gerenciamento de listas</w:t>
      </w:r>
      <w:r w:rsidR="002A55D0">
        <w:t xml:space="preserve"> </w:t>
      </w:r>
      <w:r w:rsidR="002A55D0" w:rsidRPr="00DE0F4B">
        <w:rPr>
          <w:color w:val="auto"/>
        </w:rPr>
        <w:t>de com</w:t>
      </w:r>
      <w:r w:rsidR="00DE0F4B" w:rsidRPr="00DE0F4B">
        <w:rPr>
          <w:color w:val="auto"/>
        </w:rPr>
        <w:t>pras.</w:t>
      </w:r>
    </w:p>
    <w:p w:rsidR="001E09C5" w:rsidRDefault="20B45F71" w:rsidP="00DE0F4B">
      <w:pPr>
        <w:spacing w:after="200" w:line="360" w:lineRule="auto"/>
        <w:ind w:left="0" w:firstLine="709"/>
      </w:pPr>
      <w:r>
        <w:t xml:space="preserve"> </w:t>
      </w:r>
      <w:r w:rsidR="00DE0F4B">
        <w:t>É</w:t>
      </w:r>
      <w:r>
        <w:t xml:space="preserve"> uma ferramenta que pode auxiliar a gerenciar </w:t>
      </w:r>
      <w:r w:rsidR="007E056F">
        <w:t>listas</w:t>
      </w:r>
      <w:r>
        <w:t xml:space="preserve"> de compras do usuário do sistema e, consequentemente, a elaboração de um relatório com a análise de seus gastos. </w:t>
      </w:r>
    </w:p>
    <w:p w:rsidR="00174BF4" w:rsidRDefault="00174BF4" w:rsidP="00174BF4">
      <w:pPr>
        <w:spacing w:line="360" w:lineRule="auto"/>
        <w:ind w:left="10" w:right="613" w:firstLine="709"/>
      </w:pPr>
    </w:p>
    <w:p w:rsidR="001B4BDD" w:rsidRDefault="00C146EB" w:rsidP="00FC6CD6">
      <w:pPr>
        <w:pStyle w:val="Ttulo2"/>
      </w:pPr>
      <w:bookmarkStart w:id="18" w:name="_Toc484378294"/>
      <w:r>
        <w:t>2.3 Principais envolvidos e suas características</w:t>
      </w:r>
      <w:bookmarkEnd w:id="18"/>
      <w:r>
        <w:t xml:space="preserve"> </w:t>
      </w:r>
    </w:p>
    <w:p w:rsidR="001B4BDD" w:rsidRDefault="00C146EB">
      <w:pPr>
        <w:spacing w:after="218" w:line="259" w:lineRule="auto"/>
        <w:ind w:left="960" w:firstLine="0"/>
        <w:jc w:val="left"/>
      </w:pPr>
      <w:r>
        <w:rPr>
          <w:b/>
        </w:rPr>
        <w:t xml:space="preserve"> </w:t>
      </w:r>
    </w:p>
    <w:p w:rsidR="00343A06" w:rsidRDefault="00C146EB" w:rsidP="00343A06">
      <w:pPr>
        <w:pStyle w:val="Ttulo3"/>
      </w:pPr>
      <w:bookmarkStart w:id="19" w:name="_Toc484378295"/>
      <w:r>
        <w:t xml:space="preserve">2.3.1 </w:t>
      </w:r>
      <w:r w:rsidRPr="00343A06">
        <w:t>Usuários</w:t>
      </w:r>
      <w:r>
        <w:t xml:space="preserve"> do sistema</w:t>
      </w:r>
      <w:bookmarkEnd w:id="19"/>
      <w:r>
        <w:t xml:space="preserve"> </w:t>
      </w:r>
    </w:p>
    <w:p w:rsidR="00B007CB" w:rsidRDefault="00B007CB" w:rsidP="00343A06">
      <w:pPr>
        <w:spacing w:after="0" w:line="360" w:lineRule="auto"/>
        <w:ind w:left="0" w:firstLine="709"/>
      </w:pPr>
    </w:p>
    <w:p w:rsidR="00166BD1" w:rsidRDefault="00FF6658" w:rsidP="00DE0F4B">
      <w:pPr>
        <w:spacing w:after="0" w:line="360" w:lineRule="auto"/>
        <w:ind w:left="0" w:firstLine="709"/>
      </w:pPr>
      <w:r>
        <w:t xml:space="preserve">Qualquer </w:t>
      </w:r>
      <w:r w:rsidR="002C79D7">
        <w:t xml:space="preserve">tipo de </w:t>
      </w:r>
      <w:r>
        <w:t>usuário</w:t>
      </w:r>
      <w:r w:rsidR="20B45F71">
        <w:t xml:space="preserve"> que deseja</w:t>
      </w:r>
      <w:r w:rsidR="00DE0F4B">
        <w:t>r</w:t>
      </w:r>
      <w:r w:rsidR="20B45F71">
        <w:t xml:space="preserve"> ter controle de maneira fácil e eficiente de suas compras.</w:t>
      </w:r>
    </w:p>
    <w:p w:rsidR="00166BD1" w:rsidRDefault="00166BD1" w:rsidP="00166BD1"/>
    <w:p w:rsidR="000F6008" w:rsidRDefault="000F6008" w:rsidP="00166BD1"/>
    <w:p w:rsidR="000F6008" w:rsidRDefault="000F6008" w:rsidP="00166BD1"/>
    <w:p w:rsidR="000F6008" w:rsidRPr="00166BD1" w:rsidRDefault="000F6008" w:rsidP="000F6008">
      <w:pPr>
        <w:ind w:left="0" w:firstLine="0"/>
      </w:pPr>
    </w:p>
    <w:p w:rsidR="00B007CB" w:rsidRDefault="00C146EB" w:rsidP="008A5C06">
      <w:pPr>
        <w:pStyle w:val="Ttulo3"/>
      </w:pPr>
      <w:bookmarkStart w:id="20" w:name="_Toc484378296"/>
      <w:r>
        <w:t>2.3.2 Desenvolvedores do sistema</w:t>
      </w:r>
      <w:bookmarkEnd w:id="20"/>
      <w:r>
        <w:t xml:space="preserve"> </w:t>
      </w:r>
    </w:p>
    <w:p w:rsidR="008A5C06" w:rsidRDefault="008A5C06" w:rsidP="007E056F">
      <w:pPr>
        <w:spacing w:after="0" w:line="360" w:lineRule="auto"/>
        <w:ind w:left="0" w:firstLine="709"/>
      </w:pPr>
    </w:p>
    <w:p w:rsidR="001B4BDD" w:rsidRDefault="20B45F71" w:rsidP="007E056F">
      <w:pPr>
        <w:spacing w:after="0" w:line="360" w:lineRule="auto"/>
        <w:ind w:left="0" w:firstLine="709"/>
      </w:pPr>
      <w:r>
        <w:t>Os desenvolvedores do sistema serão os próprios integrantes do grupo, todos pertencentes ao curso de Análise e Desenvolvimento de Sistemas</w:t>
      </w:r>
      <w:r w:rsidR="00F97507">
        <w:t xml:space="preserve"> da Faculdade de Tecnologia de Ourinhos - Fatec</w:t>
      </w:r>
      <w:r>
        <w:t xml:space="preserve">, com o auxílio dos professores relacionados às disciplinas de programação, engenharia de software e banco de dados. </w:t>
      </w:r>
    </w:p>
    <w:p w:rsidR="008A5C06" w:rsidRPr="008A5C06" w:rsidRDefault="008A5C06" w:rsidP="00D737DE">
      <w:pPr>
        <w:spacing w:after="220" w:line="360" w:lineRule="auto"/>
        <w:ind w:left="0" w:firstLine="709"/>
      </w:pPr>
    </w:p>
    <w:p w:rsidR="00B007CB" w:rsidRPr="00B007CB" w:rsidRDefault="00C146EB" w:rsidP="00B007CB">
      <w:pPr>
        <w:pStyle w:val="Ttulo2"/>
      </w:pPr>
      <w:bookmarkStart w:id="21" w:name="_Toc484378297"/>
      <w:r>
        <w:t>2.4 Regras de negócio</w:t>
      </w:r>
      <w:bookmarkEnd w:id="21"/>
      <w:r>
        <w:t xml:space="preserve"> </w:t>
      </w:r>
    </w:p>
    <w:p w:rsidR="00BB06E4" w:rsidRDefault="00A1042B" w:rsidP="00BB06E4">
      <w:pPr>
        <w:spacing w:after="0" w:line="360" w:lineRule="auto"/>
        <w:ind w:left="0" w:firstLine="709"/>
        <w:rPr>
          <w:color w:val="auto"/>
        </w:rPr>
      </w:pPr>
      <w:r w:rsidRPr="00A1042B">
        <w:rPr>
          <w:color w:val="auto"/>
        </w:rPr>
        <w:t xml:space="preserve"> </w:t>
      </w:r>
    </w:p>
    <w:p w:rsidR="00355414" w:rsidRDefault="20B45F71" w:rsidP="20B45F71">
      <w:pPr>
        <w:spacing w:after="0" w:line="360" w:lineRule="auto"/>
        <w:ind w:left="0" w:firstLine="709"/>
        <w:rPr>
          <w:color w:val="auto"/>
        </w:rPr>
      </w:pPr>
      <w:r w:rsidRPr="20B45F71">
        <w:rPr>
          <w:color w:val="auto"/>
        </w:rPr>
        <w:t xml:space="preserve">O aplicativo será disponibilizado para dispositivos móveis com sistema operacional Android na loja de aplicativos Google Play de forma gratuita. </w:t>
      </w:r>
    </w:p>
    <w:p w:rsidR="00177592" w:rsidRDefault="20B45F71" w:rsidP="20B45F71">
      <w:pPr>
        <w:spacing w:after="0" w:line="360" w:lineRule="auto"/>
        <w:ind w:left="0" w:firstLine="709"/>
        <w:rPr>
          <w:color w:val="auto"/>
        </w:rPr>
      </w:pPr>
      <w:r>
        <w:t>Os dados inseridos pelo usuário no aplicativo e os gerados pelo sistema serão armazenados no próprio dispositivo do usuário com o uso do banco de dados SQLite</w:t>
      </w:r>
      <w:r w:rsidRPr="20B45F71">
        <w:rPr>
          <w:color w:val="auto"/>
        </w:rPr>
        <w:t>.</w:t>
      </w:r>
    </w:p>
    <w:p w:rsidR="00177592" w:rsidRPr="00177592" w:rsidRDefault="00177592" w:rsidP="00177592">
      <w:pPr>
        <w:spacing w:after="0" w:line="360" w:lineRule="auto"/>
        <w:ind w:left="0" w:firstLine="709"/>
        <w:rPr>
          <w:color w:val="auto"/>
        </w:rPr>
      </w:pPr>
      <w:r>
        <w:rPr>
          <w:color w:val="auto"/>
        </w:rPr>
        <w:t>A</w:t>
      </w:r>
      <w:r w:rsidRPr="00177592">
        <w:rPr>
          <w:color w:val="auto"/>
        </w:rPr>
        <w:t xml:space="preserve"> cada </w:t>
      </w:r>
      <w:r w:rsidR="009D6E47" w:rsidRPr="00177592">
        <w:rPr>
          <w:color w:val="auto"/>
        </w:rPr>
        <w:t>entrada de</w:t>
      </w:r>
      <w:r w:rsidRPr="00177592">
        <w:rPr>
          <w:color w:val="auto"/>
        </w:rPr>
        <w:t xml:space="preserve"> um produto a quantidade</w:t>
      </w:r>
      <w:r>
        <w:rPr>
          <w:color w:val="auto"/>
        </w:rPr>
        <w:t xml:space="preserve"> default deve ser 1.</w:t>
      </w:r>
    </w:p>
    <w:p w:rsidR="00BB06E4" w:rsidRPr="00B007CB" w:rsidRDefault="20B45F71" w:rsidP="20B45F71">
      <w:pPr>
        <w:spacing w:after="0" w:line="360" w:lineRule="auto"/>
        <w:ind w:left="0" w:firstLine="709"/>
        <w:rPr>
          <w:color w:val="auto"/>
        </w:rPr>
      </w:pPr>
      <w:r w:rsidRPr="20B45F71">
        <w:rPr>
          <w:color w:val="auto"/>
        </w:rPr>
        <w:t xml:space="preserve"> </w:t>
      </w:r>
      <w:r w:rsidR="00174BF4" w:rsidRPr="20B45F71">
        <w:rPr>
          <w:color w:val="auto"/>
        </w:rPr>
        <w:br w:type="page"/>
      </w:r>
    </w:p>
    <w:p w:rsidR="001B4BDD" w:rsidRDefault="00C146EB" w:rsidP="00B007CB">
      <w:pPr>
        <w:pStyle w:val="Ttulo1"/>
      </w:pPr>
      <w:bookmarkStart w:id="22" w:name="_Toc484378298"/>
      <w:r>
        <w:lastRenderedPageBreak/>
        <w:t>3. R</w:t>
      </w:r>
      <w:r w:rsidR="00174BF4">
        <w:t>EQUISITOS</w:t>
      </w:r>
      <w:bookmarkEnd w:id="22"/>
    </w:p>
    <w:p w:rsidR="00B007CB" w:rsidRDefault="00B007CB" w:rsidP="007E056F">
      <w:pPr>
        <w:spacing w:after="0" w:line="360" w:lineRule="auto"/>
        <w:ind w:left="0" w:firstLine="709"/>
      </w:pPr>
    </w:p>
    <w:p w:rsidR="001B4BDD" w:rsidRDefault="20B45F71" w:rsidP="007E056F">
      <w:pPr>
        <w:spacing w:after="0" w:line="360" w:lineRule="auto"/>
        <w:ind w:left="0" w:firstLine="709"/>
      </w:pPr>
      <w:r>
        <w:t>Tomando por base o contexto do sistema, foram identificados os seguintes requisitos:</w:t>
      </w:r>
      <w:r w:rsidRPr="20B45F71">
        <w:rPr>
          <w:b/>
          <w:bCs/>
          <w:sz w:val="28"/>
          <w:szCs w:val="28"/>
        </w:rPr>
        <w:t xml:space="preserve"> </w:t>
      </w:r>
    </w:p>
    <w:p w:rsidR="001B4BDD" w:rsidRDefault="00C146EB" w:rsidP="00BB06E4">
      <w:pPr>
        <w:spacing w:after="19" w:line="360" w:lineRule="auto"/>
        <w:ind w:left="720" w:firstLine="709"/>
      </w:pPr>
      <w:r>
        <w:t xml:space="preserve">  </w:t>
      </w:r>
    </w:p>
    <w:p w:rsidR="001B4BDD" w:rsidRDefault="00C146EB" w:rsidP="00BB06E4">
      <w:pPr>
        <w:pStyle w:val="Ttulo2"/>
      </w:pPr>
      <w:bookmarkStart w:id="23" w:name="_Toc484378299"/>
      <w:r>
        <w:t xml:space="preserve">3.1 </w:t>
      </w:r>
      <w:r w:rsidRPr="00BB06E4">
        <w:t>Requisitos</w:t>
      </w:r>
      <w:r>
        <w:t xml:space="preserve"> </w:t>
      </w:r>
      <w:r w:rsidRPr="00BB06E4">
        <w:t>Funcionais</w:t>
      </w:r>
      <w:bookmarkEnd w:id="23"/>
      <w:r>
        <w:t xml:space="preserve"> </w:t>
      </w:r>
    </w:p>
    <w:p w:rsidR="00BB06E4" w:rsidRDefault="00BB06E4" w:rsidP="008A5C06">
      <w:pPr>
        <w:spacing w:after="0" w:line="360" w:lineRule="auto"/>
        <w:ind w:firstLine="709"/>
      </w:pPr>
    </w:p>
    <w:p w:rsidR="008A5C06" w:rsidRDefault="20B45F71" w:rsidP="00364AC6">
      <w:pPr>
        <w:spacing w:after="0" w:line="360" w:lineRule="auto"/>
        <w:ind w:left="0" w:firstLine="709"/>
      </w:pPr>
      <w:r>
        <w:t xml:space="preserve">Observações: </w:t>
      </w:r>
    </w:p>
    <w:p w:rsidR="005F25A0" w:rsidRDefault="20B45F71" w:rsidP="002E6DCF">
      <w:pPr>
        <w:pStyle w:val="PargrafodaLista"/>
        <w:numPr>
          <w:ilvl w:val="0"/>
          <w:numId w:val="4"/>
        </w:numPr>
        <w:spacing w:after="0" w:line="360" w:lineRule="auto"/>
        <w:ind w:left="0" w:firstLine="709"/>
        <w:contextualSpacing w:val="0"/>
      </w:pPr>
      <w:r>
        <w:t xml:space="preserve">Dados marcados com * (asterisco) serão considerados campos de preenchimento obrigatório. </w:t>
      </w:r>
    </w:p>
    <w:p w:rsidR="00177592" w:rsidRDefault="00177592" w:rsidP="00B81D25">
      <w:pPr>
        <w:pStyle w:val="Ttulo3"/>
      </w:pPr>
    </w:p>
    <w:p w:rsidR="00B81D25" w:rsidRDefault="004C72BB" w:rsidP="00B81D25">
      <w:pPr>
        <w:pStyle w:val="Ttulo3"/>
      </w:pPr>
      <w:bookmarkStart w:id="24" w:name="_Toc484378300"/>
      <w:r w:rsidRPr="004C72BB">
        <w:t>RF01 – Cadastrar Categorias de Produtos</w:t>
      </w:r>
      <w:bookmarkEnd w:id="24"/>
    </w:p>
    <w:p w:rsidR="00B81D25" w:rsidRDefault="00B81D25" w:rsidP="00B81D25">
      <w:pPr>
        <w:spacing w:after="0" w:line="360" w:lineRule="auto"/>
        <w:ind w:left="0" w:firstLine="709"/>
      </w:pPr>
      <w:r>
        <w:t xml:space="preserve"> </w:t>
      </w:r>
    </w:p>
    <w:p w:rsidR="00B81D25" w:rsidRDefault="20B45F71" w:rsidP="002E6DCF">
      <w:pPr>
        <w:pStyle w:val="PargrafodaLista"/>
        <w:numPr>
          <w:ilvl w:val="1"/>
          <w:numId w:val="7"/>
        </w:numPr>
        <w:spacing w:after="0" w:line="360" w:lineRule="auto"/>
      </w:pPr>
      <w:r>
        <w:t>O sistema deverá permitir inclusão, alteração, exclusão e consulta das categorias de produtos.</w:t>
      </w:r>
    </w:p>
    <w:p w:rsidR="00B81D25" w:rsidRPr="006118CE" w:rsidRDefault="20B45F71" w:rsidP="20B45F71">
      <w:pPr>
        <w:pStyle w:val="PargrafodaLista"/>
        <w:numPr>
          <w:ilvl w:val="1"/>
          <w:numId w:val="7"/>
        </w:numPr>
        <w:spacing w:after="0" w:line="360" w:lineRule="auto"/>
        <w:rPr>
          <w:color w:val="auto"/>
        </w:rPr>
      </w:pPr>
      <w:r w:rsidRPr="20B45F71">
        <w:rPr>
          <w:color w:val="auto"/>
        </w:rPr>
        <w:t>Para inclusão são necessários os seguintes dados: nome da categoria do produto*.</w:t>
      </w:r>
    </w:p>
    <w:p w:rsidR="00605E8B" w:rsidRDefault="00605E8B" w:rsidP="00605E8B">
      <w:pPr>
        <w:pStyle w:val="PargrafodaLista"/>
        <w:numPr>
          <w:ilvl w:val="1"/>
          <w:numId w:val="7"/>
        </w:numPr>
        <w:spacing w:after="0" w:line="360" w:lineRule="auto"/>
      </w:pPr>
      <w:r>
        <w:t xml:space="preserve">Para excluir uma categoria de produto é necessário que ela não esteja vinculada com produtos, caso contrário </w:t>
      </w:r>
      <w:r w:rsidR="00396AF2">
        <w:t>deverá ser</w:t>
      </w:r>
      <w:r>
        <w:t xml:space="preserve"> </w:t>
      </w:r>
      <w:r w:rsidR="000F6008">
        <w:t>apresentado</w:t>
      </w:r>
      <w:r w:rsidR="00DE0F4B">
        <w:t xml:space="preserve"> uma mensagem</w:t>
      </w:r>
      <w:r>
        <w:t xml:space="preserve"> ao usuário.</w:t>
      </w:r>
    </w:p>
    <w:p w:rsidR="00B81D25" w:rsidRPr="00B35FE4" w:rsidRDefault="20B45F71" w:rsidP="20B45F71">
      <w:pPr>
        <w:pStyle w:val="PargrafodaLista"/>
        <w:numPr>
          <w:ilvl w:val="1"/>
          <w:numId w:val="7"/>
        </w:numPr>
        <w:spacing w:after="0" w:line="360" w:lineRule="auto"/>
        <w:contextualSpacing w:val="0"/>
        <w:rPr>
          <w:color w:val="auto"/>
        </w:rPr>
      </w:pPr>
      <w:r w:rsidRPr="20B45F71">
        <w:rPr>
          <w:color w:val="auto"/>
        </w:rPr>
        <w:t xml:space="preserve">O sistema deve permitir que </w:t>
      </w:r>
      <w:r w:rsidR="00A53AE0">
        <w:rPr>
          <w:color w:val="auto"/>
        </w:rPr>
        <w:t>a</w:t>
      </w:r>
      <w:r w:rsidRPr="20B45F71">
        <w:rPr>
          <w:color w:val="auto"/>
        </w:rPr>
        <w:t>o usuário consult</w:t>
      </w:r>
      <w:r w:rsidR="00A53AE0">
        <w:rPr>
          <w:color w:val="auto"/>
        </w:rPr>
        <w:t>ar</w:t>
      </w:r>
      <w:r w:rsidRPr="20B45F71">
        <w:rPr>
          <w:color w:val="auto"/>
        </w:rPr>
        <w:t xml:space="preserve"> (visualiz</w:t>
      </w:r>
      <w:r w:rsidR="00A53AE0">
        <w:rPr>
          <w:color w:val="auto"/>
        </w:rPr>
        <w:t>ar</w:t>
      </w:r>
      <w:r w:rsidRPr="20B45F71">
        <w:rPr>
          <w:color w:val="auto"/>
        </w:rPr>
        <w:t>) todas as categorias criadas.</w:t>
      </w:r>
    </w:p>
    <w:p w:rsidR="00AF2B02" w:rsidRDefault="00AF2B02" w:rsidP="008A5C06">
      <w:pPr>
        <w:spacing w:after="0" w:line="360" w:lineRule="auto"/>
        <w:ind w:firstLine="709"/>
      </w:pPr>
    </w:p>
    <w:p w:rsidR="00AF2B02" w:rsidRDefault="00AF2B02" w:rsidP="00AF2B02">
      <w:pPr>
        <w:pStyle w:val="Ttulo3"/>
      </w:pPr>
      <w:bookmarkStart w:id="25" w:name="_Toc484378301"/>
      <w:r w:rsidRPr="00B950BE">
        <w:t>RF0</w:t>
      </w:r>
      <w:r>
        <w:t>2</w:t>
      </w:r>
      <w:r w:rsidR="004C72BB">
        <w:t xml:space="preserve"> – Cadastrar </w:t>
      </w:r>
      <w:r>
        <w:t>Produto</w:t>
      </w:r>
      <w:r w:rsidR="004C72BB">
        <w:t>s</w:t>
      </w:r>
      <w:bookmarkEnd w:id="25"/>
    </w:p>
    <w:p w:rsidR="00AF2B02" w:rsidRDefault="00AF2B02" w:rsidP="00AF2B02"/>
    <w:p w:rsidR="00AF2B02" w:rsidRDefault="20B45F71" w:rsidP="002E6DCF">
      <w:pPr>
        <w:pStyle w:val="PargrafodaLista"/>
        <w:numPr>
          <w:ilvl w:val="1"/>
          <w:numId w:val="8"/>
        </w:numPr>
        <w:spacing w:after="0" w:line="360" w:lineRule="auto"/>
      </w:pPr>
      <w:r>
        <w:t>O sistema deverá permitir inclusão, alteração, exclusão e consulta dos produtos.</w:t>
      </w:r>
    </w:p>
    <w:p w:rsidR="00AF2B02" w:rsidRDefault="20B45F71" w:rsidP="002E6DCF">
      <w:pPr>
        <w:pStyle w:val="PargrafodaLista"/>
        <w:numPr>
          <w:ilvl w:val="1"/>
          <w:numId w:val="8"/>
        </w:numPr>
        <w:spacing w:after="0" w:line="360" w:lineRule="auto"/>
      </w:pPr>
      <w:r>
        <w:t>Para inclusão são necessários os seguintes dados: nome do produto*, categoria do produto*(RF01).</w:t>
      </w:r>
    </w:p>
    <w:p w:rsidR="00AF2B02" w:rsidRDefault="00ED76CA" w:rsidP="002E6DCF">
      <w:pPr>
        <w:pStyle w:val="PargrafodaLista"/>
        <w:numPr>
          <w:ilvl w:val="1"/>
          <w:numId w:val="8"/>
        </w:numPr>
        <w:spacing w:after="0" w:line="360" w:lineRule="auto"/>
      </w:pPr>
      <w:r>
        <w:t xml:space="preserve">O sistema deve permitir a alteração dos dados </w:t>
      </w:r>
      <w:r w:rsidR="20B45F71">
        <w:t>nome</w:t>
      </w:r>
      <w:r>
        <w:t xml:space="preserve"> e</w:t>
      </w:r>
      <w:r w:rsidR="20B45F71">
        <w:t xml:space="preserve"> categoria.</w:t>
      </w:r>
    </w:p>
    <w:p w:rsidR="00AF2B02" w:rsidRDefault="20B45F71" w:rsidP="002E6DCF">
      <w:pPr>
        <w:pStyle w:val="PargrafodaLista"/>
        <w:numPr>
          <w:ilvl w:val="1"/>
          <w:numId w:val="8"/>
        </w:numPr>
        <w:spacing w:after="0" w:line="360" w:lineRule="auto"/>
      </w:pPr>
      <w:r>
        <w:lastRenderedPageBreak/>
        <w:t xml:space="preserve">Para excluir um produto é necessário que ele não esteja vinculado com nenhuma lista de compra, caso contrário </w:t>
      </w:r>
      <w:r w:rsidR="006A1D21">
        <w:t xml:space="preserve">deverá ser </w:t>
      </w:r>
      <w:r w:rsidR="000F6008">
        <w:t>apresentado</w:t>
      </w:r>
      <w:r w:rsidR="00DE0F4B">
        <w:t xml:space="preserve"> uma mensagem</w:t>
      </w:r>
      <w:r>
        <w:t xml:space="preserve"> ao usuário.</w:t>
      </w:r>
    </w:p>
    <w:p w:rsidR="00AF2B02" w:rsidRPr="005F25A0" w:rsidRDefault="20B45F71" w:rsidP="002E6DCF">
      <w:pPr>
        <w:pStyle w:val="PargrafodaLista"/>
        <w:numPr>
          <w:ilvl w:val="1"/>
          <w:numId w:val="8"/>
        </w:numPr>
        <w:spacing w:after="0" w:line="360" w:lineRule="auto"/>
      </w:pPr>
      <w:r>
        <w:t>O sistema deve permitir que sejam consultados todos os produtos existentes.</w:t>
      </w:r>
    </w:p>
    <w:p w:rsidR="00AF2B02" w:rsidRDefault="00AF2B02" w:rsidP="008A5C06">
      <w:pPr>
        <w:spacing w:after="0" w:line="360" w:lineRule="auto"/>
        <w:ind w:firstLine="709"/>
      </w:pPr>
    </w:p>
    <w:p w:rsidR="005F25A0" w:rsidRDefault="005F25A0" w:rsidP="005F25A0">
      <w:pPr>
        <w:pStyle w:val="Ttulo3"/>
      </w:pPr>
      <w:bookmarkStart w:id="26" w:name="_Toc484378302"/>
      <w:r>
        <w:t>R</w:t>
      </w:r>
      <w:r w:rsidR="00AF2B02">
        <w:t>F03</w:t>
      </w:r>
      <w:r w:rsidR="004C72BB">
        <w:t xml:space="preserve"> – Cadastrar</w:t>
      </w:r>
      <w:r>
        <w:t xml:space="preserve"> Categoria</w:t>
      </w:r>
      <w:r w:rsidR="004C72BB">
        <w:t>s</w:t>
      </w:r>
      <w:r>
        <w:t xml:space="preserve"> de Lista</w:t>
      </w:r>
      <w:r w:rsidR="004C72BB">
        <w:t>s</w:t>
      </w:r>
      <w:bookmarkEnd w:id="26"/>
    </w:p>
    <w:p w:rsidR="005F25A0" w:rsidRDefault="005F25A0" w:rsidP="005F25A0">
      <w:pPr>
        <w:spacing w:after="0" w:line="360" w:lineRule="auto"/>
        <w:ind w:left="0" w:firstLine="709"/>
      </w:pPr>
    </w:p>
    <w:p w:rsidR="006118CE" w:rsidRDefault="20B45F71" w:rsidP="002E6DCF">
      <w:pPr>
        <w:pStyle w:val="PargrafodaLista"/>
        <w:numPr>
          <w:ilvl w:val="1"/>
          <w:numId w:val="9"/>
        </w:numPr>
        <w:spacing w:after="0" w:line="360" w:lineRule="auto"/>
      </w:pPr>
      <w:r>
        <w:t>O sistema deverá permitir inclusão, alteração, exclusão e consulta das categorias de listas.</w:t>
      </w:r>
    </w:p>
    <w:p w:rsidR="005F25A0" w:rsidRDefault="20B45F71" w:rsidP="002E6DCF">
      <w:pPr>
        <w:pStyle w:val="PargrafodaLista"/>
        <w:numPr>
          <w:ilvl w:val="1"/>
          <w:numId w:val="9"/>
        </w:numPr>
        <w:spacing w:after="0" w:line="360" w:lineRule="auto"/>
      </w:pPr>
      <w:r>
        <w:t>Para inclusão são necessários os seguintes dados: nome da categoria da lista*.</w:t>
      </w:r>
    </w:p>
    <w:p w:rsidR="005F25A0" w:rsidRDefault="20B45F71" w:rsidP="002E6DCF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Para excluir uma categoria é necessário que ela não esteja vinculada com nenhuma lista de compra, caso contrário </w:t>
      </w:r>
      <w:r w:rsidR="009A3DCE">
        <w:t>deverá ser</w:t>
      </w:r>
      <w:r>
        <w:t xml:space="preserve"> </w:t>
      </w:r>
      <w:r w:rsidR="000F6008">
        <w:t>apresentado</w:t>
      </w:r>
      <w:r w:rsidR="00177592">
        <w:t xml:space="preserve"> uma mensagem</w:t>
      </w:r>
      <w:r>
        <w:t xml:space="preserve"> ao usuário.</w:t>
      </w:r>
    </w:p>
    <w:p w:rsidR="006118CE" w:rsidRPr="005F25A0" w:rsidRDefault="20B45F71" w:rsidP="002E6DCF">
      <w:pPr>
        <w:pStyle w:val="PargrafodaLista"/>
        <w:numPr>
          <w:ilvl w:val="1"/>
          <w:numId w:val="9"/>
        </w:numPr>
        <w:spacing w:after="0" w:line="360" w:lineRule="auto"/>
      </w:pPr>
      <w:r>
        <w:t>O sistema deve permitir que sejam consultadas todas as categorias de lista existentes.</w:t>
      </w:r>
    </w:p>
    <w:p w:rsidR="00B950BE" w:rsidRPr="00B950BE" w:rsidRDefault="00B950BE" w:rsidP="00B950BE"/>
    <w:p w:rsidR="002E0FA3" w:rsidRDefault="004553A5" w:rsidP="00BB06E4">
      <w:pPr>
        <w:pStyle w:val="Ttulo3"/>
      </w:pPr>
      <w:bookmarkStart w:id="27" w:name="_Toc484378303"/>
      <w:r>
        <w:t>R</w:t>
      </w:r>
      <w:r w:rsidR="00B950BE">
        <w:t>F04</w:t>
      </w:r>
      <w:r w:rsidR="004972BF">
        <w:t xml:space="preserve"> – Cadastrar Listas</w:t>
      </w:r>
      <w:r w:rsidR="002E0FA3">
        <w:t xml:space="preserve"> </w:t>
      </w:r>
      <w:r w:rsidR="00D737DE">
        <w:t>de compra</w:t>
      </w:r>
      <w:bookmarkEnd w:id="27"/>
    </w:p>
    <w:p w:rsidR="00BB06E4" w:rsidRDefault="00BB06E4" w:rsidP="000370A3">
      <w:pPr>
        <w:spacing w:after="8" w:line="360" w:lineRule="auto"/>
        <w:ind w:left="906" w:right="613" w:firstLine="709"/>
      </w:pPr>
    </w:p>
    <w:p w:rsidR="00B950BE" w:rsidRDefault="002E0FA3" w:rsidP="00177592">
      <w:pPr>
        <w:pStyle w:val="PargrafodaLista"/>
        <w:numPr>
          <w:ilvl w:val="1"/>
          <w:numId w:val="10"/>
        </w:numPr>
        <w:spacing w:after="0" w:line="360" w:lineRule="auto"/>
      </w:pPr>
      <w:r>
        <w:t>O sistema deve</w:t>
      </w:r>
      <w:r w:rsidR="000370A3">
        <w:t>rá</w:t>
      </w:r>
      <w:r w:rsidR="0003775B">
        <w:t xml:space="preserve"> permitir inclusão, alteração, exclusão e consulta d</w:t>
      </w:r>
      <w:r>
        <w:t xml:space="preserve">as </w:t>
      </w:r>
      <w:r w:rsidR="00B35FE4">
        <w:t>informações referentes à</w:t>
      </w:r>
      <w:r w:rsidR="004972BF">
        <w:t>s</w:t>
      </w:r>
      <w:r w:rsidR="00B35FE4">
        <w:t xml:space="preserve"> lista</w:t>
      </w:r>
      <w:r w:rsidR="004972BF">
        <w:t>s</w:t>
      </w:r>
      <w:r w:rsidR="00B35FE4">
        <w:t>.</w:t>
      </w:r>
    </w:p>
    <w:p w:rsidR="00177592" w:rsidRDefault="00177592" w:rsidP="00177592">
      <w:pPr>
        <w:pStyle w:val="PargrafodaLista"/>
        <w:spacing w:after="0" w:line="360" w:lineRule="auto"/>
        <w:ind w:left="1287" w:firstLine="0"/>
      </w:pPr>
    </w:p>
    <w:p w:rsidR="002E0FA3" w:rsidRPr="009D6E47" w:rsidRDefault="20B45F71" w:rsidP="002E6DCF">
      <w:pPr>
        <w:pStyle w:val="PargrafodaLista"/>
        <w:numPr>
          <w:ilvl w:val="1"/>
          <w:numId w:val="10"/>
        </w:numPr>
        <w:spacing w:after="0" w:line="360" w:lineRule="auto"/>
      </w:pPr>
      <w:r>
        <w:t>O sistema deverá solicitar os seguintes dados para inclusão: data de cadastro</w:t>
      </w:r>
      <w:r w:rsidR="004F6838">
        <w:t>*</w:t>
      </w:r>
      <w:r>
        <w:t xml:space="preserve"> (informada pelo sistema), </w:t>
      </w:r>
      <w:r w:rsidR="002748C1">
        <w:t xml:space="preserve">data da compra, </w:t>
      </w:r>
      <w:r>
        <w:t xml:space="preserve">nome da lista*, categoria da lista*(RF03), </w:t>
      </w:r>
      <w:del w:id="28" w:author="Silvia Helena" w:date="2017-06-22T10:34:00Z">
        <w:r w:rsidDel="003044D7">
          <w:delText xml:space="preserve">nome do </w:delText>
        </w:r>
      </w:del>
      <w:r>
        <w:t>produto</w:t>
      </w:r>
      <w:ins w:id="29" w:author="Silvia Helena" w:date="2017-06-22T10:35:00Z">
        <w:r w:rsidR="003044D7">
          <w:t>s</w:t>
        </w:r>
      </w:ins>
      <w:r>
        <w:t>*(RF02.3), quantidade</w:t>
      </w:r>
      <w:r w:rsidR="00B13D65">
        <w:t>*</w:t>
      </w:r>
      <w:r>
        <w:t xml:space="preserve"> </w:t>
      </w:r>
      <w:r w:rsidR="002C31DE">
        <w:t xml:space="preserve">por </w:t>
      </w:r>
      <w:r w:rsidR="002C31DE" w:rsidRPr="009D6E47">
        <w:t>produto</w:t>
      </w:r>
      <w:r w:rsidRPr="009D6E47">
        <w:t xml:space="preserve">, </w:t>
      </w:r>
      <w:commentRangeStart w:id="30"/>
      <w:r w:rsidRPr="009D6E47">
        <w:t xml:space="preserve">valor </w:t>
      </w:r>
      <w:r w:rsidR="00430165" w:rsidRPr="009D6E47">
        <w:t xml:space="preserve">unitário </w:t>
      </w:r>
      <w:ins w:id="31" w:author="Silvia Helena" w:date="2017-06-22T10:35:00Z">
        <w:r w:rsidR="003044D7">
          <w:t xml:space="preserve">por </w:t>
        </w:r>
      </w:ins>
      <w:r w:rsidR="002C31DE" w:rsidRPr="009D6E47">
        <w:t>produto</w:t>
      </w:r>
      <w:commentRangeEnd w:id="30"/>
      <w:r w:rsidR="00CF7809">
        <w:rPr>
          <w:rStyle w:val="Refdecomentrio"/>
        </w:rPr>
        <w:commentReference w:id="30"/>
      </w:r>
      <w:r w:rsidRPr="009D6E47">
        <w:t>.</w:t>
      </w:r>
    </w:p>
    <w:p w:rsidR="000A10EA" w:rsidRPr="009D6E47" w:rsidRDefault="000A10EA" w:rsidP="002E6DCF">
      <w:pPr>
        <w:pStyle w:val="PargrafodaLista"/>
        <w:numPr>
          <w:ilvl w:val="1"/>
          <w:numId w:val="10"/>
        </w:numPr>
        <w:spacing w:after="0" w:line="360" w:lineRule="auto"/>
      </w:pPr>
      <w:r w:rsidRPr="009D6E47">
        <w:t>O sistema deve disponibilizar a opção de escolha de categoria para que facilite ao usuário a escolha de produtos segundo uma categoria.</w:t>
      </w:r>
    </w:p>
    <w:p w:rsidR="002B7578" w:rsidRPr="009D6E47" w:rsidRDefault="20B45F71" w:rsidP="002E6DCF">
      <w:pPr>
        <w:pStyle w:val="PargrafodaLista"/>
        <w:numPr>
          <w:ilvl w:val="1"/>
          <w:numId w:val="10"/>
        </w:numPr>
        <w:spacing w:after="0" w:line="360" w:lineRule="auto"/>
      </w:pPr>
      <w:r w:rsidRPr="009D6E47">
        <w:t xml:space="preserve">No momento de inclusão de um item, o sistema deverá exibir uma </w:t>
      </w:r>
      <w:commentRangeStart w:id="32"/>
      <w:r w:rsidRPr="009D6E47">
        <w:t xml:space="preserve">sugestão de itens já </w:t>
      </w:r>
      <w:r w:rsidR="009D6E47">
        <w:t xml:space="preserve">pré </w:t>
      </w:r>
      <w:r w:rsidRPr="009D6E47">
        <w:t>cadastrados</w:t>
      </w:r>
      <w:commentRangeEnd w:id="32"/>
      <w:r w:rsidR="00505846">
        <w:rPr>
          <w:rStyle w:val="Refdecomentrio"/>
        </w:rPr>
        <w:commentReference w:id="32"/>
      </w:r>
      <w:r w:rsidRPr="009D6E47">
        <w:t>*.</w:t>
      </w:r>
    </w:p>
    <w:p w:rsidR="00B35FE4" w:rsidRDefault="00177592" w:rsidP="002E6DCF">
      <w:pPr>
        <w:pStyle w:val="PargrafodaLista"/>
        <w:numPr>
          <w:ilvl w:val="1"/>
          <w:numId w:val="10"/>
        </w:numPr>
        <w:spacing w:after="0" w:line="360" w:lineRule="auto"/>
      </w:pPr>
      <w:r>
        <w:t>A</w:t>
      </w:r>
      <w:r w:rsidR="00654FBB">
        <w:t xml:space="preserve"> entrad</w:t>
      </w:r>
      <w:r w:rsidR="008F3858">
        <w:t xml:space="preserve">a de produtos e suas </w:t>
      </w:r>
      <w:r>
        <w:t>características</w:t>
      </w:r>
      <w:r w:rsidR="00654FBB">
        <w:t xml:space="preserve"> </w:t>
      </w:r>
      <w:r w:rsidR="20B45F71">
        <w:t>podem ser repetidas n vezes de acordo com a necessidade</w:t>
      </w:r>
      <w:r w:rsidR="00654FBB">
        <w:t xml:space="preserve"> do </w:t>
      </w:r>
      <w:r>
        <w:t>usuário</w:t>
      </w:r>
      <w:r w:rsidR="20B45F71">
        <w:t>.</w:t>
      </w:r>
    </w:p>
    <w:p w:rsidR="00412620" w:rsidRPr="00412620" w:rsidRDefault="20B45F71" w:rsidP="20B45F71">
      <w:pPr>
        <w:pStyle w:val="PargrafodaLista"/>
        <w:numPr>
          <w:ilvl w:val="1"/>
          <w:numId w:val="10"/>
        </w:numPr>
        <w:spacing w:after="0" w:line="360" w:lineRule="auto"/>
        <w:contextualSpacing w:val="0"/>
        <w:rPr>
          <w:color w:val="auto"/>
        </w:rPr>
      </w:pPr>
      <w:r>
        <w:lastRenderedPageBreak/>
        <w:t xml:space="preserve">O sistema deverá permitir a alteração das listas, sendo possível alterar: </w:t>
      </w:r>
      <w:r w:rsidRPr="20B45F71">
        <w:rPr>
          <w:color w:val="auto"/>
        </w:rPr>
        <w:t>nome da lista, categoria da lista, categoria de produto,</w:t>
      </w:r>
      <w:r w:rsidR="00177592">
        <w:rPr>
          <w:color w:val="auto"/>
        </w:rPr>
        <w:t xml:space="preserve"> produto,</w:t>
      </w:r>
      <w:r w:rsidRPr="20B45F71">
        <w:rPr>
          <w:color w:val="auto"/>
        </w:rPr>
        <w:t xml:space="preserve"> quantidade</w:t>
      </w:r>
      <w:del w:id="33" w:author="Silvia Helena" w:date="2017-06-22T10:37:00Z">
        <w:r w:rsidRPr="20B45F71" w:rsidDel="00CF7809">
          <w:rPr>
            <w:color w:val="auto"/>
          </w:rPr>
          <w:delText>*</w:delText>
        </w:r>
      </w:del>
      <w:r w:rsidRPr="20B45F71">
        <w:rPr>
          <w:color w:val="auto"/>
        </w:rPr>
        <w:t xml:space="preserve"> e valor</w:t>
      </w:r>
      <w:del w:id="34" w:author="Silvia Helena" w:date="2017-06-22T10:37:00Z">
        <w:r w:rsidRPr="20B45F71" w:rsidDel="00CF7809">
          <w:rPr>
            <w:color w:val="auto"/>
          </w:rPr>
          <w:delText>*</w:delText>
        </w:r>
      </w:del>
      <w:r w:rsidRPr="20B45F71">
        <w:rPr>
          <w:color w:val="auto"/>
        </w:rPr>
        <w:t>.</w:t>
      </w:r>
    </w:p>
    <w:p w:rsidR="00E36C7B" w:rsidRDefault="00177592" w:rsidP="002E6DCF">
      <w:pPr>
        <w:pStyle w:val="PargrafodaLista"/>
        <w:numPr>
          <w:ilvl w:val="1"/>
          <w:numId w:val="10"/>
        </w:numPr>
        <w:spacing w:line="360" w:lineRule="auto"/>
      </w:pPr>
      <w:r>
        <w:t>O total dos itens deve ser</w:t>
      </w:r>
      <w:r w:rsidR="20B45F71">
        <w:t xml:space="preserve"> apresentado para o cliente de forma automática, a cada item adicionado que tenha o seu preço unitário inserido. O critério de soma é sua quantidade </w:t>
      </w:r>
      <w:r>
        <w:t>(</w:t>
      </w:r>
      <w:r w:rsidR="20B45F71">
        <w:t>vezes</w:t>
      </w:r>
      <w:r>
        <w:t>)</w:t>
      </w:r>
      <w:r w:rsidR="20B45F71">
        <w:t xml:space="preserve"> seu valor unitário.</w:t>
      </w:r>
    </w:p>
    <w:p w:rsidR="00F5356B" w:rsidRDefault="20B45F71" w:rsidP="002E6DCF">
      <w:pPr>
        <w:pStyle w:val="PargrafodaLista"/>
        <w:numPr>
          <w:ilvl w:val="1"/>
          <w:numId w:val="10"/>
        </w:numPr>
        <w:spacing w:after="0" w:line="360" w:lineRule="auto"/>
        <w:contextualSpacing w:val="0"/>
      </w:pPr>
      <w:r>
        <w:t>O sistema deverá permitir a exclusão das listas</w:t>
      </w:r>
      <w:r w:rsidR="00177592">
        <w:t>.</w:t>
      </w:r>
    </w:p>
    <w:p w:rsidR="00B950BE" w:rsidRDefault="00BB5966" w:rsidP="004C72BB">
      <w:pPr>
        <w:ind w:left="0" w:firstLine="0"/>
      </w:pPr>
      <w:r>
        <w:rPr>
          <w:rStyle w:val="Refdecomentrio"/>
        </w:rPr>
        <w:commentReference w:id="35"/>
      </w:r>
    </w:p>
    <w:p w:rsidR="001B4BDD" w:rsidRDefault="00C146EB" w:rsidP="000B6DFB">
      <w:pPr>
        <w:pStyle w:val="Ttulo2"/>
      </w:pPr>
      <w:bookmarkStart w:id="36" w:name="_Toc484378304"/>
      <w:r>
        <w:t xml:space="preserve">3.2 Requisitos </w:t>
      </w:r>
      <w:r w:rsidRPr="000B6DFB">
        <w:t>Não</w:t>
      </w:r>
      <w:r>
        <w:t>-Funcionais</w:t>
      </w:r>
      <w:bookmarkEnd w:id="36"/>
      <w:r>
        <w:t xml:space="preserve"> </w:t>
      </w:r>
    </w:p>
    <w:p w:rsidR="001B4BDD" w:rsidRDefault="001B4BDD" w:rsidP="00633BD1">
      <w:pPr>
        <w:spacing w:after="219" w:line="259" w:lineRule="auto"/>
        <w:ind w:left="406" w:firstLine="0"/>
        <w:jc w:val="left"/>
      </w:pPr>
    </w:p>
    <w:p w:rsidR="001B4BDD" w:rsidRDefault="00633BD1" w:rsidP="00DE1146">
      <w:pPr>
        <w:pStyle w:val="Ttulo3"/>
      </w:pPr>
      <w:bookmarkStart w:id="37" w:name="_Toc484378305"/>
      <w:r>
        <w:t>RNF01</w:t>
      </w:r>
      <w:r w:rsidR="00C146EB">
        <w:t xml:space="preserve"> – Requisitos de interface</w:t>
      </w:r>
      <w:bookmarkEnd w:id="37"/>
      <w:r w:rsidR="00C146EB">
        <w:t xml:space="preserve"> </w:t>
      </w:r>
    </w:p>
    <w:p w:rsidR="00430CDD" w:rsidRDefault="00430CDD" w:rsidP="00430CDD">
      <w:pPr>
        <w:pStyle w:val="PargrafodaLista"/>
        <w:spacing w:after="0" w:line="360" w:lineRule="auto"/>
        <w:ind w:left="709" w:firstLine="0"/>
        <w:contextualSpacing w:val="0"/>
      </w:pPr>
    </w:p>
    <w:p w:rsidR="001B4BDD" w:rsidRDefault="20B45F71" w:rsidP="002E6DCF">
      <w:pPr>
        <w:pStyle w:val="PargrafodaLista"/>
        <w:numPr>
          <w:ilvl w:val="1"/>
          <w:numId w:val="2"/>
        </w:numPr>
        <w:spacing w:after="0" w:line="360" w:lineRule="auto"/>
        <w:ind w:left="0" w:firstLine="709"/>
        <w:contextualSpacing w:val="0"/>
      </w:pPr>
      <w:r>
        <w:t xml:space="preserve">A interface deve ser amigável e permitir aos usuários se familiarizarem com ela de forma rápida, com uso de ícones intuitivos. </w:t>
      </w:r>
    </w:p>
    <w:p w:rsidR="001B4BDD" w:rsidRDefault="20B45F71" w:rsidP="002E6DCF">
      <w:pPr>
        <w:pStyle w:val="PargrafodaLista"/>
        <w:numPr>
          <w:ilvl w:val="1"/>
          <w:numId w:val="2"/>
        </w:numPr>
        <w:spacing w:after="0" w:line="360" w:lineRule="auto"/>
      </w:pPr>
      <w:r>
        <w:t xml:space="preserve">A interface deve se adequar as especificações e regras de negócio do sistema. </w:t>
      </w:r>
      <w:r w:rsidRPr="20B45F71">
        <w:rPr>
          <w:b/>
          <w:bCs/>
        </w:rPr>
        <w:t xml:space="preserve"> </w:t>
      </w:r>
    </w:p>
    <w:p w:rsidR="001B4BDD" w:rsidRDefault="00430CDD" w:rsidP="00430CDD">
      <w:pPr>
        <w:pStyle w:val="Ttulo3"/>
      </w:pPr>
      <w:bookmarkStart w:id="38" w:name="_Toc484378306"/>
      <w:r>
        <w:t>RNF02</w:t>
      </w:r>
      <w:r w:rsidR="00C146EB">
        <w:t xml:space="preserve"> – Requisitos de usabilidade</w:t>
      </w:r>
      <w:bookmarkEnd w:id="38"/>
      <w:r w:rsidR="00C146EB">
        <w:t xml:space="preserve"> </w:t>
      </w:r>
    </w:p>
    <w:p w:rsidR="007E0122" w:rsidRDefault="007E0122" w:rsidP="007E0122">
      <w:pPr>
        <w:pStyle w:val="PargrafodaLista"/>
        <w:spacing w:after="0" w:line="360" w:lineRule="auto"/>
        <w:ind w:left="709" w:firstLine="0"/>
        <w:contextualSpacing w:val="0"/>
      </w:pPr>
    </w:p>
    <w:p w:rsidR="001B4BDD" w:rsidRDefault="20B45F71" w:rsidP="002E6DCF">
      <w:pPr>
        <w:pStyle w:val="PargrafodaLista"/>
        <w:numPr>
          <w:ilvl w:val="1"/>
          <w:numId w:val="3"/>
        </w:numPr>
        <w:spacing w:after="0" w:line="360" w:lineRule="auto"/>
        <w:ind w:left="0" w:firstLine="709"/>
        <w:contextualSpacing w:val="0"/>
      </w:pPr>
      <w:r>
        <w:t xml:space="preserve"> As mensagens de erro deverão ser objetivas, orientando os usuários a solucionar o problema e não impedindo o progresso do mesmo no sistema, pois comprometeria o funcionamento da academia.  </w:t>
      </w:r>
    </w:p>
    <w:p w:rsidR="007E0122" w:rsidRDefault="007E0122" w:rsidP="007B0CC5">
      <w:pPr>
        <w:spacing w:after="160" w:line="259" w:lineRule="auto"/>
        <w:ind w:left="0" w:firstLine="0"/>
        <w:jc w:val="left"/>
      </w:pPr>
    </w:p>
    <w:p w:rsidR="003F54EF" w:rsidRDefault="003F54EF" w:rsidP="003F54EF">
      <w:pPr>
        <w:pStyle w:val="Ttulo1"/>
      </w:pPr>
    </w:p>
    <w:p w:rsidR="004972BF" w:rsidRDefault="004972BF" w:rsidP="004972BF"/>
    <w:p w:rsidR="004972BF" w:rsidRDefault="004972BF" w:rsidP="004972BF"/>
    <w:p w:rsidR="004972BF" w:rsidRDefault="004972BF" w:rsidP="004972BF"/>
    <w:p w:rsidR="004972BF" w:rsidRDefault="004972BF" w:rsidP="004972BF"/>
    <w:p w:rsidR="004972BF" w:rsidRDefault="004972BF" w:rsidP="004972BF"/>
    <w:p w:rsidR="004972BF" w:rsidRDefault="004972BF" w:rsidP="004972BF"/>
    <w:p w:rsidR="004972BF" w:rsidRDefault="004972BF" w:rsidP="004972BF"/>
    <w:p w:rsidR="004972BF" w:rsidRDefault="004972BF" w:rsidP="00541E3D">
      <w:pPr>
        <w:ind w:left="0" w:firstLine="0"/>
      </w:pPr>
    </w:p>
    <w:p w:rsidR="004972BF" w:rsidRDefault="004972BF" w:rsidP="004972BF">
      <w:pPr>
        <w:pStyle w:val="Ttulo1"/>
      </w:pPr>
      <w:bookmarkStart w:id="39" w:name="_Toc484378307"/>
      <w:r>
        <w:lastRenderedPageBreak/>
        <w:t xml:space="preserve">4.  </w:t>
      </w:r>
      <w:r w:rsidR="00541E3D">
        <w:t>ESPECIFICAÇÃO DOS REQUISITOS</w:t>
      </w:r>
      <w:bookmarkEnd w:id="39"/>
    </w:p>
    <w:p w:rsidR="004972BF" w:rsidRDefault="004972BF" w:rsidP="004972BF">
      <w:pPr>
        <w:spacing w:after="0" w:line="360" w:lineRule="auto"/>
        <w:ind w:left="0" w:firstLine="709"/>
      </w:pPr>
    </w:p>
    <w:p w:rsidR="004972BF" w:rsidRDefault="20B45F71" w:rsidP="004972BF">
      <w:pPr>
        <w:spacing w:after="0" w:line="360" w:lineRule="auto"/>
        <w:ind w:left="0" w:firstLine="709"/>
      </w:pPr>
      <w:r>
        <w:t xml:space="preserve"> Este documento apresenta as especificações dos requisitos do Aplicativo de Lista de Compras. A atividade de análise de requisitos foi conduzida aplicando-se técnicas de modelagem de casos de uso. O modelo apresentado foi elaborado usando a UML e a ferramenta Astah. </w:t>
      </w:r>
    </w:p>
    <w:p w:rsidR="004972BF" w:rsidRDefault="004972BF" w:rsidP="004972BF">
      <w:pPr>
        <w:spacing w:after="0" w:line="360" w:lineRule="auto"/>
        <w:ind w:left="0" w:firstLine="709"/>
      </w:pPr>
    </w:p>
    <w:p w:rsidR="004972BF" w:rsidRDefault="004972BF" w:rsidP="004972BF">
      <w:pPr>
        <w:pStyle w:val="Ttulo2"/>
      </w:pPr>
      <w:bookmarkStart w:id="40" w:name="_Toc484378308"/>
      <w:r>
        <w:t>4.1 Modelo de caso de uso</w:t>
      </w:r>
      <w:bookmarkEnd w:id="40"/>
    </w:p>
    <w:p w:rsidR="004972BF" w:rsidRDefault="004972BF" w:rsidP="004972BF"/>
    <w:p w:rsidR="004972BF" w:rsidRDefault="004972BF" w:rsidP="004972BF">
      <w:pPr>
        <w:pStyle w:val="Ttulo3"/>
      </w:pPr>
      <w:bookmarkStart w:id="41" w:name="_Toc484378309"/>
      <w:r>
        <w:t xml:space="preserve">4.1.1 </w:t>
      </w:r>
      <w:r w:rsidRPr="004972BF">
        <w:t>Cadastrar Categorias de Produtos</w:t>
      </w:r>
      <w:bookmarkEnd w:id="41"/>
    </w:p>
    <w:p w:rsidR="00166BD1" w:rsidRDefault="00166BD1" w:rsidP="00166BD1">
      <w:pPr>
        <w:jc w:val="center"/>
      </w:pPr>
    </w:p>
    <w:p w:rsidR="00166BD1" w:rsidRDefault="00166BD1" w:rsidP="007857C0"/>
    <w:p w:rsidR="00166BD1" w:rsidRDefault="007C02CF" w:rsidP="007857C0">
      <w:r>
        <w:rPr>
          <w:noProof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4724400</wp:posOffset>
            </wp:positionV>
            <wp:extent cx="5760000" cy="4359600"/>
            <wp:effectExtent l="0" t="0" r="0" b="3175"/>
            <wp:wrapThrough wrapText="bothSides">
              <wp:wrapPolygon edited="0">
                <wp:start x="0" y="0"/>
                <wp:lineTo x="0" y="21521"/>
                <wp:lineTo x="21505" y="21521"/>
                <wp:lineTo x="21505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dastrar Categorias de Produto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7C0" w:rsidRPr="007857C0" w:rsidRDefault="007857C0" w:rsidP="007857C0">
      <w:r>
        <w:rPr>
          <w:noProof/>
        </w:rPr>
        <w:lastRenderedPageBreak/>
        <w:drawing>
          <wp:anchor distT="0" distB="0" distL="114300" distR="114300" simplePos="0" relativeHeight="251641856" behindDoc="0" locked="0" layoutInCell="1" allowOverlap="1">
            <wp:simplePos x="1609725" y="1076325"/>
            <wp:positionH relativeFrom="margin">
              <wp:align>center</wp:align>
            </wp:positionH>
            <wp:positionV relativeFrom="margin">
              <wp:align>top</wp:align>
            </wp:positionV>
            <wp:extent cx="5714286" cy="7761905"/>
            <wp:effectExtent l="0" t="0" r="127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dastrar Categorias de Produtos_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6BD1" w:rsidRDefault="00166BD1" w:rsidP="004972BF">
      <w:pPr>
        <w:pStyle w:val="Ttulo3"/>
      </w:pPr>
    </w:p>
    <w:p w:rsidR="00166BD1" w:rsidRPr="00166BD1" w:rsidRDefault="00166BD1" w:rsidP="00166BD1"/>
    <w:p w:rsidR="002C1AC5" w:rsidRDefault="002C1AC5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:rsidR="002C1AC5" w:rsidRPr="002C1AC5" w:rsidRDefault="002C1AC5" w:rsidP="002C1AC5">
      <w:pPr>
        <w:pStyle w:val="Ttulo3"/>
        <w:spacing w:before="0" w:after="200" w:line="240" w:lineRule="auto"/>
      </w:pPr>
      <w:bookmarkStart w:id="42" w:name="_Toc484378310"/>
      <w:commentRangeStart w:id="43"/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529590</wp:posOffset>
            </wp:positionV>
            <wp:extent cx="5762625" cy="4362450"/>
            <wp:effectExtent l="19050" t="0" r="9525" b="0"/>
            <wp:wrapSquare wrapText="bothSides"/>
            <wp:docPr id="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dastrar Produto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3"/>
      <w:r w:rsidR="00BB5966">
        <w:rPr>
          <w:rStyle w:val="Refdecomentrio"/>
          <w:b w:val="0"/>
        </w:rPr>
        <w:commentReference w:id="43"/>
      </w:r>
      <w:r>
        <w:t>4.1.2 Cadastrar Produtos</w:t>
      </w:r>
      <w:bookmarkEnd w:id="42"/>
      <w:r>
        <w:br w:type="page"/>
      </w:r>
    </w:p>
    <w:p w:rsidR="002C1AC5" w:rsidRDefault="002C1AC5" w:rsidP="004972BF">
      <w:pPr>
        <w:pStyle w:val="Ttulo3"/>
      </w:pPr>
      <w:bookmarkStart w:id="44" w:name="_Toc484377399"/>
      <w:bookmarkStart w:id="45" w:name="_Toc484377824"/>
      <w:bookmarkStart w:id="46" w:name="_Toc484378311"/>
      <w:r>
        <w:rPr>
          <w:noProof/>
        </w:rPr>
        <w:lastRenderedPageBreak/>
        <w:drawing>
          <wp:anchor distT="0" distB="0" distL="114300" distR="114300" simplePos="0" relativeHeight="251630592" behindDoc="1" locked="0" layoutInCell="1" allowOverlap="1">
            <wp:simplePos x="1066800" y="314325"/>
            <wp:positionH relativeFrom="margin">
              <wp:align>center</wp:align>
            </wp:positionH>
            <wp:positionV relativeFrom="margin">
              <wp:align>top</wp:align>
            </wp:positionV>
            <wp:extent cx="5713730" cy="8143875"/>
            <wp:effectExtent l="19050" t="0" r="127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astrar Produtos_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4"/>
      <w:bookmarkEnd w:id="45"/>
      <w:bookmarkEnd w:id="46"/>
    </w:p>
    <w:p w:rsidR="0030634C" w:rsidRDefault="0030634C" w:rsidP="004972BF">
      <w:pPr>
        <w:pStyle w:val="Ttulo3"/>
      </w:pPr>
    </w:p>
    <w:p w:rsidR="004972BF" w:rsidRDefault="0030634C" w:rsidP="004972BF">
      <w:pPr>
        <w:pStyle w:val="Ttulo3"/>
      </w:pPr>
      <w:bookmarkStart w:id="47" w:name="_Toc484378312"/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-70485</wp:posOffset>
            </wp:positionH>
            <wp:positionV relativeFrom="page">
              <wp:posOffset>1847850</wp:posOffset>
            </wp:positionV>
            <wp:extent cx="5760085" cy="4359275"/>
            <wp:effectExtent l="0" t="0" r="0" b="0"/>
            <wp:wrapTight wrapText="bothSides">
              <wp:wrapPolygon edited="0">
                <wp:start x="0" y="0"/>
                <wp:lineTo x="0" y="21521"/>
                <wp:lineTo x="21502" y="21521"/>
                <wp:lineTo x="21502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dastrar Categorias de Listas_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2BF">
        <w:t>4.1.3 Cadastrar Categorias de Listas</w:t>
      </w:r>
      <w:bookmarkEnd w:id="47"/>
      <w:r>
        <w:br/>
      </w:r>
      <w:r>
        <w:br/>
      </w:r>
    </w:p>
    <w:p w:rsidR="00166BD1" w:rsidRDefault="00166BD1" w:rsidP="00166BD1"/>
    <w:p w:rsidR="00166BD1" w:rsidRDefault="00166BD1" w:rsidP="00166BD1"/>
    <w:p w:rsidR="00166BD1" w:rsidRDefault="00166BD1" w:rsidP="00166BD1">
      <w:pPr>
        <w:ind w:left="0" w:firstLine="0"/>
      </w:pPr>
    </w:p>
    <w:p w:rsidR="00166BD1" w:rsidRDefault="00166BD1" w:rsidP="00166BD1">
      <w:pPr>
        <w:ind w:left="0" w:firstLine="0"/>
      </w:pPr>
    </w:p>
    <w:p w:rsidR="002C1AC5" w:rsidRDefault="002C1AC5" w:rsidP="004972BF">
      <w:pPr>
        <w:pStyle w:val="Ttulo3"/>
      </w:pPr>
      <w:bookmarkStart w:id="48" w:name="_Toc484377401"/>
      <w:bookmarkStart w:id="49" w:name="_Toc484377826"/>
      <w:bookmarkStart w:id="50" w:name="_Toc484378313"/>
      <w:r>
        <w:rPr>
          <w:noProof/>
        </w:rPr>
        <w:lastRenderedPageBreak/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-48895</wp:posOffset>
            </wp:positionV>
            <wp:extent cx="5721985" cy="7899400"/>
            <wp:effectExtent l="19050" t="0" r="0" b="0"/>
            <wp:wrapTight wrapText="bothSides">
              <wp:wrapPolygon edited="0">
                <wp:start x="-72" y="0"/>
                <wp:lineTo x="-72" y="21565"/>
                <wp:lineTo x="21574" y="21565"/>
                <wp:lineTo x="21574" y="0"/>
                <wp:lineTo x="-72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dastrar Categorias de Lista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8"/>
      <w:bookmarkEnd w:id="49"/>
      <w:bookmarkEnd w:id="50"/>
    </w:p>
    <w:p w:rsidR="002C1AC5" w:rsidRDefault="002C1AC5" w:rsidP="004972BF">
      <w:pPr>
        <w:pStyle w:val="Ttulo3"/>
      </w:pPr>
    </w:p>
    <w:p w:rsidR="004972BF" w:rsidRDefault="00166BD1" w:rsidP="004972BF">
      <w:pPr>
        <w:pStyle w:val="Ttulo3"/>
      </w:pPr>
      <w:bookmarkStart w:id="51" w:name="_Toc484378314"/>
      <w:commentRangeStart w:id="52"/>
      <w:r>
        <w:rPr>
          <w:noProof/>
        </w:rPr>
        <w:lastRenderedPageBreak/>
        <w:drawing>
          <wp:anchor distT="0" distB="0" distL="114300" distR="114300" simplePos="0" relativeHeight="251639808" behindDoc="1" locked="0" layoutInCell="1" allowOverlap="1">
            <wp:simplePos x="0" y="0"/>
            <wp:positionH relativeFrom="margin">
              <wp:posOffset>66675</wp:posOffset>
            </wp:positionH>
            <wp:positionV relativeFrom="paragraph">
              <wp:posOffset>1085850</wp:posOffset>
            </wp:positionV>
            <wp:extent cx="5760085" cy="4980940"/>
            <wp:effectExtent l="0" t="0" r="0" b="0"/>
            <wp:wrapTight wrapText="bothSides">
              <wp:wrapPolygon edited="0">
                <wp:start x="0" y="0"/>
                <wp:lineTo x="0" y="21479"/>
                <wp:lineTo x="21502" y="21479"/>
                <wp:lineTo x="21502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dastrar Listas de Compra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2"/>
      <w:r w:rsidR="00BB5966">
        <w:rPr>
          <w:rStyle w:val="Refdecomentrio"/>
          <w:b w:val="0"/>
        </w:rPr>
        <w:commentReference w:id="52"/>
      </w:r>
      <w:r w:rsidR="004972BF">
        <w:t>4.1.4. Cadastrar Listas de compra</w:t>
      </w:r>
      <w:bookmarkEnd w:id="51"/>
    </w:p>
    <w:p w:rsidR="00541E3D" w:rsidRDefault="00166BD1" w:rsidP="00541E3D">
      <w:r>
        <w:rPr>
          <w:noProof/>
        </w:rPr>
        <w:lastRenderedPageBreak/>
        <w:drawing>
          <wp:inline distT="0" distB="0" distL="0" distR="0">
            <wp:extent cx="4759325" cy="8891905"/>
            <wp:effectExtent l="0" t="0" r="3175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dastrar Lista de Compra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AE6" w:rsidRPr="0002457A" w:rsidRDefault="004E7AE6" w:rsidP="00541E3D">
      <w:pPr>
        <w:pStyle w:val="Ttulo2"/>
      </w:pPr>
      <w:bookmarkStart w:id="53" w:name="_Toc484378315"/>
      <w:r w:rsidRPr="0002457A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>
            <wp:simplePos x="0" y="0"/>
            <wp:positionH relativeFrom="page">
              <wp:posOffset>208280</wp:posOffset>
            </wp:positionH>
            <wp:positionV relativeFrom="margin">
              <wp:posOffset>358140</wp:posOffset>
            </wp:positionV>
            <wp:extent cx="7229475" cy="6280150"/>
            <wp:effectExtent l="0" t="0" r="9525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de Class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457A">
        <w:t>4.2 Diagrama de Classe</w:t>
      </w:r>
      <w:bookmarkEnd w:id="53"/>
    </w:p>
    <w:p w:rsidR="004E7AE6" w:rsidRPr="004E7AE6" w:rsidRDefault="004E7AE6" w:rsidP="004E7AE6"/>
    <w:p w:rsidR="004E7AE6" w:rsidRDefault="004E7AE6" w:rsidP="004E7AE6"/>
    <w:p w:rsidR="004E7AE6" w:rsidRDefault="004E7AE6" w:rsidP="004E7AE6"/>
    <w:p w:rsidR="004E7AE6" w:rsidRDefault="004E7AE6" w:rsidP="004E7AE6"/>
    <w:p w:rsidR="004E7AE6" w:rsidRDefault="004E7AE6" w:rsidP="004E7AE6"/>
    <w:p w:rsidR="004E7AE6" w:rsidRDefault="004E7AE6" w:rsidP="004E7AE6"/>
    <w:p w:rsidR="004E7AE6" w:rsidRDefault="004E7AE6" w:rsidP="004E7AE6"/>
    <w:p w:rsidR="004E7AE6" w:rsidRPr="0002457A" w:rsidRDefault="004E7AE6" w:rsidP="0002457A">
      <w:pPr>
        <w:pStyle w:val="Ttulo2"/>
      </w:pPr>
      <w:bookmarkStart w:id="54" w:name="_Toc484378316"/>
      <w:r w:rsidRPr="0002457A">
        <w:lastRenderedPageBreak/>
        <w:t>4.3 Diagramas de Sequência</w:t>
      </w:r>
      <w:bookmarkEnd w:id="54"/>
    </w:p>
    <w:p w:rsidR="0011773D" w:rsidRDefault="0011773D" w:rsidP="004E7AE6"/>
    <w:p w:rsidR="0011773D" w:rsidRDefault="0011773D" w:rsidP="0002457A">
      <w:pPr>
        <w:pStyle w:val="Ttulo3"/>
      </w:pPr>
      <w:bookmarkStart w:id="55" w:name="_Toc484378317"/>
      <w:r>
        <w:t>4.3.1 Cadastrar Categoria de Produtos</w:t>
      </w:r>
      <w:bookmarkEnd w:id="55"/>
    </w:p>
    <w:p w:rsidR="0011773D" w:rsidRPr="0011773D" w:rsidRDefault="0011773D" w:rsidP="0011773D">
      <w:r>
        <w:rPr>
          <w:noProof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2124075</wp:posOffset>
            </wp:positionV>
            <wp:extent cx="5941060" cy="3479165"/>
            <wp:effectExtent l="0" t="0" r="2540" b="6985"/>
            <wp:wrapTight wrapText="bothSides">
              <wp:wrapPolygon edited="0">
                <wp:start x="0" y="0"/>
                <wp:lineTo x="0" y="21525"/>
                <wp:lineTo x="21540" y="21525"/>
                <wp:lineTo x="21540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S CategoriaProdut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73D" w:rsidRPr="0011773D" w:rsidRDefault="0011773D" w:rsidP="0011773D"/>
    <w:p w:rsidR="0011773D" w:rsidRDefault="0011773D" w:rsidP="0002457A">
      <w:pPr>
        <w:pStyle w:val="Ttulo3"/>
      </w:pPr>
      <w:bookmarkStart w:id="56" w:name="_Toc484378318"/>
      <w:r>
        <w:t>4.3.2 Cadastrar Produtos</w:t>
      </w:r>
      <w:bookmarkEnd w:id="56"/>
    </w:p>
    <w:p w:rsidR="0011773D" w:rsidRDefault="0011773D" w:rsidP="0011773D">
      <w:commentRangeStart w:id="57"/>
      <w:r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6429375</wp:posOffset>
            </wp:positionV>
            <wp:extent cx="5760085" cy="308610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S Produto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7"/>
      <w:r w:rsidR="00BB5966">
        <w:rPr>
          <w:rStyle w:val="Refdecomentrio"/>
        </w:rPr>
        <w:commentReference w:id="57"/>
      </w:r>
    </w:p>
    <w:p w:rsidR="0011773D" w:rsidRPr="0011773D" w:rsidRDefault="0011773D" w:rsidP="0011773D">
      <w:pPr>
        <w:ind w:left="0" w:firstLine="0"/>
      </w:pPr>
    </w:p>
    <w:p w:rsidR="0011773D" w:rsidRDefault="0011773D" w:rsidP="0002457A">
      <w:pPr>
        <w:pStyle w:val="Ttulo3"/>
      </w:pPr>
      <w:bookmarkStart w:id="58" w:name="_Toc484378319"/>
      <w:r>
        <w:t>4.3.3 Cadastrar Categoria de Lista</w:t>
      </w:r>
      <w:bookmarkEnd w:id="58"/>
    </w:p>
    <w:p w:rsidR="0011773D" w:rsidRDefault="0011773D" w:rsidP="0011773D">
      <w:r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15240</wp:posOffset>
            </wp:positionH>
            <wp:positionV relativeFrom="page">
              <wp:posOffset>1647825</wp:posOffset>
            </wp:positionV>
            <wp:extent cx="5760085" cy="3326765"/>
            <wp:effectExtent l="0" t="0" r="0" b="698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S CategoriadeLista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73D" w:rsidRDefault="0011773D" w:rsidP="0011773D"/>
    <w:p w:rsidR="0011773D" w:rsidRPr="0011773D" w:rsidRDefault="0011773D" w:rsidP="0011773D"/>
    <w:p w:rsidR="0011773D" w:rsidRDefault="0011773D" w:rsidP="0002457A">
      <w:pPr>
        <w:pStyle w:val="Ttulo3"/>
      </w:pPr>
      <w:bookmarkStart w:id="59" w:name="_Toc484378320"/>
      <w:r>
        <w:t xml:space="preserve">4.3.4 </w:t>
      </w:r>
      <w:commentRangeStart w:id="60"/>
      <w:r>
        <w:t>Cadastrar Lista de Compra</w:t>
      </w:r>
      <w:bookmarkEnd w:id="59"/>
      <w:commentRangeEnd w:id="60"/>
      <w:r w:rsidR="00BB5966">
        <w:rPr>
          <w:rStyle w:val="Refdecomentrio"/>
          <w:b w:val="0"/>
        </w:rPr>
        <w:commentReference w:id="60"/>
      </w:r>
    </w:p>
    <w:p w:rsidR="0011773D" w:rsidRPr="0011773D" w:rsidRDefault="0011773D" w:rsidP="0011773D">
      <w:commentRangeStart w:id="61"/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>
            <wp:simplePos x="0" y="0"/>
            <wp:positionH relativeFrom="page">
              <wp:posOffset>352424</wp:posOffset>
            </wp:positionH>
            <wp:positionV relativeFrom="page">
              <wp:posOffset>6076950</wp:posOffset>
            </wp:positionV>
            <wp:extent cx="6943725" cy="3546498"/>
            <wp:effectExtent l="0" t="0" r="0" b="0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S ListaCompra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629" cy="354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61"/>
      <w:r w:rsidR="006820FE">
        <w:rPr>
          <w:rStyle w:val="Refdecomentrio"/>
        </w:rPr>
        <w:commentReference w:id="61"/>
      </w:r>
    </w:p>
    <w:p w:rsidR="0011773D" w:rsidRDefault="0011773D" w:rsidP="0011773D"/>
    <w:p w:rsidR="0011773D" w:rsidRPr="0002457A" w:rsidRDefault="0002457A" w:rsidP="0002457A">
      <w:pPr>
        <w:pStyle w:val="Ttulo3"/>
      </w:pPr>
      <w:bookmarkStart w:id="62" w:name="_Toc484378321"/>
      <w:commentRangeStart w:id="63"/>
      <w:r w:rsidRPr="0002457A">
        <w:t>4.3.5</w:t>
      </w:r>
      <w:r w:rsidR="0011773D" w:rsidRPr="0002457A">
        <w:t xml:space="preserve"> Diagrama de Atividade</w:t>
      </w:r>
      <w:bookmarkEnd w:id="62"/>
      <w:commentRangeEnd w:id="63"/>
      <w:r w:rsidR="00BB5966">
        <w:rPr>
          <w:rStyle w:val="Refdecomentrio"/>
          <w:b w:val="0"/>
        </w:rPr>
        <w:commentReference w:id="63"/>
      </w:r>
    </w:p>
    <w:p w:rsidR="0011773D" w:rsidRDefault="0011773D" w:rsidP="0011773D">
      <w:commentRangeStart w:id="64"/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page">
              <wp:posOffset>904875</wp:posOffset>
            </wp:positionH>
            <wp:positionV relativeFrom="page">
              <wp:posOffset>1552575</wp:posOffset>
            </wp:positionV>
            <wp:extent cx="6296694" cy="4962525"/>
            <wp:effectExtent l="0" t="0" r="889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iagrama de Atividad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06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64"/>
      <w:r w:rsidR="00634A6E">
        <w:rPr>
          <w:rStyle w:val="Refdecomentrio"/>
        </w:rPr>
        <w:commentReference w:id="64"/>
      </w:r>
    </w:p>
    <w:p w:rsidR="0011773D" w:rsidRPr="0011773D" w:rsidRDefault="0011773D" w:rsidP="0011773D"/>
    <w:p w:rsidR="0011773D" w:rsidRDefault="0011773D" w:rsidP="0011773D"/>
    <w:p w:rsidR="0002457A" w:rsidRDefault="0002457A" w:rsidP="0011773D"/>
    <w:p w:rsidR="0002457A" w:rsidRDefault="0002457A" w:rsidP="0011773D"/>
    <w:p w:rsidR="0002457A" w:rsidRDefault="0002457A" w:rsidP="0011773D"/>
    <w:p w:rsidR="0002457A" w:rsidRDefault="0002457A" w:rsidP="0011773D"/>
    <w:p w:rsidR="0002457A" w:rsidRDefault="0002457A" w:rsidP="0011773D"/>
    <w:p w:rsidR="0002457A" w:rsidRDefault="0002457A" w:rsidP="0011773D"/>
    <w:p w:rsidR="0002457A" w:rsidRDefault="0002457A" w:rsidP="0011773D"/>
    <w:p w:rsidR="0002457A" w:rsidRPr="0011773D" w:rsidRDefault="0002457A" w:rsidP="0011773D"/>
    <w:p w:rsidR="004E7AE6" w:rsidRDefault="0002457A" w:rsidP="0002457A">
      <w:pPr>
        <w:pStyle w:val="Ttulo2"/>
      </w:pPr>
      <w:bookmarkStart w:id="65" w:name="_Toc484378322"/>
      <w:r>
        <w:lastRenderedPageBreak/>
        <w:t>4.4 Estrutura de Dados do Sistema</w:t>
      </w:r>
      <w:bookmarkEnd w:id="65"/>
    </w:p>
    <w:p w:rsidR="0002457A" w:rsidRDefault="0002457A" w:rsidP="0002457A">
      <w:pPr>
        <w:ind w:left="0" w:firstLine="0"/>
      </w:pPr>
    </w:p>
    <w:p w:rsidR="0002457A" w:rsidRDefault="0002457A" w:rsidP="0002457A">
      <w:pPr>
        <w:pStyle w:val="Ttulo3"/>
      </w:pPr>
      <w:bookmarkStart w:id="66" w:name="_Toc484378323"/>
      <w:r>
        <w:t xml:space="preserve">4.4.1 </w:t>
      </w:r>
      <w:commentRangeStart w:id="67"/>
      <w:r>
        <w:t>Modelo Relacional (MR)</w:t>
      </w:r>
      <w:bookmarkEnd w:id="66"/>
      <w:commentRangeEnd w:id="67"/>
      <w:r w:rsidR="00634A6E">
        <w:rPr>
          <w:rStyle w:val="Refdecomentrio"/>
          <w:b w:val="0"/>
        </w:rPr>
        <w:commentReference w:id="67"/>
      </w:r>
    </w:p>
    <w:p w:rsidR="0002457A" w:rsidRDefault="0002457A" w:rsidP="0002457A"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2105025</wp:posOffset>
            </wp:positionV>
            <wp:extent cx="5760085" cy="4886325"/>
            <wp:effectExtent l="0" t="0" r="0" b="9525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r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457A" w:rsidRPr="0002457A" w:rsidRDefault="0002457A" w:rsidP="0002457A"/>
    <w:p w:rsidR="0002457A" w:rsidRDefault="0002457A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C207CF" w:rsidRDefault="00C207CF" w:rsidP="0002457A">
      <w:pPr>
        <w:ind w:left="0" w:firstLine="0"/>
      </w:pPr>
    </w:p>
    <w:p w:rsidR="0002457A" w:rsidRDefault="0002457A" w:rsidP="0002457A">
      <w:pPr>
        <w:pStyle w:val="Ttulo3"/>
      </w:pPr>
      <w:bookmarkStart w:id="68" w:name="_Toc484378324"/>
      <w:r>
        <w:lastRenderedPageBreak/>
        <w:t>4.4</w:t>
      </w:r>
      <w:r w:rsidR="00C207CF">
        <w:t>.2</w:t>
      </w:r>
      <w:r>
        <w:t xml:space="preserve"> </w:t>
      </w:r>
      <w:r w:rsidR="00C207CF" w:rsidRPr="00C207CF">
        <w:t>Estrutura das Tabelas do Banco de Dados</w:t>
      </w:r>
      <w:bookmarkEnd w:id="68"/>
    </w:p>
    <w:p w:rsidR="00C207CF" w:rsidRDefault="00C207CF" w:rsidP="0002457A"/>
    <w:p w:rsidR="00C207CF" w:rsidRDefault="00C207CF" w:rsidP="00C207CF">
      <w:pPr>
        <w:ind w:left="0" w:firstLine="0"/>
        <w:rPr>
          <w:b/>
        </w:rPr>
      </w:pPr>
      <w:commentRangeStart w:id="69"/>
      <w:r w:rsidRPr="00C207CF">
        <w:rPr>
          <w:b/>
        </w:rPr>
        <w:t>Banco de dados: “listadecompras”</w:t>
      </w:r>
      <w:r>
        <w:rPr>
          <w:b/>
        </w:rPr>
        <w:t>.</w:t>
      </w:r>
      <w:commentRangeEnd w:id="69"/>
      <w:r w:rsidR="00634A6E">
        <w:rPr>
          <w:rStyle w:val="Refdecomentrio"/>
        </w:rPr>
        <w:commentReference w:id="69"/>
      </w:r>
    </w:p>
    <w:p w:rsidR="00C207CF" w:rsidRDefault="00C207CF" w:rsidP="00C207CF">
      <w:pPr>
        <w:ind w:left="0" w:firstLine="0"/>
        <w:rPr>
          <w:b/>
        </w:rPr>
      </w:pPr>
      <w:r>
        <w:rPr>
          <w:b/>
        </w:rPr>
        <w:t>Tabela: “categoriaDeProduto”.</w:t>
      </w:r>
    </w:p>
    <w:p w:rsidR="00C207CF" w:rsidRDefault="00C207CF" w:rsidP="00C207CF">
      <w:pPr>
        <w:ind w:left="0" w:firstLine="0"/>
        <w:rPr>
          <w:b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1547495</wp:posOffset>
            </wp:positionV>
            <wp:extent cx="5760085" cy="1186815"/>
            <wp:effectExtent l="0" t="0" r="0" b="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strutura categoriaDeProduto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  <w:r>
        <w:rPr>
          <w:b/>
        </w:rPr>
        <w:t>Tabela: “produto”.</w:t>
      </w:r>
    </w:p>
    <w:p w:rsidR="00C207CF" w:rsidRDefault="00C207CF" w:rsidP="00C207CF">
      <w:pPr>
        <w:ind w:left="0" w:firstLine="0"/>
        <w:rPr>
          <w:b/>
        </w:rPr>
      </w:pPr>
    </w:p>
    <w:p w:rsidR="00C207CF" w:rsidRPr="00C207CF" w:rsidRDefault="00C207CF" w:rsidP="00C207CF">
      <w:pPr>
        <w:ind w:left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760085" cy="1252220"/>
            <wp:effectExtent l="0" t="0" r="0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strutura produto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7A" w:rsidRDefault="00C207CF" w:rsidP="00C207CF">
      <w:pPr>
        <w:ind w:left="0" w:firstLine="0"/>
        <w:rPr>
          <w:b/>
        </w:rPr>
      </w:pPr>
      <w:r>
        <w:rPr>
          <w:b/>
        </w:rPr>
        <w:t>Tabela: “categoriaDeLista”.</w:t>
      </w:r>
    </w:p>
    <w:p w:rsidR="00C207CF" w:rsidRDefault="00C207CF" w:rsidP="00C207CF">
      <w:pPr>
        <w:ind w:left="0" w:firstLine="0"/>
        <w:rPr>
          <w:b/>
        </w:rPr>
      </w:pPr>
    </w:p>
    <w:p w:rsidR="00C207CF" w:rsidRPr="0002457A" w:rsidRDefault="00C207CF" w:rsidP="00C207CF">
      <w:pPr>
        <w:ind w:left="0" w:firstLine="0"/>
      </w:pPr>
      <w:r>
        <w:rPr>
          <w:noProof/>
        </w:rPr>
        <w:drawing>
          <wp:inline distT="0" distB="0" distL="0" distR="0">
            <wp:extent cx="5760085" cy="1044575"/>
            <wp:effectExtent l="0" t="0" r="0" b="317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strutura categoriaDeLista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7A" w:rsidRDefault="0002457A" w:rsidP="004972BF"/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</w:p>
    <w:p w:rsidR="0002457A" w:rsidRDefault="00C207CF" w:rsidP="00C207CF">
      <w:pPr>
        <w:ind w:left="0" w:firstLine="0"/>
        <w:rPr>
          <w:b/>
        </w:rPr>
      </w:pPr>
      <w:r>
        <w:rPr>
          <w:b/>
        </w:rPr>
        <w:lastRenderedPageBreak/>
        <w:t>Tabela: “listaCompra”.</w:t>
      </w: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760085" cy="1286510"/>
            <wp:effectExtent l="0" t="0" r="0" b="889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strutura listaCompra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7CF" w:rsidRDefault="00C207CF" w:rsidP="00C207CF">
      <w:pPr>
        <w:ind w:left="0" w:firstLine="0"/>
      </w:pPr>
    </w:p>
    <w:p w:rsidR="00C207CF" w:rsidRDefault="00C207CF" w:rsidP="00C207CF">
      <w:pPr>
        <w:ind w:left="0" w:firstLine="0"/>
        <w:rPr>
          <w:b/>
        </w:rPr>
      </w:pPr>
      <w:r>
        <w:rPr>
          <w:b/>
        </w:rPr>
        <w:t>Tabela: “itensListaDeCompra”.</w:t>
      </w:r>
    </w:p>
    <w:p w:rsidR="00C207CF" w:rsidRDefault="00C207CF" w:rsidP="00C207CF">
      <w:pPr>
        <w:ind w:left="0" w:firstLine="0"/>
        <w:rPr>
          <w:b/>
        </w:rPr>
      </w:pPr>
    </w:p>
    <w:p w:rsidR="00C207CF" w:rsidRDefault="00C207CF" w:rsidP="00C207CF">
      <w:pPr>
        <w:ind w:left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760085" cy="11245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strutura itensListaDeCompras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7A" w:rsidRDefault="0002457A" w:rsidP="00C207CF">
      <w:pPr>
        <w:ind w:left="0" w:firstLine="0"/>
      </w:pPr>
    </w:p>
    <w:p w:rsidR="00326465" w:rsidRDefault="00326465" w:rsidP="00BC216D">
      <w:pPr>
        <w:pStyle w:val="Ttulo2"/>
      </w:pPr>
      <w:bookmarkStart w:id="70" w:name="_Toc484378325"/>
      <w:r>
        <w:t>4.5 Telas do Sistema</w:t>
      </w:r>
      <w:bookmarkEnd w:id="70"/>
    </w:p>
    <w:p w:rsidR="00BC216D" w:rsidRDefault="00BC216D" w:rsidP="00326465"/>
    <w:p w:rsidR="00326465" w:rsidRDefault="002E65FC" w:rsidP="00BC216D">
      <w:pPr>
        <w:spacing w:after="0"/>
        <w:ind w:left="0" w:firstLine="0"/>
      </w:pPr>
      <w:r>
        <w:t>Tela Inicial</w:t>
      </w:r>
    </w:p>
    <w:p w:rsidR="00BC216D" w:rsidRDefault="00BC216D" w:rsidP="00326465">
      <w:r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5600700</wp:posOffset>
            </wp:positionV>
            <wp:extent cx="4076700" cy="3444240"/>
            <wp:effectExtent l="0" t="0" r="0" b="381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elaInicial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BC216D">
      <w:pPr>
        <w:ind w:left="0" w:firstLine="0"/>
      </w:pPr>
    </w:p>
    <w:p w:rsidR="002E65FC" w:rsidRDefault="00BC216D" w:rsidP="00BC216D">
      <w:pPr>
        <w:ind w:left="0" w:firstLine="0"/>
      </w:pPr>
      <w:commentRangeStart w:id="71"/>
      <w:r>
        <w:lastRenderedPageBreak/>
        <w:t>Tela do cadastro da categoria de produto</w:t>
      </w:r>
      <w:commentRangeEnd w:id="71"/>
      <w:r w:rsidR="00634A6E">
        <w:rPr>
          <w:rStyle w:val="Refdecomentrio"/>
        </w:rPr>
        <w:commentReference w:id="71"/>
      </w:r>
    </w:p>
    <w:p w:rsidR="00BC216D" w:rsidRDefault="00BC216D" w:rsidP="00326465"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1428750</wp:posOffset>
            </wp:positionV>
            <wp:extent cx="5114925" cy="3911600"/>
            <wp:effectExtent l="0" t="0" r="9525" b="0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tegoriaDeProduto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</w:p>
    <w:p w:rsidR="00BC216D" w:rsidRDefault="00BC216D" w:rsidP="00BC216D">
      <w:pPr>
        <w:ind w:left="0" w:firstLine="0"/>
      </w:pPr>
      <w:r>
        <w:t>Tela do cadastro de produto</w:t>
      </w:r>
    </w:p>
    <w:p w:rsidR="00BC216D" w:rsidRDefault="00BC216D" w:rsidP="00326465"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posOffset>28575</wp:posOffset>
            </wp:positionH>
            <wp:positionV relativeFrom="page">
              <wp:posOffset>6334125</wp:posOffset>
            </wp:positionV>
            <wp:extent cx="5050155" cy="3935730"/>
            <wp:effectExtent l="0" t="0" r="0" b="762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roduto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16D" w:rsidRDefault="00BC216D" w:rsidP="00BC216D">
      <w:pPr>
        <w:ind w:left="0" w:firstLine="0"/>
      </w:pPr>
      <w:commentRangeStart w:id="72"/>
      <w:r>
        <w:t>Tela do cadastro da categoria de lista</w:t>
      </w:r>
      <w:commentRangeEnd w:id="72"/>
      <w:r w:rsidR="00634A6E">
        <w:rPr>
          <w:rStyle w:val="Refdecomentrio"/>
        </w:rPr>
        <w:commentReference w:id="72"/>
      </w:r>
    </w:p>
    <w:p w:rsidR="00BC216D" w:rsidRDefault="00BC216D" w:rsidP="00326465"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1524000</wp:posOffset>
            </wp:positionV>
            <wp:extent cx="5229225" cy="4004310"/>
            <wp:effectExtent l="0" t="0" r="9525" b="0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tegoriaDeLista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>
      <w:commentRangeStart w:id="73"/>
    </w:p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p w:rsidR="00BC216D" w:rsidRDefault="00BC216D" w:rsidP="00326465"/>
    <w:commentRangeEnd w:id="73"/>
    <w:p w:rsidR="00BC216D" w:rsidRDefault="00634A6E" w:rsidP="00326465">
      <w:r>
        <w:rPr>
          <w:rStyle w:val="Refdecomentrio"/>
        </w:rPr>
        <w:commentReference w:id="73"/>
      </w:r>
    </w:p>
    <w:p w:rsidR="0002457A" w:rsidRPr="004972BF" w:rsidRDefault="00BC216D" w:rsidP="007E056F">
      <w:pPr>
        <w:ind w:left="0" w:firstLine="0"/>
      </w:pP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page">
              <wp:posOffset>1057275</wp:posOffset>
            </wp:positionH>
            <wp:positionV relativeFrom="margin">
              <wp:posOffset>5320665</wp:posOffset>
            </wp:positionV>
            <wp:extent cx="5695950" cy="3591560"/>
            <wp:effectExtent l="0" t="0" r="0" b="8890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istaDeCompra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Tela </w:t>
      </w:r>
      <w:commentRangeStart w:id="74"/>
      <w:r>
        <w:t>do cadastro de lista de compra</w:t>
      </w:r>
      <w:bookmarkStart w:id="75" w:name="_GoBack"/>
      <w:bookmarkEnd w:id="75"/>
      <w:commentRangeEnd w:id="74"/>
      <w:r w:rsidR="00935A2C">
        <w:rPr>
          <w:rStyle w:val="Refdecomentrio"/>
        </w:rPr>
        <w:commentReference w:id="74"/>
      </w:r>
    </w:p>
    <w:sectPr w:rsidR="0002457A" w:rsidRPr="004972BF" w:rsidSect="008B5A82">
      <w:headerReference w:type="even" r:id="rId34"/>
      <w:headerReference w:type="default" r:id="rId35"/>
      <w:footerReference w:type="default" r:id="rId36"/>
      <w:pgSz w:w="11906" w:h="16838"/>
      <w:pgMar w:top="1701" w:right="1134" w:bottom="1134" w:left="1701" w:header="709" w:footer="709" w:gutter="0"/>
      <w:pgNumType w:start="5"/>
      <w:cols w:space="720"/>
      <w:titlePg/>
      <w:docGrid w:linePitch="326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Silvia Helena" w:date="2017-06-22T11:00:00Z" w:initials="SH">
    <w:p w:rsidR="002F34A7" w:rsidRDefault="002F34A7">
      <w:pPr>
        <w:pStyle w:val="Textodecomentrio"/>
      </w:pPr>
      <w:r>
        <w:rPr>
          <w:rStyle w:val="Refdecomentrio"/>
        </w:rPr>
        <w:annotationRef/>
      </w:r>
      <w:r>
        <w:t>Sistema ficou muito fraco</w:t>
      </w:r>
    </w:p>
    <w:p w:rsidR="002F34A7" w:rsidRDefault="002F34A7">
      <w:pPr>
        <w:pStyle w:val="Textodecomentrio"/>
      </w:pPr>
    </w:p>
    <w:p w:rsidR="002F34A7" w:rsidRDefault="002F34A7">
      <w:pPr>
        <w:pStyle w:val="Textodecomentrio"/>
      </w:pPr>
      <w:r>
        <w:t>Existem erros sérios no banco de dados. Verifiquem bem isto pois acredito que será  a primeira coisa que será implementada no semestre que vem</w:t>
      </w:r>
    </w:p>
    <w:p w:rsidR="002F34A7" w:rsidRDefault="002F34A7">
      <w:pPr>
        <w:pStyle w:val="Textodecomentrio"/>
      </w:pPr>
    </w:p>
    <w:p w:rsidR="002F34A7" w:rsidRDefault="002F34A7">
      <w:pPr>
        <w:pStyle w:val="Textodecomentrio"/>
      </w:pPr>
      <w:r>
        <w:t>Os objetivos descritos não foram totalmente modelados.</w:t>
      </w:r>
    </w:p>
    <w:p w:rsidR="002F34A7" w:rsidRDefault="002F34A7">
      <w:pPr>
        <w:pStyle w:val="Textodecomentrio"/>
      </w:pPr>
      <w:r>
        <w:t xml:space="preserve"> </w:t>
      </w:r>
    </w:p>
  </w:comment>
  <w:comment w:id="1" w:author="Silvia Helena" w:date="2017-06-22T10:28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Usem recurso de quebra de pagina</w:t>
      </w:r>
    </w:p>
  </w:comment>
  <w:comment w:id="2" w:author="Silvia Helena" w:date="2017-06-22T10:29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O fato de cada um ter feito uma parte me preocupa, pois o projeto é exatamente para aprender a gerar diagramas e assim também estudar para a prova</w:t>
      </w:r>
    </w:p>
  </w:comment>
  <w:comment w:id="3" w:author="Silvia Helena" w:date="2017-06-22T10:27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Olhem como esta isso.</w:t>
      </w:r>
    </w:p>
    <w:p w:rsidR="006820FE" w:rsidRDefault="006820FE">
      <w:pPr>
        <w:pStyle w:val="Textodecomentrio"/>
      </w:pPr>
    </w:p>
    <w:p w:rsidR="006820FE" w:rsidRDefault="006820FE">
      <w:pPr>
        <w:pStyle w:val="Textodecomentrio"/>
      </w:pPr>
      <w:r>
        <w:t>Não fizeram uma revisão geral antes do envio?</w:t>
      </w:r>
    </w:p>
    <w:p w:rsidR="006820FE" w:rsidRDefault="006820FE">
      <w:pPr>
        <w:pStyle w:val="Textodecomentrio"/>
      </w:pPr>
    </w:p>
  </w:comment>
  <w:comment w:id="16" w:author="Silvia Helena" w:date="2017-06-22T10:40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Não encontrei isso nos requisitos</w:t>
      </w:r>
    </w:p>
    <w:p w:rsidR="006820FE" w:rsidRDefault="006820FE">
      <w:pPr>
        <w:pStyle w:val="Textodecomentrio"/>
      </w:pPr>
    </w:p>
    <w:p w:rsidR="006820FE" w:rsidRDefault="006820FE">
      <w:pPr>
        <w:pStyle w:val="Textodecomentrio"/>
      </w:pPr>
      <w:r>
        <w:t>E acredito que deva ser inserido por ser a única coisa diferenciada neste projeto, pois o restante que propuseram da para fazer ate mesmo em uma simples planilha excel</w:t>
      </w:r>
    </w:p>
  </w:comment>
  <w:comment w:id="30" w:author="Silvia Helena" w:date="2017-06-22T10:37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Só uma duvida....o usuario saberá o preço do produto??</w:t>
      </w:r>
    </w:p>
  </w:comment>
  <w:comment w:id="32" w:author="Silvia Helena" w:date="2017-06-22T10:36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Pré cadastrado onde?</w:t>
      </w:r>
    </w:p>
    <w:p w:rsidR="006820FE" w:rsidRDefault="006820FE">
      <w:pPr>
        <w:pStyle w:val="Textodecomentrio"/>
      </w:pPr>
      <w:r>
        <w:t>Em outras listas?</w:t>
      </w:r>
    </w:p>
    <w:p w:rsidR="006820FE" w:rsidRDefault="006820FE">
      <w:pPr>
        <w:pStyle w:val="Textodecomentrio"/>
      </w:pPr>
    </w:p>
  </w:comment>
  <w:comment w:id="35" w:author="Silvia Helena" w:date="2017-06-22T10:38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Cadê os outros requisitos???</w:t>
      </w:r>
    </w:p>
    <w:p w:rsidR="006820FE" w:rsidRDefault="006820FE">
      <w:pPr>
        <w:pStyle w:val="Textodecomentrio"/>
      </w:pPr>
    </w:p>
    <w:p w:rsidR="006820FE" w:rsidRDefault="006820FE">
      <w:pPr>
        <w:pStyle w:val="Textodecomentrio"/>
      </w:pPr>
      <w:r>
        <w:t>Consulta de lista</w:t>
      </w:r>
    </w:p>
    <w:p w:rsidR="006820FE" w:rsidRDefault="006820FE">
      <w:pPr>
        <w:pStyle w:val="Textodecomentrio"/>
      </w:pPr>
    </w:p>
    <w:p w:rsidR="006820FE" w:rsidRDefault="006820FE">
      <w:pPr>
        <w:pStyle w:val="Textodecomentrio"/>
      </w:pPr>
      <w:r>
        <w:t>Recuperação de lista já existente</w:t>
      </w:r>
    </w:p>
    <w:p w:rsidR="006820FE" w:rsidRDefault="006820FE">
      <w:pPr>
        <w:pStyle w:val="Textodecomentrio"/>
      </w:pPr>
    </w:p>
    <w:p w:rsidR="006820FE" w:rsidRDefault="006820FE">
      <w:pPr>
        <w:pStyle w:val="Textodecomentrio"/>
      </w:pPr>
    </w:p>
  </w:comment>
  <w:comment w:id="43" w:author="Silvia Helena" w:date="2017-06-22T10:41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Seta do extend esta invertida</w:t>
      </w:r>
    </w:p>
  </w:comment>
  <w:comment w:id="52" w:author="Silvia Helena" w:date="2017-06-22T10:42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Faltou a função de verificar listas anteriores como extend</w:t>
      </w:r>
    </w:p>
  </w:comment>
  <w:comment w:id="57" w:author="Silvia Helena" w:date="2017-06-22T10:44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Vi que no diagrama de classes não existe ligacao ente view e DAO</w:t>
      </w:r>
    </w:p>
  </w:comment>
  <w:comment w:id="60" w:author="Silvia Helena" w:date="2017-06-22T10:45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CADE O DIAGRAMA?</w:t>
      </w:r>
    </w:p>
  </w:comment>
  <w:comment w:id="61" w:author="Silvia Helena" w:date="2017-06-22T10:46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NÃO TEM A INTERAÇÃO DE VIEW COM DAO NO DIAGRAMA DE CLASSES</w:t>
      </w:r>
    </w:p>
  </w:comment>
  <w:comment w:id="63" w:author="Silvia Helena" w:date="2017-06-22T10:45:00Z" w:initials="SH">
    <w:p w:rsidR="006820FE" w:rsidRDefault="006820FE">
      <w:pPr>
        <w:pStyle w:val="Textodecomentrio"/>
      </w:pPr>
      <w:r>
        <w:rPr>
          <w:rStyle w:val="Refdecomentrio"/>
        </w:rPr>
        <w:annotationRef/>
      </w:r>
      <w:r>
        <w:t>CADE O DIAGRAMA?</w:t>
      </w:r>
    </w:p>
  </w:comment>
  <w:comment w:id="64" w:author="Silvia Helena" w:date="2017-06-22T10:49:00Z" w:initials="SH">
    <w:p w:rsidR="00634A6E" w:rsidRDefault="00634A6E">
      <w:pPr>
        <w:pStyle w:val="Textodecomentrio"/>
      </w:pPr>
      <w:r>
        <w:rPr>
          <w:rStyle w:val="Refdecomentrio"/>
        </w:rPr>
        <w:annotationRef/>
      </w:r>
      <w:r>
        <w:t>CADE AS ATIVIDADES REALIZADAS NA COLUNA DE CADASTRA LISTA DE COMPRA</w:t>
      </w:r>
    </w:p>
    <w:p w:rsidR="00634A6E" w:rsidRDefault="00634A6E">
      <w:pPr>
        <w:pStyle w:val="Textodecomentrio"/>
      </w:pPr>
    </w:p>
    <w:p w:rsidR="00634A6E" w:rsidRDefault="00634A6E">
      <w:pPr>
        <w:pStyle w:val="Textodecomentrio"/>
      </w:pPr>
      <w:r>
        <w:t>A FUNCAO DEVERIA TERMINAR NA 1º COLUNA</w:t>
      </w:r>
    </w:p>
    <w:p w:rsidR="00634A6E" w:rsidRDefault="00634A6E">
      <w:pPr>
        <w:pStyle w:val="Textodecomentrio"/>
      </w:pPr>
      <w:r>
        <w:t>AS FUNCÇOES ACONTENCEM NA REALIDADE NA CLASSES LISTA DE COMPRA</w:t>
      </w:r>
    </w:p>
  </w:comment>
  <w:comment w:id="67" w:author="Silvia Helena" w:date="2017-06-22T10:54:00Z" w:initials="SH">
    <w:p w:rsidR="00634A6E" w:rsidRDefault="00634A6E" w:rsidP="00634A6E">
      <w:pPr>
        <w:pStyle w:val="Textodecomentrio"/>
      </w:pPr>
      <w:r>
        <w:rPr>
          <w:rStyle w:val="Refdecomentrio"/>
        </w:rPr>
        <w:annotationRef/>
      </w:r>
      <w:r>
        <w:rPr>
          <w:rStyle w:val="Refdecomentrio"/>
        </w:rPr>
        <w:annotationRef/>
      </w:r>
    </w:p>
    <w:p w:rsidR="00634A6E" w:rsidRDefault="00634A6E" w:rsidP="00634A6E">
      <w:pPr>
        <w:pStyle w:val="Textodecomentrio"/>
        <w:rPr>
          <w:b/>
        </w:rPr>
      </w:pPr>
    </w:p>
    <w:p w:rsidR="00634A6E" w:rsidRDefault="00634A6E" w:rsidP="00634A6E">
      <w:pPr>
        <w:pStyle w:val="Textodecomentrio"/>
        <w:rPr>
          <w:b/>
        </w:rPr>
      </w:pPr>
      <w:r w:rsidRPr="00634A6E">
        <w:rPr>
          <w:b/>
        </w:rPr>
        <w:t>TABELA PRODUTO</w:t>
      </w:r>
    </w:p>
    <w:p w:rsidR="00634A6E" w:rsidRDefault="00634A6E" w:rsidP="00634A6E">
      <w:pPr>
        <w:pStyle w:val="Textodecomentrio"/>
      </w:pPr>
      <w:r>
        <w:t>- campo categoriadeproduto não é chave primaria e sim estrangeira, acertar isso</w:t>
      </w:r>
    </w:p>
    <w:p w:rsidR="00634A6E" w:rsidRDefault="00634A6E" w:rsidP="00634A6E">
      <w:pPr>
        <w:pStyle w:val="Textodecomentrio"/>
      </w:pPr>
      <w:r>
        <w:t>- na tabela de produto, segundo os requisitos, não tem campo valor</w:t>
      </w:r>
    </w:p>
    <w:p w:rsidR="00634A6E" w:rsidRDefault="00634A6E" w:rsidP="00634A6E">
      <w:pPr>
        <w:pStyle w:val="Textodecomentrio"/>
      </w:pPr>
    </w:p>
    <w:p w:rsidR="00634A6E" w:rsidRDefault="00634A6E" w:rsidP="00634A6E">
      <w:pPr>
        <w:pStyle w:val="Textodecomentrio"/>
        <w:rPr>
          <w:b/>
        </w:rPr>
      </w:pPr>
      <w:r w:rsidRPr="00634A6E">
        <w:rPr>
          <w:b/>
        </w:rPr>
        <w:t xml:space="preserve">TABELA </w:t>
      </w:r>
      <w:r>
        <w:rPr>
          <w:b/>
        </w:rPr>
        <w:t>LISTACOMPRA</w:t>
      </w:r>
    </w:p>
    <w:p w:rsidR="00634A6E" w:rsidRDefault="00634A6E" w:rsidP="00634A6E">
      <w:pPr>
        <w:pStyle w:val="Textodecomentrio"/>
      </w:pPr>
      <w:r>
        <w:t>- campo categoriadelista não é chave primaria e sim estrangeira, acertar isso</w:t>
      </w:r>
    </w:p>
    <w:p w:rsidR="00634A6E" w:rsidRDefault="00634A6E">
      <w:pPr>
        <w:pStyle w:val="Textodecomentrio"/>
      </w:pPr>
    </w:p>
    <w:p w:rsidR="00634A6E" w:rsidRDefault="00634A6E" w:rsidP="00634A6E">
      <w:pPr>
        <w:pStyle w:val="Textodecomentrio"/>
        <w:rPr>
          <w:b/>
        </w:rPr>
      </w:pPr>
      <w:r w:rsidRPr="00634A6E">
        <w:rPr>
          <w:b/>
        </w:rPr>
        <w:t xml:space="preserve">TABELA </w:t>
      </w:r>
      <w:r>
        <w:rPr>
          <w:b/>
        </w:rPr>
        <w:t>ITENSLISTACOMPRA</w:t>
      </w:r>
    </w:p>
    <w:p w:rsidR="00634A6E" w:rsidRDefault="00634A6E" w:rsidP="00634A6E">
      <w:pPr>
        <w:pStyle w:val="Textodecomentrio"/>
      </w:pPr>
      <w:r>
        <w:t>- campo listacompra e produtoint  nãodeve estar como chave primaria e sim estrangeira, coloquem um campo código autoincrementavel como chave primaria</w:t>
      </w:r>
    </w:p>
    <w:p w:rsidR="00634A6E" w:rsidRDefault="00634A6E" w:rsidP="00634A6E">
      <w:pPr>
        <w:pStyle w:val="Textodecomentrio"/>
      </w:pPr>
      <w:r>
        <w:t>- faltou o campo valor</w:t>
      </w:r>
    </w:p>
    <w:p w:rsidR="00634A6E" w:rsidRDefault="00634A6E">
      <w:pPr>
        <w:pStyle w:val="Textodecomentrio"/>
      </w:pPr>
    </w:p>
  </w:comment>
  <w:comment w:id="69" w:author="Silvia Helena" w:date="2017-06-22T10:55:00Z" w:initials="SH">
    <w:p w:rsidR="00634A6E" w:rsidRDefault="00634A6E">
      <w:pPr>
        <w:pStyle w:val="Textodecomentrio"/>
      </w:pPr>
      <w:r>
        <w:rPr>
          <w:rStyle w:val="Refdecomentrio"/>
        </w:rPr>
        <w:annotationRef/>
      </w:r>
      <w:r>
        <w:t>Acertar conforme acerto no modelo relacional</w:t>
      </w:r>
    </w:p>
  </w:comment>
  <w:comment w:id="71" w:author="Silvia Helena" w:date="2017-06-22T10:56:00Z" w:initials="SH">
    <w:p w:rsidR="00634A6E" w:rsidRDefault="00634A6E">
      <w:pPr>
        <w:pStyle w:val="Textodecomentrio"/>
      </w:pPr>
      <w:r>
        <w:rPr>
          <w:rStyle w:val="Refdecomentrio"/>
        </w:rPr>
        <w:annotationRef/>
      </w:r>
      <w:r>
        <w:t>O que é esse campo consultar??</w:t>
      </w:r>
    </w:p>
  </w:comment>
  <w:comment w:id="72" w:author="Silvia Helena" w:date="2017-06-22T10:56:00Z" w:initials="SH">
    <w:p w:rsidR="00634A6E" w:rsidRDefault="00634A6E">
      <w:pPr>
        <w:pStyle w:val="Textodecomentrio"/>
      </w:pPr>
      <w:r>
        <w:rPr>
          <w:rStyle w:val="Refdecomentrio"/>
        </w:rPr>
        <w:annotationRef/>
      </w:r>
      <w:r>
        <w:t>??????</w:t>
      </w:r>
    </w:p>
  </w:comment>
  <w:comment w:id="73" w:author="Silvia Helena" w:date="2017-06-22T10:57:00Z" w:initials="SH">
    <w:p w:rsidR="00634A6E" w:rsidRDefault="00634A6E">
      <w:pPr>
        <w:pStyle w:val="Textodecomentrio"/>
      </w:pPr>
      <w:r>
        <w:rPr>
          <w:rStyle w:val="Refdecomentrio"/>
        </w:rPr>
        <w:annotationRef/>
      </w:r>
      <w:r>
        <w:t>O que são estes espaços todos???</w:t>
      </w:r>
    </w:p>
  </w:comment>
  <w:comment w:id="74" w:author="Silvia Helena" w:date="2017-06-22T10:58:00Z" w:initials="SH">
    <w:p w:rsidR="00935A2C" w:rsidRDefault="00935A2C">
      <w:pPr>
        <w:pStyle w:val="Textodecomentrio"/>
      </w:pPr>
      <w:r>
        <w:rPr>
          <w:rStyle w:val="Refdecomentrio"/>
        </w:rPr>
        <w:annotationRef/>
      </w:r>
      <w:r>
        <w:t>Colocaram nos requisitos que deveria ser mostrado o total da compra, cadê isso na tela??</w:t>
      </w:r>
    </w:p>
    <w:p w:rsidR="00935A2C" w:rsidRDefault="00935A2C">
      <w:pPr>
        <w:pStyle w:val="Textodecomentrio"/>
      </w:pPr>
    </w:p>
    <w:p w:rsidR="00935A2C" w:rsidRDefault="00935A2C">
      <w:pPr>
        <w:pStyle w:val="Textodecomentrio"/>
      </w:pPr>
    </w:p>
    <w:p w:rsidR="00935A2C" w:rsidRDefault="00935A2C">
      <w:pPr>
        <w:pStyle w:val="Textodecomentrio"/>
      </w:pPr>
      <w:r>
        <w:t>E tambem como o usuario ira ver o que já foi inserido?</w:t>
      </w:r>
    </w:p>
    <w:p w:rsidR="00935A2C" w:rsidRDefault="00935A2C">
      <w:pPr>
        <w:pStyle w:val="Textodecomentrio"/>
      </w:pPr>
    </w:p>
    <w:p w:rsidR="00935A2C" w:rsidRDefault="00935A2C">
      <w:pPr>
        <w:pStyle w:val="Textodecomentrio"/>
      </w:pPr>
      <w:r>
        <w:t>como ele ira selecionar as outras listas já existente para o reaproveitamento como esta descrito no objetivo do sistema??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260" w:rsidRDefault="00026260" w:rsidP="00714E5B">
      <w:pPr>
        <w:spacing w:after="0" w:line="240" w:lineRule="auto"/>
      </w:pPr>
      <w:r>
        <w:separator/>
      </w:r>
    </w:p>
  </w:endnote>
  <w:endnote w:type="continuationSeparator" w:id="0">
    <w:p w:rsidR="00026260" w:rsidRDefault="00026260" w:rsidP="0071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20FE" w:rsidRDefault="006820FE">
    <w:pPr>
      <w:pStyle w:val="Rodap"/>
      <w:jc w:val="right"/>
    </w:pPr>
  </w:p>
  <w:p w:rsidR="006820FE" w:rsidRDefault="006820F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260" w:rsidRDefault="00026260" w:rsidP="00714E5B">
      <w:pPr>
        <w:spacing w:after="0" w:line="240" w:lineRule="auto"/>
      </w:pPr>
      <w:r>
        <w:separator/>
      </w:r>
    </w:p>
  </w:footnote>
  <w:footnote w:type="continuationSeparator" w:id="0">
    <w:p w:rsidR="00026260" w:rsidRDefault="00026260" w:rsidP="0071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20FE" w:rsidRDefault="006820FE">
    <w:pPr>
      <w:pStyle w:val="Cabealho"/>
    </w:pP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20FE" w:rsidRDefault="006820FE">
    <w:pPr>
      <w:pStyle w:val="Cabealho"/>
      <w:jc w:val="right"/>
    </w:pPr>
  </w:p>
  <w:p w:rsidR="006820FE" w:rsidRDefault="006820FE" w:rsidP="00AC5927">
    <w:pPr>
      <w:pStyle w:val="Cabealho"/>
      <w:ind w:left="0"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3C28E9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D2A41DD"/>
    <w:multiLevelType w:val="multilevel"/>
    <w:tmpl w:val="EC2CD91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2">
    <w:nsid w:val="143864FD"/>
    <w:multiLevelType w:val="multilevel"/>
    <w:tmpl w:val="28C0C75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56" w:hanging="2160"/>
      </w:pPr>
      <w:rPr>
        <w:rFonts w:hint="default"/>
      </w:rPr>
    </w:lvl>
  </w:abstractNum>
  <w:abstractNum w:abstractNumId="3">
    <w:nsid w:val="1FB33E69"/>
    <w:multiLevelType w:val="multilevel"/>
    <w:tmpl w:val="FA7C216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>
    <w:nsid w:val="2DCB796F"/>
    <w:multiLevelType w:val="multilevel"/>
    <w:tmpl w:val="ED9612A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>
    <w:nsid w:val="348D45FB"/>
    <w:multiLevelType w:val="multilevel"/>
    <w:tmpl w:val="EE62E2E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4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4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28" w:hanging="2160"/>
      </w:pPr>
      <w:rPr>
        <w:rFonts w:hint="default"/>
      </w:rPr>
    </w:lvl>
  </w:abstractNum>
  <w:abstractNum w:abstractNumId="6">
    <w:nsid w:val="603521CF"/>
    <w:multiLevelType w:val="hybridMultilevel"/>
    <w:tmpl w:val="AC58270E"/>
    <w:lvl w:ilvl="0" w:tplc="0416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7">
    <w:nsid w:val="655D6DCE"/>
    <w:multiLevelType w:val="multilevel"/>
    <w:tmpl w:val="989AC38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56" w:hanging="2160"/>
      </w:pPr>
      <w:rPr>
        <w:rFonts w:hint="default"/>
      </w:rPr>
    </w:lvl>
  </w:abstractNum>
  <w:abstractNum w:abstractNumId="8">
    <w:nsid w:val="6ED115D5"/>
    <w:multiLevelType w:val="multilevel"/>
    <w:tmpl w:val="8EA6E1B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9">
    <w:nsid w:val="7DEF1B5E"/>
    <w:multiLevelType w:val="multilevel"/>
    <w:tmpl w:val="27449F6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56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trackRevisions/>
  <w:defaultTabStop w:val="708"/>
  <w:hyphenationZone w:val="425"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B4BDD"/>
    <w:rsid w:val="0002457A"/>
    <w:rsid w:val="00026260"/>
    <w:rsid w:val="000370A3"/>
    <w:rsid w:val="0003775B"/>
    <w:rsid w:val="00064354"/>
    <w:rsid w:val="000A10EA"/>
    <w:rsid w:val="000B40BF"/>
    <w:rsid w:val="000B6DFB"/>
    <w:rsid w:val="000C4A34"/>
    <w:rsid w:val="000C4C50"/>
    <w:rsid w:val="000F6008"/>
    <w:rsid w:val="0011773D"/>
    <w:rsid w:val="001236CC"/>
    <w:rsid w:val="00166BD1"/>
    <w:rsid w:val="00174BF4"/>
    <w:rsid w:val="001760AB"/>
    <w:rsid w:val="00177592"/>
    <w:rsid w:val="001B3318"/>
    <w:rsid w:val="001B4BDD"/>
    <w:rsid w:val="001D1A7E"/>
    <w:rsid w:val="001E09C5"/>
    <w:rsid w:val="001E7202"/>
    <w:rsid w:val="0024183F"/>
    <w:rsid w:val="002748C1"/>
    <w:rsid w:val="00282431"/>
    <w:rsid w:val="002875B3"/>
    <w:rsid w:val="002A55D0"/>
    <w:rsid w:val="002B7578"/>
    <w:rsid w:val="002C0B0C"/>
    <w:rsid w:val="002C1AC5"/>
    <w:rsid w:val="002C31DE"/>
    <w:rsid w:val="002C79D7"/>
    <w:rsid w:val="002E0FA3"/>
    <w:rsid w:val="002E451D"/>
    <w:rsid w:val="002E65FC"/>
    <w:rsid w:val="002E6DCF"/>
    <w:rsid w:val="002F34A7"/>
    <w:rsid w:val="002F4E47"/>
    <w:rsid w:val="00301DB3"/>
    <w:rsid w:val="003044D7"/>
    <w:rsid w:val="0030634C"/>
    <w:rsid w:val="00316FF1"/>
    <w:rsid w:val="00320E40"/>
    <w:rsid w:val="00326465"/>
    <w:rsid w:val="00343A06"/>
    <w:rsid w:val="00355414"/>
    <w:rsid w:val="00364AC6"/>
    <w:rsid w:val="003712C0"/>
    <w:rsid w:val="00383684"/>
    <w:rsid w:val="00396AF2"/>
    <w:rsid w:val="003A1ACD"/>
    <w:rsid w:val="003D724A"/>
    <w:rsid w:val="003F13C2"/>
    <w:rsid w:val="003F1454"/>
    <w:rsid w:val="003F3362"/>
    <w:rsid w:val="003F54EF"/>
    <w:rsid w:val="00400C32"/>
    <w:rsid w:val="00412620"/>
    <w:rsid w:val="00420C0E"/>
    <w:rsid w:val="00430165"/>
    <w:rsid w:val="00430CDD"/>
    <w:rsid w:val="004553A5"/>
    <w:rsid w:val="00457885"/>
    <w:rsid w:val="00473143"/>
    <w:rsid w:val="00474AC1"/>
    <w:rsid w:val="004972BF"/>
    <w:rsid w:val="004A102C"/>
    <w:rsid w:val="004A220A"/>
    <w:rsid w:val="004A27AA"/>
    <w:rsid w:val="004B7208"/>
    <w:rsid w:val="004C72BB"/>
    <w:rsid w:val="004E7AE6"/>
    <w:rsid w:val="004F6838"/>
    <w:rsid w:val="00505846"/>
    <w:rsid w:val="00517231"/>
    <w:rsid w:val="00522FCA"/>
    <w:rsid w:val="0053054E"/>
    <w:rsid w:val="00530EBE"/>
    <w:rsid w:val="0054074C"/>
    <w:rsid w:val="00541E3D"/>
    <w:rsid w:val="00544974"/>
    <w:rsid w:val="005661D1"/>
    <w:rsid w:val="0057367C"/>
    <w:rsid w:val="005F25A0"/>
    <w:rsid w:val="00605E8B"/>
    <w:rsid w:val="006118CE"/>
    <w:rsid w:val="006215A4"/>
    <w:rsid w:val="00626C63"/>
    <w:rsid w:val="00633BD1"/>
    <w:rsid w:val="00634A6E"/>
    <w:rsid w:val="00654FBB"/>
    <w:rsid w:val="00662BA2"/>
    <w:rsid w:val="006820FE"/>
    <w:rsid w:val="006A1D21"/>
    <w:rsid w:val="006B2D82"/>
    <w:rsid w:val="00714E5B"/>
    <w:rsid w:val="0076682D"/>
    <w:rsid w:val="00774460"/>
    <w:rsid w:val="00776BEC"/>
    <w:rsid w:val="007857C0"/>
    <w:rsid w:val="007B0CC5"/>
    <w:rsid w:val="007B1325"/>
    <w:rsid w:val="007C02CF"/>
    <w:rsid w:val="007C57C8"/>
    <w:rsid w:val="007D0506"/>
    <w:rsid w:val="007E0122"/>
    <w:rsid w:val="007E056F"/>
    <w:rsid w:val="00803D8E"/>
    <w:rsid w:val="00823EA1"/>
    <w:rsid w:val="00841388"/>
    <w:rsid w:val="008919F5"/>
    <w:rsid w:val="00893C7A"/>
    <w:rsid w:val="008A108A"/>
    <w:rsid w:val="008A5C06"/>
    <w:rsid w:val="008B3B62"/>
    <w:rsid w:val="008B5A82"/>
    <w:rsid w:val="008B65B1"/>
    <w:rsid w:val="008D0EA6"/>
    <w:rsid w:val="008D5A4F"/>
    <w:rsid w:val="008D64E3"/>
    <w:rsid w:val="008D6D8B"/>
    <w:rsid w:val="008E0AC1"/>
    <w:rsid w:val="008F19AE"/>
    <w:rsid w:val="008F2861"/>
    <w:rsid w:val="008F3858"/>
    <w:rsid w:val="00924A0F"/>
    <w:rsid w:val="00935A2C"/>
    <w:rsid w:val="0095483F"/>
    <w:rsid w:val="00965308"/>
    <w:rsid w:val="00982228"/>
    <w:rsid w:val="00983291"/>
    <w:rsid w:val="00995A93"/>
    <w:rsid w:val="009A3DCE"/>
    <w:rsid w:val="009D6E47"/>
    <w:rsid w:val="00A10391"/>
    <w:rsid w:val="00A1042B"/>
    <w:rsid w:val="00A368BB"/>
    <w:rsid w:val="00A505DB"/>
    <w:rsid w:val="00A53AE0"/>
    <w:rsid w:val="00A53DBD"/>
    <w:rsid w:val="00A70FFC"/>
    <w:rsid w:val="00A71D8E"/>
    <w:rsid w:val="00A81E0B"/>
    <w:rsid w:val="00A86CD7"/>
    <w:rsid w:val="00AC42C6"/>
    <w:rsid w:val="00AC5927"/>
    <w:rsid w:val="00AF2B02"/>
    <w:rsid w:val="00B007CB"/>
    <w:rsid w:val="00B13D65"/>
    <w:rsid w:val="00B24A00"/>
    <w:rsid w:val="00B30A43"/>
    <w:rsid w:val="00B35FE4"/>
    <w:rsid w:val="00B4080B"/>
    <w:rsid w:val="00B510C5"/>
    <w:rsid w:val="00B610A4"/>
    <w:rsid w:val="00B622CC"/>
    <w:rsid w:val="00B81D25"/>
    <w:rsid w:val="00B950BE"/>
    <w:rsid w:val="00BB06E4"/>
    <w:rsid w:val="00BB38D6"/>
    <w:rsid w:val="00BB5966"/>
    <w:rsid w:val="00BC216D"/>
    <w:rsid w:val="00BD3548"/>
    <w:rsid w:val="00BF31D0"/>
    <w:rsid w:val="00C06D81"/>
    <w:rsid w:val="00C146EB"/>
    <w:rsid w:val="00C207CF"/>
    <w:rsid w:val="00C345F5"/>
    <w:rsid w:val="00C37FA1"/>
    <w:rsid w:val="00C41BA3"/>
    <w:rsid w:val="00C60CDD"/>
    <w:rsid w:val="00C61F34"/>
    <w:rsid w:val="00C6421B"/>
    <w:rsid w:val="00C90350"/>
    <w:rsid w:val="00CF0236"/>
    <w:rsid w:val="00CF7809"/>
    <w:rsid w:val="00D036CA"/>
    <w:rsid w:val="00D10ECB"/>
    <w:rsid w:val="00D23E6E"/>
    <w:rsid w:val="00D518C2"/>
    <w:rsid w:val="00D65C01"/>
    <w:rsid w:val="00D737DE"/>
    <w:rsid w:val="00D76F3F"/>
    <w:rsid w:val="00D82C8D"/>
    <w:rsid w:val="00DD123A"/>
    <w:rsid w:val="00DD2FB4"/>
    <w:rsid w:val="00DD42EA"/>
    <w:rsid w:val="00DE0F4B"/>
    <w:rsid w:val="00DE1146"/>
    <w:rsid w:val="00E01479"/>
    <w:rsid w:val="00E36C7B"/>
    <w:rsid w:val="00E37813"/>
    <w:rsid w:val="00E643AD"/>
    <w:rsid w:val="00E64769"/>
    <w:rsid w:val="00E66CCF"/>
    <w:rsid w:val="00EC25AC"/>
    <w:rsid w:val="00EC355A"/>
    <w:rsid w:val="00EC3759"/>
    <w:rsid w:val="00ED6811"/>
    <w:rsid w:val="00ED76CA"/>
    <w:rsid w:val="00EF7B0D"/>
    <w:rsid w:val="00F26749"/>
    <w:rsid w:val="00F43B55"/>
    <w:rsid w:val="00F44560"/>
    <w:rsid w:val="00F5356B"/>
    <w:rsid w:val="00F63A6E"/>
    <w:rsid w:val="00F70208"/>
    <w:rsid w:val="00F771AC"/>
    <w:rsid w:val="00F85130"/>
    <w:rsid w:val="00F86427"/>
    <w:rsid w:val="00F96E2D"/>
    <w:rsid w:val="00F97507"/>
    <w:rsid w:val="00FA2478"/>
    <w:rsid w:val="00FA2DDA"/>
    <w:rsid w:val="00FB6FD1"/>
    <w:rsid w:val="00FC6CD6"/>
    <w:rsid w:val="00FE68D4"/>
    <w:rsid w:val="00FF6658"/>
    <w:rsid w:val="20B45F71"/>
    <w:rsid w:val="4CBFC4BF"/>
    <w:rsid w:val="69D31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80B"/>
    <w:pPr>
      <w:spacing w:after="205" w:line="271" w:lineRule="auto"/>
      <w:ind w:left="831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rsid w:val="00D518C2"/>
    <w:pPr>
      <w:keepNext/>
      <w:keepLines/>
      <w:spacing w:before="240" w:after="0" w:line="276" w:lineRule="auto"/>
      <w:jc w:val="both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rsid w:val="00D518C2"/>
    <w:pPr>
      <w:keepNext/>
      <w:keepLines/>
      <w:spacing w:before="200" w:after="0" w:line="276" w:lineRule="auto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rsid w:val="00343A06"/>
    <w:pPr>
      <w:keepNext/>
      <w:keepLines/>
      <w:spacing w:before="200" w:after="0" w:line="276" w:lineRule="auto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02457A"/>
    <w:pPr>
      <w:spacing w:after="257" w:line="480" w:lineRule="auto"/>
      <w:ind w:left="2435" w:hanging="10"/>
      <w:outlineLvl w:val="3"/>
    </w:pPr>
  </w:style>
  <w:style w:type="paragraph" w:styleId="Ttulo5">
    <w:name w:val="heading 5"/>
    <w:next w:val="Normal"/>
    <w:link w:val="Ttulo5Char"/>
    <w:uiPriority w:val="9"/>
    <w:unhideWhenUsed/>
    <w:qFormat/>
    <w:rsid w:val="00B4080B"/>
    <w:pPr>
      <w:keepNext/>
      <w:keepLines/>
      <w:spacing w:after="257"/>
      <w:ind w:left="2435" w:hanging="10"/>
      <w:outlineLvl w:val="4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518C2"/>
    <w:rPr>
      <w:rFonts w:ascii="Arial" w:eastAsia="Arial" w:hAnsi="Arial" w:cs="Arial"/>
      <w:b/>
      <w:color w:val="000000"/>
      <w:sz w:val="28"/>
    </w:rPr>
  </w:style>
  <w:style w:type="character" w:customStyle="1" w:styleId="Ttulo4Char">
    <w:name w:val="Título 4 Char"/>
    <w:link w:val="Ttulo4"/>
    <w:uiPriority w:val="9"/>
    <w:rsid w:val="0002457A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sid w:val="00B4080B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uiPriority w:val="9"/>
    <w:rsid w:val="00343A06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sid w:val="00D518C2"/>
    <w:rPr>
      <w:rFonts w:ascii="Arial" w:eastAsia="Arial" w:hAnsi="Arial" w:cs="Arial"/>
      <w:b/>
      <w:color w:val="000000"/>
      <w:sz w:val="24"/>
    </w:rPr>
  </w:style>
  <w:style w:type="table" w:customStyle="1" w:styleId="Tabelacomgrade1">
    <w:name w:val="Tabela com grade1"/>
    <w:rsid w:val="00B4080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arcadores">
    <w:name w:val="List Bullet"/>
    <w:basedOn w:val="Normal"/>
    <w:uiPriority w:val="99"/>
    <w:unhideWhenUsed/>
    <w:rsid w:val="00FB6FD1"/>
    <w:pPr>
      <w:numPr>
        <w:numId w:val="1"/>
      </w:numPr>
      <w:contextualSpacing/>
    </w:pPr>
  </w:style>
  <w:style w:type="paragraph" w:styleId="PargrafodaLista">
    <w:name w:val="List Paragraph"/>
    <w:basedOn w:val="Normal"/>
    <w:uiPriority w:val="34"/>
    <w:qFormat/>
    <w:rsid w:val="00D23E6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14E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4E5B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714E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4E5B"/>
    <w:rPr>
      <w:rFonts w:ascii="Arial" w:eastAsia="Arial" w:hAnsi="Arial" w:cs="Arial"/>
      <w:color w:val="000000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0122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7E0122"/>
    <w:pPr>
      <w:spacing w:after="100"/>
      <w:ind w:left="480"/>
    </w:pPr>
  </w:style>
  <w:style w:type="paragraph" w:styleId="Sumrio1">
    <w:name w:val="toc 1"/>
    <w:basedOn w:val="Normal"/>
    <w:next w:val="Normal"/>
    <w:autoRedefine/>
    <w:uiPriority w:val="39"/>
    <w:unhideWhenUsed/>
    <w:rsid w:val="00FA2478"/>
    <w:pPr>
      <w:tabs>
        <w:tab w:val="right" w:leader="dot" w:pos="9061"/>
      </w:tabs>
      <w:spacing w:after="100" w:line="259" w:lineRule="auto"/>
      <w:ind w:left="0" w:firstLine="0"/>
      <w:jc w:val="left"/>
    </w:pPr>
  </w:style>
  <w:style w:type="paragraph" w:styleId="Sumrio2">
    <w:name w:val="toc 2"/>
    <w:basedOn w:val="Normal"/>
    <w:next w:val="Normal"/>
    <w:autoRedefine/>
    <w:uiPriority w:val="39"/>
    <w:unhideWhenUsed/>
    <w:rsid w:val="007E012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E0122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8F19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F19A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F19AE"/>
    <w:rPr>
      <w:rFonts w:ascii="Arial" w:eastAsia="Arial" w:hAnsi="Arial" w:cs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19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19AE"/>
    <w:rPr>
      <w:rFonts w:ascii="Arial" w:eastAsia="Arial" w:hAnsi="Arial" w:cs="Arial"/>
      <w:b/>
      <w:bCs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1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19AE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3D4BE-50A3-476E-94BD-DF141E415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2300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Silvia Helena</cp:lastModifiedBy>
  <cp:revision>10</cp:revision>
  <dcterms:created xsi:type="dcterms:W3CDTF">2017-06-05T01:25:00Z</dcterms:created>
  <dcterms:modified xsi:type="dcterms:W3CDTF">2017-06-22T14:00:00Z</dcterms:modified>
</cp:coreProperties>
</file>