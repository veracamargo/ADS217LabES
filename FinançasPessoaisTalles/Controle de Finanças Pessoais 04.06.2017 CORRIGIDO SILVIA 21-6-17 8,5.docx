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comments.xml" ContentType="application/vnd.openxmlformats-officedocument.wordprocessingml.comment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3369" w:rsidRPr="00EF50BF" w:rsidRDefault="00E93369" w:rsidP="00E93369">
      <w:pPr>
        <w:jc w:val="center"/>
        <w:rPr>
          <w:rFonts w:cs="Arial"/>
          <w:b/>
          <w:sz w:val="28"/>
          <w:szCs w:val="28"/>
        </w:rPr>
      </w:pPr>
      <w:commentRangeStart w:id="0"/>
      <w:r w:rsidRPr="00EF50BF">
        <w:rPr>
          <w:rFonts w:cs="Arial"/>
          <w:b/>
          <w:sz w:val="28"/>
          <w:szCs w:val="28"/>
        </w:rPr>
        <w:t xml:space="preserve">FACULDADE DE TECNOLOGIA DE OURINHOS – FATEC </w:t>
      </w:r>
      <w:commentRangeEnd w:id="0"/>
      <w:r w:rsidR="00501FF2">
        <w:rPr>
          <w:rStyle w:val="Refdecomentrio"/>
        </w:rPr>
        <w:commentReference w:id="0"/>
      </w:r>
      <w:r w:rsidRPr="00EF50BF">
        <w:rPr>
          <w:rFonts w:cs="Arial"/>
          <w:b/>
          <w:sz w:val="28"/>
          <w:szCs w:val="28"/>
        </w:rPr>
        <w:t>OURINHOS</w:t>
      </w:r>
    </w:p>
    <w:p w:rsidR="00E93369" w:rsidRPr="00EF50BF" w:rsidRDefault="00E93369" w:rsidP="00E93369">
      <w:pPr>
        <w:jc w:val="center"/>
        <w:rPr>
          <w:rFonts w:cs="Arial"/>
          <w:b/>
          <w:sz w:val="28"/>
          <w:szCs w:val="28"/>
        </w:rPr>
      </w:pPr>
      <w:r w:rsidRPr="00EF50BF">
        <w:rPr>
          <w:rFonts w:cs="Arial"/>
          <w:b/>
          <w:sz w:val="28"/>
          <w:szCs w:val="28"/>
        </w:rPr>
        <w:t>ANÁLISE E DESENVOLVIMENTO DE SISTEMAS</w:t>
      </w:r>
    </w:p>
    <w:p w:rsidR="00E93369" w:rsidRPr="00EF50BF" w:rsidRDefault="00E93369" w:rsidP="00E93369">
      <w:pPr>
        <w:jc w:val="center"/>
        <w:rPr>
          <w:rFonts w:cs="Arial"/>
          <w:b/>
          <w:sz w:val="28"/>
          <w:szCs w:val="28"/>
        </w:rPr>
      </w:pPr>
      <w:r w:rsidRPr="00EF50BF">
        <w:rPr>
          <w:rFonts w:cs="Arial"/>
          <w:b/>
          <w:sz w:val="28"/>
          <w:szCs w:val="28"/>
        </w:rPr>
        <w:t>ENGENHARIA DE SOFTWARE I</w:t>
      </w:r>
      <w:r w:rsidR="00C649C9" w:rsidRPr="00EF50BF">
        <w:rPr>
          <w:rFonts w:cs="Arial"/>
          <w:b/>
          <w:sz w:val="28"/>
          <w:szCs w:val="28"/>
        </w:rPr>
        <w:t>I</w:t>
      </w:r>
      <w:r w:rsidR="00A478E4">
        <w:rPr>
          <w:rFonts w:cs="Arial"/>
          <w:b/>
          <w:sz w:val="28"/>
          <w:szCs w:val="28"/>
        </w:rPr>
        <w:t>I</w:t>
      </w:r>
    </w:p>
    <w:p w:rsidR="00E93369" w:rsidRPr="00EF50BF" w:rsidRDefault="00E93369" w:rsidP="00E93369">
      <w:pPr>
        <w:rPr>
          <w:rFonts w:cs="Arial"/>
          <w:b/>
          <w:sz w:val="28"/>
          <w:szCs w:val="28"/>
        </w:rPr>
      </w:pPr>
    </w:p>
    <w:p w:rsidR="00E93369" w:rsidRPr="00EF50BF" w:rsidRDefault="00E93369" w:rsidP="00B37392">
      <w:pPr>
        <w:tabs>
          <w:tab w:val="left" w:pos="3392"/>
        </w:tabs>
        <w:rPr>
          <w:rFonts w:cs="Arial"/>
          <w:b/>
          <w:sz w:val="28"/>
          <w:szCs w:val="28"/>
        </w:rPr>
      </w:pPr>
    </w:p>
    <w:p w:rsidR="00E93369" w:rsidRPr="00EF50BF" w:rsidRDefault="00E93369" w:rsidP="00E93369">
      <w:pPr>
        <w:rPr>
          <w:rFonts w:cs="Arial"/>
          <w:b/>
          <w:sz w:val="28"/>
          <w:szCs w:val="28"/>
        </w:rPr>
      </w:pPr>
    </w:p>
    <w:p w:rsidR="00E93369" w:rsidRPr="00EF50BF" w:rsidRDefault="00E93369" w:rsidP="00E93369">
      <w:pPr>
        <w:rPr>
          <w:rFonts w:cs="Arial"/>
          <w:b/>
          <w:sz w:val="28"/>
          <w:szCs w:val="28"/>
        </w:rPr>
      </w:pPr>
    </w:p>
    <w:p w:rsidR="00E93369" w:rsidRPr="00EF50BF" w:rsidRDefault="00E93369" w:rsidP="00E93369">
      <w:pPr>
        <w:rPr>
          <w:rFonts w:cs="Arial"/>
          <w:b/>
          <w:sz w:val="28"/>
          <w:szCs w:val="28"/>
        </w:rPr>
      </w:pPr>
    </w:p>
    <w:p w:rsidR="00E93369" w:rsidRPr="00EF50BF" w:rsidRDefault="00E93369" w:rsidP="00E93369">
      <w:pPr>
        <w:rPr>
          <w:rFonts w:cs="Arial"/>
          <w:b/>
          <w:sz w:val="28"/>
          <w:szCs w:val="28"/>
        </w:rPr>
      </w:pPr>
    </w:p>
    <w:p w:rsidR="00E93369" w:rsidRPr="00EF50BF" w:rsidRDefault="00E93369" w:rsidP="00E93369">
      <w:pPr>
        <w:rPr>
          <w:rFonts w:cs="Arial"/>
          <w:b/>
          <w:sz w:val="28"/>
          <w:szCs w:val="28"/>
        </w:rPr>
      </w:pPr>
    </w:p>
    <w:p w:rsidR="00B37392" w:rsidRDefault="00B37392" w:rsidP="00E93369">
      <w:pPr>
        <w:jc w:val="center"/>
        <w:rPr>
          <w:rFonts w:cs="Arial"/>
          <w:b/>
          <w:i/>
          <w:sz w:val="28"/>
          <w:szCs w:val="28"/>
        </w:rPr>
      </w:pPr>
      <w:r>
        <w:rPr>
          <w:rFonts w:cs="Arial"/>
          <w:b/>
          <w:i/>
          <w:sz w:val="28"/>
          <w:szCs w:val="28"/>
        </w:rPr>
        <w:t>CONTROLE DE FINANÇAS PESSOAIS</w:t>
      </w:r>
    </w:p>
    <w:p w:rsidR="00E93369" w:rsidRPr="00EF50BF" w:rsidRDefault="00E93369" w:rsidP="00E93369">
      <w:pPr>
        <w:jc w:val="center"/>
        <w:rPr>
          <w:rFonts w:cs="Arial"/>
          <w:b/>
          <w:sz w:val="28"/>
          <w:szCs w:val="28"/>
        </w:rPr>
      </w:pPr>
      <w:r w:rsidRPr="00EF50BF">
        <w:rPr>
          <w:rFonts w:cs="Arial"/>
          <w:b/>
          <w:i/>
          <w:sz w:val="28"/>
          <w:szCs w:val="28"/>
        </w:rPr>
        <w:t>COUNT</w:t>
      </w:r>
      <w:r w:rsidRPr="00EF50BF">
        <w:rPr>
          <w:rFonts w:cs="Arial"/>
          <w:b/>
          <w:sz w:val="28"/>
          <w:szCs w:val="28"/>
        </w:rPr>
        <w:t xml:space="preserve"> </w:t>
      </w:r>
      <w:r w:rsidRPr="00EF50BF">
        <w:rPr>
          <w:rFonts w:cs="Arial"/>
          <w:b/>
          <w:i/>
          <w:sz w:val="28"/>
          <w:szCs w:val="28"/>
        </w:rPr>
        <w:t>APP</w:t>
      </w:r>
    </w:p>
    <w:p w:rsidR="00E93369" w:rsidRPr="00EF50BF" w:rsidRDefault="00E93369" w:rsidP="00E93369">
      <w:pPr>
        <w:rPr>
          <w:rFonts w:cs="Arial"/>
          <w:b/>
          <w:sz w:val="28"/>
          <w:szCs w:val="28"/>
        </w:rPr>
      </w:pPr>
    </w:p>
    <w:p w:rsidR="00E93369" w:rsidRPr="00EF50BF" w:rsidRDefault="00E93369" w:rsidP="00E93369">
      <w:pPr>
        <w:rPr>
          <w:rFonts w:cs="Arial"/>
          <w:b/>
          <w:sz w:val="28"/>
          <w:szCs w:val="28"/>
        </w:rPr>
      </w:pPr>
    </w:p>
    <w:p w:rsidR="00E93369" w:rsidRDefault="00E93369" w:rsidP="00E93369">
      <w:pPr>
        <w:rPr>
          <w:rFonts w:cs="Arial"/>
          <w:b/>
          <w:sz w:val="28"/>
          <w:szCs w:val="28"/>
        </w:rPr>
      </w:pPr>
    </w:p>
    <w:p w:rsidR="00095812" w:rsidRDefault="00095812" w:rsidP="00E93369">
      <w:pPr>
        <w:rPr>
          <w:rFonts w:cs="Arial"/>
          <w:b/>
          <w:sz w:val="28"/>
          <w:szCs w:val="28"/>
        </w:rPr>
      </w:pPr>
    </w:p>
    <w:p w:rsidR="00095812" w:rsidRPr="00EF50BF" w:rsidRDefault="00095812" w:rsidP="00E93369">
      <w:pPr>
        <w:rPr>
          <w:rFonts w:cs="Arial"/>
          <w:b/>
          <w:sz w:val="28"/>
          <w:szCs w:val="28"/>
        </w:rPr>
      </w:pPr>
    </w:p>
    <w:p w:rsidR="00E93369" w:rsidRPr="00EF50BF" w:rsidRDefault="00E93369" w:rsidP="00E93369">
      <w:pPr>
        <w:rPr>
          <w:rFonts w:cs="Arial"/>
          <w:b/>
          <w:sz w:val="28"/>
          <w:szCs w:val="28"/>
        </w:rPr>
      </w:pPr>
    </w:p>
    <w:p w:rsidR="00E93369" w:rsidRPr="00EF50BF" w:rsidRDefault="00E93369" w:rsidP="00E93369">
      <w:pPr>
        <w:jc w:val="right"/>
        <w:rPr>
          <w:rFonts w:cs="Arial"/>
          <w:b/>
          <w:sz w:val="28"/>
          <w:szCs w:val="28"/>
        </w:rPr>
      </w:pPr>
    </w:p>
    <w:p w:rsidR="00255A6C" w:rsidRPr="00EF50BF" w:rsidRDefault="00255A6C" w:rsidP="00E93369">
      <w:pPr>
        <w:jc w:val="right"/>
        <w:rPr>
          <w:rFonts w:cs="Arial"/>
          <w:b/>
          <w:sz w:val="28"/>
          <w:szCs w:val="28"/>
        </w:rPr>
      </w:pPr>
    </w:p>
    <w:p w:rsidR="00106A6B" w:rsidRPr="00106A6B" w:rsidRDefault="00106A6B" w:rsidP="00106A6B">
      <w:pPr>
        <w:jc w:val="right"/>
        <w:rPr>
          <w:b/>
          <w:sz w:val="28"/>
          <w:szCs w:val="28"/>
        </w:rPr>
      </w:pPr>
      <w:r w:rsidRPr="00106A6B">
        <w:rPr>
          <w:b/>
          <w:sz w:val="28"/>
          <w:szCs w:val="28"/>
        </w:rPr>
        <w:t xml:space="preserve">Roberta </w:t>
      </w:r>
      <w:proofErr w:type="spellStart"/>
      <w:r w:rsidRPr="00106A6B">
        <w:rPr>
          <w:b/>
          <w:sz w:val="28"/>
          <w:szCs w:val="28"/>
        </w:rPr>
        <w:t>Pfaff</w:t>
      </w:r>
      <w:proofErr w:type="spellEnd"/>
      <w:r w:rsidRPr="00106A6B">
        <w:rPr>
          <w:b/>
          <w:sz w:val="28"/>
          <w:szCs w:val="28"/>
        </w:rPr>
        <w:t xml:space="preserve"> Maluf Teixeira (0210481522027)</w:t>
      </w:r>
    </w:p>
    <w:p w:rsidR="00106A6B" w:rsidRPr="00106A6B" w:rsidRDefault="00106A6B" w:rsidP="00106A6B">
      <w:pPr>
        <w:jc w:val="right"/>
        <w:rPr>
          <w:b/>
          <w:sz w:val="28"/>
          <w:szCs w:val="28"/>
        </w:rPr>
      </w:pPr>
      <w:r w:rsidRPr="00106A6B">
        <w:rPr>
          <w:b/>
          <w:sz w:val="28"/>
          <w:szCs w:val="28"/>
        </w:rPr>
        <w:t>Thales da Silva Neves (0210481522031)</w:t>
      </w:r>
    </w:p>
    <w:p w:rsidR="00106A6B" w:rsidRPr="00106A6B" w:rsidRDefault="00106A6B" w:rsidP="00106A6B">
      <w:pPr>
        <w:jc w:val="right"/>
        <w:rPr>
          <w:b/>
          <w:sz w:val="28"/>
          <w:szCs w:val="28"/>
        </w:rPr>
      </w:pPr>
      <w:r w:rsidRPr="00106A6B">
        <w:rPr>
          <w:b/>
          <w:sz w:val="28"/>
          <w:szCs w:val="28"/>
        </w:rPr>
        <w:t xml:space="preserve"> Verônica </w:t>
      </w:r>
      <w:proofErr w:type="spellStart"/>
      <w:r w:rsidRPr="00106A6B">
        <w:rPr>
          <w:b/>
          <w:sz w:val="28"/>
          <w:szCs w:val="28"/>
        </w:rPr>
        <w:t>Megumi</w:t>
      </w:r>
      <w:proofErr w:type="spellEnd"/>
      <w:r w:rsidRPr="00106A6B">
        <w:rPr>
          <w:b/>
          <w:sz w:val="28"/>
          <w:szCs w:val="28"/>
        </w:rPr>
        <w:t xml:space="preserve"> </w:t>
      </w:r>
      <w:proofErr w:type="spellStart"/>
      <w:r w:rsidRPr="00106A6B">
        <w:rPr>
          <w:b/>
          <w:sz w:val="28"/>
          <w:szCs w:val="28"/>
        </w:rPr>
        <w:t>Sakai</w:t>
      </w:r>
      <w:proofErr w:type="spellEnd"/>
      <w:r w:rsidRPr="00106A6B">
        <w:rPr>
          <w:b/>
          <w:sz w:val="28"/>
          <w:szCs w:val="28"/>
        </w:rPr>
        <w:t xml:space="preserve"> (0210481522032)</w:t>
      </w:r>
    </w:p>
    <w:p w:rsidR="00E93369" w:rsidRDefault="00E93369" w:rsidP="00106A6B">
      <w:pPr>
        <w:jc w:val="center"/>
        <w:rPr>
          <w:rFonts w:cs="Arial"/>
          <w:b/>
          <w:sz w:val="28"/>
          <w:szCs w:val="28"/>
        </w:rPr>
      </w:pPr>
    </w:p>
    <w:p w:rsidR="00B37392" w:rsidRDefault="00B37392" w:rsidP="00E93369">
      <w:pPr>
        <w:jc w:val="center"/>
        <w:rPr>
          <w:rFonts w:cs="Arial"/>
          <w:b/>
          <w:sz w:val="28"/>
          <w:szCs w:val="28"/>
        </w:rPr>
      </w:pPr>
    </w:p>
    <w:p w:rsidR="00B37392" w:rsidRPr="00EF50BF" w:rsidRDefault="00B37392" w:rsidP="00E93369">
      <w:pPr>
        <w:jc w:val="center"/>
        <w:rPr>
          <w:rFonts w:cs="Arial"/>
          <w:b/>
          <w:sz w:val="28"/>
          <w:szCs w:val="28"/>
        </w:rPr>
      </w:pPr>
    </w:p>
    <w:p w:rsidR="00A478E4" w:rsidRDefault="00E93369" w:rsidP="006E7973">
      <w:pPr>
        <w:jc w:val="center"/>
        <w:rPr>
          <w:rFonts w:cs="Arial"/>
          <w:b/>
          <w:szCs w:val="24"/>
        </w:rPr>
      </w:pPr>
      <w:r w:rsidRPr="00EF50BF">
        <w:rPr>
          <w:rFonts w:cs="Arial"/>
          <w:b/>
          <w:sz w:val="28"/>
          <w:szCs w:val="28"/>
        </w:rPr>
        <w:t xml:space="preserve">Ourinhos, </w:t>
      </w:r>
      <w:r w:rsidR="002B667C">
        <w:rPr>
          <w:rFonts w:cs="Arial"/>
          <w:b/>
          <w:sz w:val="28"/>
          <w:szCs w:val="28"/>
        </w:rPr>
        <w:t>04</w:t>
      </w:r>
      <w:r w:rsidR="00783A58">
        <w:rPr>
          <w:rFonts w:cs="Arial"/>
          <w:b/>
          <w:sz w:val="28"/>
          <w:szCs w:val="28"/>
        </w:rPr>
        <w:t xml:space="preserve"> de </w:t>
      </w:r>
      <w:r w:rsidR="002B667C">
        <w:rPr>
          <w:rFonts w:cs="Arial"/>
          <w:b/>
          <w:sz w:val="28"/>
          <w:szCs w:val="28"/>
        </w:rPr>
        <w:t>junho</w:t>
      </w:r>
      <w:r w:rsidR="00B37392">
        <w:rPr>
          <w:rFonts w:cs="Arial"/>
          <w:b/>
          <w:sz w:val="28"/>
          <w:szCs w:val="28"/>
        </w:rPr>
        <w:t xml:space="preserve"> de </w:t>
      </w:r>
      <w:r w:rsidR="002B667C">
        <w:rPr>
          <w:rFonts w:cs="Arial"/>
          <w:b/>
          <w:sz w:val="28"/>
          <w:szCs w:val="28"/>
        </w:rPr>
        <w:t>201</w:t>
      </w:r>
      <w:r w:rsidR="00D01FEA">
        <w:rPr>
          <w:rFonts w:cs="Arial"/>
          <w:b/>
          <w:sz w:val="28"/>
          <w:szCs w:val="28"/>
        </w:rPr>
        <w:t>7</w:t>
      </w:r>
      <w:r w:rsidRPr="00EF50BF">
        <w:rPr>
          <w:rFonts w:cs="Arial"/>
          <w:b/>
          <w:szCs w:val="24"/>
        </w:rPr>
        <w:t>.</w:t>
      </w:r>
    </w:p>
    <w:p w:rsidR="006019E0" w:rsidRDefault="006019E0">
      <w:pPr>
        <w:spacing w:after="160" w:line="259" w:lineRule="auto"/>
        <w:jc w:val="left"/>
        <w:rPr>
          <w:ins w:id="1" w:author="Silvia Helena" w:date="2017-06-21T17:43:00Z"/>
          <w:rFonts w:cs="Arial"/>
          <w:b/>
          <w:szCs w:val="24"/>
        </w:rPr>
      </w:pPr>
      <w:commentRangeStart w:id="2"/>
      <w:ins w:id="3" w:author="Silvia Helena" w:date="2017-06-21T17:43:00Z">
        <w:r>
          <w:rPr>
            <w:rFonts w:cs="Arial"/>
            <w:b/>
            <w:szCs w:val="24"/>
          </w:rPr>
          <w:br w:type="page"/>
        </w:r>
        <w:commentRangeEnd w:id="2"/>
        <w:r>
          <w:rPr>
            <w:rStyle w:val="Refdecomentrio"/>
          </w:rPr>
          <w:commentReference w:id="2"/>
        </w:r>
      </w:ins>
    </w:p>
    <w:p w:rsidR="00707836" w:rsidDel="006019E0" w:rsidRDefault="00707836" w:rsidP="006E7973">
      <w:pPr>
        <w:jc w:val="center"/>
        <w:rPr>
          <w:del w:id="4" w:author="Silvia Helena" w:date="2017-06-21T17:43:00Z"/>
          <w:rFonts w:cs="Arial"/>
          <w:b/>
          <w:szCs w:val="24"/>
        </w:rPr>
      </w:pPr>
    </w:p>
    <w:p w:rsidR="00E93369" w:rsidRPr="00EF50BF" w:rsidRDefault="00B361F8" w:rsidP="00E93369">
      <w:pPr>
        <w:jc w:val="center"/>
        <w:rPr>
          <w:rFonts w:cs="Arial"/>
          <w:b/>
          <w:sz w:val="28"/>
          <w:szCs w:val="28"/>
        </w:rPr>
      </w:pPr>
      <w:r w:rsidRPr="00EF50BF">
        <w:rPr>
          <w:rFonts w:cs="Arial"/>
          <w:b/>
          <w:sz w:val="28"/>
          <w:szCs w:val="28"/>
        </w:rPr>
        <w:t>GERENCIAMENTO</w:t>
      </w:r>
      <w:r w:rsidR="00E93369" w:rsidRPr="00EF50BF">
        <w:rPr>
          <w:rFonts w:cs="Arial"/>
          <w:b/>
          <w:sz w:val="28"/>
          <w:szCs w:val="28"/>
        </w:rPr>
        <w:t xml:space="preserve"> DE CONFIGURAÇÃO</w:t>
      </w:r>
    </w:p>
    <w:p w:rsidR="00E93369" w:rsidRPr="00EF50BF" w:rsidRDefault="00E93369" w:rsidP="00E93369">
      <w:pPr>
        <w:jc w:val="center"/>
        <w:rPr>
          <w:rFonts w:cs="Arial"/>
          <w:szCs w:val="24"/>
        </w:rPr>
      </w:pPr>
      <w:r w:rsidRPr="00EF50BF">
        <w:rPr>
          <w:rFonts w:cs="Arial"/>
          <w:i/>
          <w:szCs w:val="24"/>
        </w:rPr>
        <w:t>Gerente de projeto:</w:t>
      </w:r>
      <w:r w:rsidRPr="00EF50BF">
        <w:rPr>
          <w:rFonts w:cs="Arial"/>
          <w:szCs w:val="24"/>
        </w:rPr>
        <w:t xml:space="preserve"> Verônica </w:t>
      </w:r>
      <w:proofErr w:type="spellStart"/>
      <w:r w:rsidRPr="00EF50BF">
        <w:rPr>
          <w:rFonts w:cs="Arial"/>
          <w:szCs w:val="24"/>
        </w:rPr>
        <w:t>Megumi</w:t>
      </w:r>
      <w:proofErr w:type="spellEnd"/>
      <w:r w:rsidRPr="00EF50BF">
        <w:rPr>
          <w:rFonts w:cs="Arial"/>
          <w:szCs w:val="24"/>
        </w:rPr>
        <w:t xml:space="preserve"> </w:t>
      </w:r>
      <w:proofErr w:type="spellStart"/>
      <w:r w:rsidRPr="00EF50BF">
        <w:rPr>
          <w:rFonts w:cs="Arial"/>
          <w:szCs w:val="24"/>
        </w:rPr>
        <w:t>Sakai</w:t>
      </w:r>
      <w:proofErr w:type="spellEnd"/>
    </w:p>
    <w:p w:rsidR="0060423F" w:rsidRPr="00EF50BF" w:rsidRDefault="0060423F" w:rsidP="00E93369">
      <w:pPr>
        <w:jc w:val="center"/>
        <w:rPr>
          <w:rFonts w:cs="Arial"/>
          <w:szCs w:val="24"/>
        </w:rPr>
      </w:pPr>
    </w:p>
    <w:tbl>
      <w:tblPr>
        <w:tblStyle w:val="Tabelacomgrade"/>
        <w:tblpPr w:leftFromText="141" w:rightFromText="141" w:vertAnchor="text" w:horzAnchor="margin" w:tblpY="282"/>
        <w:tblW w:w="8720" w:type="dxa"/>
        <w:tblLayout w:type="fixed"/>
        <w:tblLook w:val="04A0"/>
      </w:tblPr>
      <w:tblGrid>
        <w:gridCol w:w="1554"/>
        <w:gridCol w:w="5157"/>
        <w:gridCol w:w="2009"/>
      </w:tblGrid>
      <w:tr w:rsidR="00E93369" w:rsidRPr="00EF50BF" w:rsidTr="00BA5D06">
        <w:tc>
          <w:tcPr>
            <w:tcW w:w="1554" w:type="dxa"/>
            <w:vAlign w:val="center"/>
          </w:tcPr>
          <w:p w:rsidR="00E93369" w:rsidRPr="00EF50BF" w:rsidRDefault="00E93369" w:rsidP="004506BE">
            <w:pPr>
              <w:spacing w:line="240" w:lineRule="auto"/>
              <w:jc w:val="center"/>
              <w:rPr>
                <w:rFonts w:cs="Arial"/>
                <w:b/>
                <w:szCs w:val="24"/>
              </w:rPr>
            </w:pPr>
            <w:r w:rsidRPr="00EF50BF">
              <w:rPr>
                <w:rFonts w:cs="Arial"/>
                <w:i/>
                <w:szCs w:val="24"/>
              </w:rPr>
              <w:t>Data</w:t>
            </w:r>
          </w:p>
        </w:tc>
        <w:tc>
          <w:tcPr>
            <w:tcW w:w="5157" w:type="dxa"/>
            <w:vAlign w:val="center"/>
          </w:tcPr>
          <w:p w:rsidR="00E93369" w:rsidRPr="00EF50BF" w:rsidRDefault="00E93369" w:rsidP="004506BE">
            <w:pPr>
              <w:spacing w:line="240" w:lineRule="auto"/>
              <w:jc w:val="center"/>
              <w:rPr>
                <w:rFonts w:cs="Arial"/>
                <w:b/>
                <w:szCs w:val="24"/>
              </w:rPr>
            </w:pPr>
            <w:r w:rsidRPr="00EF50BF">
              <w:rPr>
                <w:rFonts w:cs="Arial"/>
                <w:i/>
                <w:szCs w:val="24"/>
              </w:rPr>
              <w:t>Atividade</w:t>
            </w:r>
          </w:p>
        </w:tc>
        <w:tc>
          <w:tcPr>
            <w:tcW w:w="2009" w:type="dxa"/>
            <w:vAlign w:val="center"/>
          </w:tcPr>
          <w:p w:rsidR="00E93369" w:rsidRPr="00EF50BF" w:rsidRDefault="00E93369" w:rsidP="004506BE">
            <w:pPr>
              <w:spacing w:line="240" w:lineRule="auto"/>
              <w:jc w:val="center"/>
              <w:rPr>
                <w:rFonts w:cs="Arial"/>
                <w:b/>
                <w:szCs w:val="24"/>
              </w:rPr>
            </w:pPr>
            <w:r w:rsidRPr="00EF50BF">
              <w:rPr>
                <w:rFonts w:cs="Arial"/>
                <w:i/>
                <w:szCs w:val="24"/>
              </w:rPr>
              <w:t>Responsável</w:t>
            </w:r>
          </w:p>
        </w:tc>
      </w:tr>
      <w:tr w:rsidR="00E93369" w:rsidRPr="00EF50BF" w:rsidTr="00BA5D06">
        <w:tc>
          <w:tcPr>
            <w:tcW w:w="1554" w:type="dxa"/>
            <w:vAlign w:val="center"/>
          </w:tcPr>
          <w:p w:rsidR="00E93369" w:rsidRPr="00EF50BF" w:rsidRDefault="00E93369" w:rsidP="004506BE">
            <w:pPr>
              <w:spacing w:line="240" w:lineRule="auto"/>
              <w:jc w:val="center"/>
              <w:rPr>
                <w:rFonts w:cs="Arial"/>
                <w:b/>
                <w:szCs w:val="24"/>
              </w:rPr>
            </w:pPr>
            <w:r w:rsidRPr="00EF50BF">
              <w:rPr>
                <w:rFonts w:cs="Arial"/>
                <w:szCs w:val="24"/>
              </w:rPr>
              <w:t>27/08/2016</w:t>
            </w:r>
          </w:p>
        </w:tc>
        <w:tc>
          <w:tcPr>
            <w:tcW w:w="5157" w:type="dxa"/>
            <w:vAlign w:val="center"/>
          </w:tcPr>
          <w:p w:rsidR="00E93369" w:rsidRPr="00EF50BF" w:rsidRDefault="00E93369" w:rsidP="004506BE">
            <w:pPr>
              <w:spacing w:line="240" w:lineRule="auto"/>
              <w:rPr>
                <w:rFonts w:cs="Arial"/>
                <w:b/>
                <w:szCs w:val="24"/>
              </w:rPr>
            </w:pPr>
            <w:r w:rsidRPr="00EF50BF">
              <w:rPr>
                <w:rFonts w:cs="Arial"/>
                <w:szCs w:val="24"/>
              </w:rPr>
              <w:t>Reorganização dos integrantes do grupo.</w:t>
            </w:r>
          </w:p>
        </w:tc>
        <w:tc>
          <w:tcPr>
            <w:tcW w:w="2009" w:type="dxa"/>
            <w:vAlign w:val="center"/>
          </w:tcPr>
          <w:p w:rsidR="00E93369" w:rsidRPr="00EF50BF" w:rsidRDefault="00595FFF" w:rsidP="004506BE">
            <w:pPr>
              <w:spacing w:line="240" w:lineRule="auto"/>
              <w:jc w:val="center"/>
              <w:rPr>
                <w:rFonts w:cs="Arial"/>
                <w:b/>
                <w:szCs w:val="24"/>
              </w:rPr>
            </w:pPr>
            <w:r w:rsidRPr="00EF50BF">
              <w:rPr>
                <w:rFonts w:cs="Arial"/>
                <w:b/>
                <w:szCs w:val="24"/>
              </w:rPr>
              <w:t>-</w:t>
            </w:r>
          </w:p>
        </w:tc>
      </w:tr>
      <w:tr w:rsidR="00E93369" w:rsidRPr="00EF50BF" w:rsidTr="00BA5D06">
        <w:tc>
          <w:tcPr>
            <w:tcW w:w="1554" w:type="dxa"/>
            <w:vAlign w:val="center"/>
          </w:tcPr>
          <w:p w:rsidR="00E93369" w:rsidRPr="00EF50BF" w:rsidRDefault="00E93369" w:rsidP="004506BE">
            <w:pPr>
              <w:spacing w:line="240" w:lineRule="auto"/>
              <w:jc w:val="center"/>
              <w:rPr>
                <w:rFonts w:cs="Arial"/>
                <w:b/>
                <w:szCs w:val="24"/>
              </w:rPr>
            </w:pPr>
            <w:r w:rsidRPr="00EF50BF">
              <w:rPr>
                <w:rFonts w:cs="Arial"/>
                <w:szCs w:val="24"/>
              </w:rPr>
              <w:t>03/09/2016</w:t>
            </w:r>
          </w:p>
        </w:tc>
        <w:tc>
          <w:tcPr>
            <w:tcW w:w="5157" w:type="dxa"/>
            <w:vAlign w:val="center"/>
          </w:tcPr>
          <w:p w:rsidR="00E93369" w:rsidRPr="00EF50BF" w:rsidRDefault="00E93369" w:rsidP="004506BE">
            <w:pPr>
              <w:spacing w:line="240" w:lineRule="auto"/>
              <w:rPr>
                <w:rFonts w:cs="Arial"/>
                <w:b/>
                <w:szCs w:val="24"/>
              </w:rPr>
            </w:pPr>
            <w:r w:rsidRPr="00EF50BF">
              <w:rPr>
                <w:rFonts w:cs="Arial"/>
                <w:szCs w:val="24"/>
              </w:rPr>
              <w:t xml:space="preserve">Início da correção e discussão de possíveis alterações e melhorias do Documento de Requisitos do Sistema de Controle de Finanças Pessoais (Itens </w:t>
            </w:r>
            <w:proofErr w:type="gramStart"/>
            <w:r w:rsidRPr="00EF50BF">
              <w:rPr>
                <w:rFonts w:cs="Arial"/>
                <w:szCs w:val="24"/>
              </w:rPr>
              <w:t>1</w:t>
            </w:r>
            <w:proofErr w:type="gramEnd"/>
            <w:r w:rsidRPr="00EF50BF">
              <w:rPr>
                <w:rFonts w:cs="Arial"/>
                <w:szCs w:val="24"/>
              </w:rPr>
              <w:t xml:space="preserve"> e 2) em sala de aula.</w:t>
            </w:r>
          </w:p>
        </w:tc>
        <w:tc>
          <w:tcPr>
            <w:tcW w:w="2009" w:type="dxa"/>
            <w:vAlign w:val="center"/>
          </w:tcPr>
          <w:p w:rsidR="00E93369" w:rsidRPr="00EF50BF" w:rsidRDefault="00E93369" w:rsidP="004506BE">
            <w:pPr>
              <w:spacing w:line="240" w:lineRule="auto"/>
              <w:jc w:val="center"/>
              <w:rPr>
                <w:rFonts w:cs="Arial"/>
                <w:szCs w:val="24"/>
                <w:lang w:val="en-US"/>
              </w:rPr>
            </w:pPr>
            <w:r w:rsidRPr="00EF50BF">
              <w:rPr>
                <w:rFonts w:cs="Arial"/>
                <w:szCs w:val="24"/>
                <w:lang w:val="en-US"/>
              </w:rPr>
              <w:t>Jaime D. V.</w:t>
            </w:r>
          </w:p>
          <w:p w:rsidR="00E93369" w:rsidRPr="00EF50BF" w:rsidRDefault="00E93369" w:rsidP="004506BE">
            <w:pPr>
              <w:spacing w:line="240" w:lineRule="auto"/>
              <w:jc w:val="center"/>
              <w:rPr>
                <w:rFonts w:cs="Arial"/>
                <w:szCs w:val="24"/>
                <w:lang w:val="en-US"/>
              </w:rPr>
            </w:pPr>
            <w:r w:rsidRPr="00EF50BF">
              <w:rPr>
                <w:rFonts w:cs="Arial"/>
                <w:szCs w:val="24"/>
                <w:lang w:val="en-US"/>
              </w:rPr>
              <w:t>Roberta P.M. T</w:t>
            </w:r>
          </w:p>
          <w:p w:rsidR="00E93369" w:rsidRPr="00EF50BF" w:rsidRDefault="00E93369" w:rsidP="004506BE">
            <w:pPr>
              <w:spacing w:line="240" w:lineRule="auto"/>
              <w:jc w:val="center"/>
              <w:rPr>
                <w:rFonts w:cs="Arial"/>
                <w:szCs w:val="24"/>
              </w:rPr>
            </w:pPr>
            <w:r w:rsidRPr="00EF50BF">
              <w:rPr>
                <w:rFonts w:cs="Arial"/>
                <w:szCs w:val="24"/>
              </w:rPr>
              <w:t>Thales S. N.</w:t>
            </w:r>
          </w:p>
          <w:p w:rsidR="00E93369" w:rsidRPr="00EF50BF" w:rsidRDefault="00E93369" w:rsidP="004506BE">
            <w:pPr>
              <w:spacing w:line="240" w:lineRule="auto"/>
              <w:jc w:val="center"/>
              <w:rPr>
                <w:rFonts w:cs="Arial"/>
                <w:b/>
                <w:szCs w:val="24"/>
              </w:rPr>
            </w:pPr>
            <w:r w:rsidRPr="00EF50BF">
              <w:rPr>
                <w:rFonts w:cs="Arial"/>
                <w:szCs w:val="24"/>
              </w:rPr>
              <w:t>Verônica M. S.</w:t>
            </w:r>
          </w:p>
        </w:tc>
      </w:tr>
      <w:tr w:rsidR="00E93369" w:rsidRPr="00EF50BF" w:rsidTr="00BA5D06">
        <w:tc>
          <w:tcPr>
            <w:tcW w:w="1554" w:type="dxa"/>
            <w:vAlign w:val="center"/>
          </w:tcPr>
          <w:p w:rsidR="00E93369" w:rsidRPr="00EF50BF" w:rsidRDefault="00E93369" w:rsidP="004506BE">
            <w:pPr>
              <w:spacing w:line="240" w:lineRule="auto"/>
              <w:jc w:val="center"/>
              <w:rPr>
                <w:rFonts w:cs="Arial"/>
                <w:b/>
                <w:szCs w:val="24"/>
              </w:rPr>
            </w:pPr>
            <w:r w:rsidRPr="00EF50BF">
              <w:rPr>
                <w:rFonts w:cs="Arial"/>
                <w:szCs w:val="24"/>
              </w:rPr>
              <w:t>08/09/2016</w:t>
            </w:r>
          </w:p>
        </w:tc>
        <w:tc>
          <w:tcPr>
            <w:tcW w:w="5157" w:type="dxa"/>
            <w:vAlign w:val="center"/>
          </w:tcPr>
          <w:p w:rsidR="00E93369" w:rsidRPr="00EF50BF" w:rsidRDefault="00E93369" w:rsidP="004506BE">
            <w:pPr>
              <w:spacing w:line="240" w:lineRule="auto"/>
              <w:rPr>
                <w:rFonts w:cs="Arial"/>
                <w:b/>
                <w:szCs w:val="24"/>
              </w:rPr>
            </w:pPr>
            <w:r w:rsidRPr="00EF50BF">
              <w:rPr>
                <w:rFonts w:cs="Arial"/>
                <w:szCs w:val="24"/>
              </w:rPr>
              <w:t xml:space="preserve">Correção do Documento de Requisitos (Itens </w:t>
            </w:r>
            <w:proofErr w:type="gramStart"/>
            <w:r w:rsidRPr="00EF50BF">
              <w:rPr>
                <w:rFonts w:cs="Arial"/>
                <w:szCs w:val="24"/>
              </w:rPr>
              <w:t>1</w:t>
            </w:r>
            <w:proofErr w:type="gramEnd"/>
            <w:r w:rsidRPr="00EF50BF">
              <w:rPr>
                <w:rFonts w:cs="Arial"/>
                <w:szCs w:val="24"/>
              </w:rPr>
              <w:t xml:space="preserve"> e 2).</w:t>
            </w:r>
          </w:p>
        </w:tc>
        <w:tc>
          <w:tcPr>
            <w:tcW w:w="2009" w:type="dxa"/>
            <w:vAlign w:val="center"/>
          </w:tcPr>
          <w:p w:rsidR="00E93369" w:rsidRPr="00EF50BF" w:rsidRDefault="00E93369" w:rsidP="004506BE">
            <w:pPr>
              <w:spacing w:line="240" w:lineRule="auto"/>
              <w:jc w:val="center"/>
              <w:rPr>
                <w:rFonts w:cs="Arial"/>
                <w:szCs w:val="24"/>
              </w:rPr>
            </w:pPr>
            <w:proofErr w:type="spellStart"/>
            <w:r w:rsidRPr="00EF50BF">
              <w:rPr>
                <w:rFonts w:cs="Arial"/>
                <w:szCs w:val="24"/>
              </w:rPr>
              <w:t>Alvaro</w:t>
            </w:r>
            <w:proofErr w:type="spellEnd"/>
            <w:r w:rsidRPr="00EF50BF">
              <w:rPr>
                <w:rFonts w:cs="Arial"/>
                <w:szCs w:val="24"/>
              </w:rPr>
              <w:t xml:space="preserve"> G. M</w:t>
            </w:r>
          </w:p>
          <w:p w:rsidR="00E93369" w:rsidRPr="00EF50BF" w:rsidRDefault="00E93369" w:rsidP="004506BE">
            <w:pPr>
              <w:spacing w:line="240" w:lineRule="auto"/>
              <w:jc w:val="center"/>
              <w:rPr>
                <w:rFonts w:cs="Arial"/>
                <w:szCs w:val="24"/>
              </w:rPr>
            </w:pPr>
            <w:r w:rsidRPr="00EF50BF">
              <w:rPr>
                <w:rFonts w:cs="Arial"/>
                <w:szCs w:val="24"/>
              </w:rPr>
              <w:t xml:space="preserve">Roberta </w:t>
            </w:r>
            <w:proofErr w:type="spellStart"/>
            <w:r w:rsidRPr="00EF50BF">
              <w:rPr>
                <w:rFonts w:cs="Arial"/>
                <w:szCs w:val="24"/>
              </w:rPr>
              <w:t>P.M.</w:t>
            </w:r>
            <w:proofErr w:type="spellEnd"/>
            <w:r w:rsidRPr="00EF50BF">
              <w:rPr>
                <w:rFonts w:cs="Arial"/>
                <w:szCs w:val="24"/>
              </w:rPr>
              <w:t xml:space="preserve"> T</w:t>
            </w:r>
            <w:r w:rsidR="004506BE" w:rsidRPr="00EF50BF">
              <w:rPr>
                <w:rFonts w:cs="Arial"/>
                <w:szCs w:val="24"/>
              </w:rPr>
              <w:t>.</w:t>
            </w:r>
          </w:p>
          <w:p w:rsidR="00E93369" w:rsidRPr="00EF50BF" w:rsidRDefault="00E93369" w:rsidP="004506BE">
            <w:pPr>
              <w:spacing w:line="240" w:lineRule="auto"/>
              <w:jc w:val="center"/>
              <w:rPr>
                <w:rFonts w:cs="Arial"/>
                <w:szCs w:val="24"/>
              </w:rPr>
            </w:pPr>
            <w:r w:rsidRPr="00EF50BF">
              <w:rPr>
                <w:rFonts w:cs="Arial"/>
                <w:szCs w:val="24"/>
              </w:rPr>
              <w:t>Thales S. N.</w:t>
            </w:r>
          </w:p>
          <w:p w:rsidR="00E93369" w:rsidRPr="00EF50BF" w:rsidRDefault="00E93369" w:rsidP="004506BE">
            <w:pPr>
              <w:spacing w:line="240" w:lineRule="auto"/>
              <w:jc w:val="center"/>
              <w:rPr>
                <w:rFonts w:cs="Arial"/>
                <w:b/>
                <w:szCs w:val="24"/>
              </w:rPr>
            </w:pPr>
            <w:r w:rsidRPr="00EF50BF">
              <w:rPr>
                <w:rFonts w:cs="Arial"/>
                <w:szCs w:val="24"/>
              </w:rPr>
              <w:t>Verônica M. S</w:t>
            </w:r>
          </w:p>
        </w:tc>
      </w:tr>
      <w:tr w:rsidR="00E93369" w:rsidRPr="00EF50BF" w:rsidTr="00BA5D06">
        <w:tc>
          <w:tcPr>
            <w:tcW w:w="1554" w:type="dxa"/>
            <w:vAlign w:val="center"/>
          </w:tcPr>
          <w:p w:rsidR="00E93369" w:rsidRPr="00EF50BF" w:rsidRDefault="00E93369" w:rsidP="004506BE">
            <w:pPr>
              <w:spacing w:line="240" w:lineRule="auto"/>
              <w:jc w:val="center"/>
              <w:rPr>
                <w:rFonts w:cs="Arial"/>
                <w:b/>
                <w:szCs w:val="24"/>
              </w:rPr>
            </w:pPr>
            <w:r w:rsidRPr="00EF50BF">
              <w:rPr>
                <w:rFonts w:cs="Arial"/>
                <w:szCs w:val="24"/>
              </w:rPr>
              <w:t>22/09/2016</w:t>
            </w:r>
          </w:p>
        </w:tc>
        <w:tc>
          <w:tcPr>
            <w:tcW w:w="5157" w:type="dxa"/>
            <w:vAlign w:val="center"/>
          </w:tcPr>
          <w:p w:rsidR="00E93369" w:rsidRPr="00EF50BF" w:rsidRDefault="00E93369" w:rsidP="004506BE">
            <w:pPr>
              <w:spacing w:line="240" w:lineRule="auto"/>
              <w:rPr>
                <w:rFonts w:cs="Arial"/>
                <w:b/>
                <w:szCs w:val="24"/>
              </w:rPr>
            </w:pPr>
            <w:r w:rsidRPr="00EF50BF">
              <w:rPr>
                <w:rFonts w:cs="Arial"/>
                <w:szCs w:val="24"/>
              </w:rPr>
              <w:t xml:space="preserve">Correção do Documento de Requisitos (Itens </w:t>
            </w:r>
            <w:proofErr w:type="gramStart"/>
            <w:r w:rsidRPr="00EF50BF">
              <w:rPr>
                <w:rFonts w:cs="Arial"/>
                <w:szCs w:val="24"/>
              </w:rPr>
              <w:t>1</w:t>
            </w:r>
            <w:proofErr w:type="gramEnd"/>
            <w:r w:rsidRPr="00EF50BF">
              <w:rPr>
                <w:rFonts w:cs="Arial"/>
                <w:szCs w:val="24"/>
              </w:rPr>
              <w:t xml:space="preserve"> e 2).</w:t>
            </w:r>
          </w:p>
        </w:tc>
        <w:tc>
          <w:tcPr>
            <w:tcW w:w="2009" w:type="dxa"/>
            <w:vAlign w:val="center"/>
          </w:tcPr>
          <w:p w:rsidR="00E93369" w:rsidRPr="00EF50BF" w:rsidRDefault="00E93369" w:rsidP="004506BE">
            <w:pPr>
              <w:spacing w:line="240" w:lineRule="auto"/>
              <w:jc w:val="center"/>
              <w:rPr>
                <w:rFonts w:cs="Arial"/>
                <w:b/>
                <w:szCs w:val="24"/>
              </w:rPr>
            </w:pPr>
            <w:r w:rsidRPr="00EF50BF">
              <w:rPr>
                <w:rFonts w:cs="Arial"/>
                <w:szCs w:val="24"/>
              </w:rPr>
              <w:t>Grupo</w:t>
            </w:r>
          </w:p>
        </w:tc>
      </w:tr>
      <w:tr w:rsidR="00E93369" w:rsidRPr="00EF50BF" w:rsidTr="00BA5D06">
        <w:tc>
          <w:tcPr>
            <w:tcW w:w="1554" w:type="dxa"/>
            <w:vAlign w:val="center"/>
          </w:tcPr>
          <w:p w:rsidR="00E93369" w:rsidRPr="00EF50BF" w:rsidRDefault="00E93369" w:rsidP="004506BE">
            <w:pPr>
              <w:spacing w:line="240" w:lineRule="auto"/>
              <w:jc w:val="center"/>
              <w:rPr>
                <w:rFonts w:cs="Arial"/>
                <w:szCs w:val="24"/>
              </w:rPr>
            </w:pPr>
            <w:r w:rsidRPr="00EF50BF">
              <w:rPr>
                <w:rFonts w:cs="Arial"/>
                <w:szCs w:val="24"/>
              </w:rPr>
              <w:t>29/09/2016</w:t>
            </w:r>
          </w:p>
        </w:tc>
        <w:tc>
          <w:tcPr>
            <w:tcW w:w="5157" w:type="dxa"/>
          </w:tcPr>
          <w:p w:rsidR="00E93369" w:rsidRPr="00EF50BF" w:rsidRDefault="00E93369" w:rsidP="004506BE">
            <w:pPr>
              <w:spacing w:line="240" w:lineRule="auto"/>
              <w:rPr>
                <w:rFonts w:cs="Arial"/>
                <w:szCs w:val="24"/>
              </w:rPr>
            </w:pPr>
            <w:r w:rsidRPr="00EF50BF">
              <w:rPr>
                <w:rFonts w:cs="Arial"/>
                <w:szCs w:val="24"/>
              </w:rPr>
              <w:t xml:space="preserve">Envio do documento de requisitos para Professora Viviane de Fátima </w:t>
            </w:r>
            <w:proofErr w:type="spellStart"/>
            <w:r w:rsidRPr="00EF50BF">
              <w:rPr>
                <w:rFonts w:cs="Arial"/>
                <w:szCs w:val="24"/>
              </w:rPr>
              <w:t>Bartholo</w:t>
            </w:r>
            <w:proofErr w:type="spellEnd"/>
            <w:r w:rsidRPr="00EF50BF">
              <w:rPr>
                <w:rFonts w:cs="Arial"/>
                <w:szCs w:val="24"/>
              </w:rPr>
              <w:t>.</w:t>
            </w:r>
          </w:p>
        </w:tc>
        <w:tc>
          <w:tcPr>
            <w:tcW w:w="2009" w:type="dxa"/>
            <w:vAlign w:val="center"/>
          </w:tcPr>
          <w:p w:rsidR="00E93369" w:rsidRPr="00EF50BF" w:rsidRDefault="007C4D0F" w:rsidP="004506BE">
            <w:pPr>
              <w:spacing w:line="240" w:lineRule="auto"/>
              <w:jc w:val="center"/>
              <w:rPr>
                <w:rFonts w:cs="Arial"/>
                <w:szCs w:val="24"/>
              </w:rPr>
            </w:pPr>
            <w:r w:rsidRPr="00EF50BF">
              <w:rPr>
                <w:rFonts w:cs="Arial"/>
                <w:szCs w:val="24"/>
              </w:rPr>
              <w:t>Verônica M. S</w:t>
            </w:r>
          </w:p>
        </w:tc>
      </w:tr>
      <w:tr w:rsidR="00595FFF" w:rsidRPr="00EF50BF" w:rsidTr="00BA5D06">
        <w:tc>
          <w:tcPr>
            <w:tcW w:w="1554" w:type="dxa"/>
            <w:vAlign w:val="center"/>
          </w:tcPr>
          <w:p w:rsidR="00595FFF" w:rsidRPr="00EF50BF" w:rsidRDefault="00595FFF" w:rsidP="004506BE">
            <w:pPr>
              <w:spacing w:line="240" w:lineRule="auto"/>
              <w:jc w:val="center"/>
              <w:rPr>
                <w:rFonts w:cs="Arial"/>
                <w:szCs w:val="24"/>
              </w:rPr>
            </w:pPr>
            <w:r w:rsidRPr="00EF50BF">
              <w:rPr>
                <w:rFonts w:cs="Arial"/>
                <w:szCs w:val="24"/>
              </w:rPr>
              <w:t>20/10/2016</w:t>
            </w:r>
          </w:p>
        </w:tc>
        <w:tc>
          <w:tcPr>
            <w:tcW w:w="5157" w:type="dxa"/>
            <w:vAlign w:val="center"/>
          </w:tcPr>
          <w:p w:rsidR="00595FFF" w:rsidRPr="00EF50BF" w:rsidRDefault="003E3024" w:rsidP="004506BE">
            <w:pPr>
              <w:spacing w:line="240" w:lineRule="auto"/>
              <w:rPr>
                <w:rFonts w:cs="Arial"/>
                <w:szCs w:val="24"/>
              </w:rPr>
            </w:pPr>
            <w:r w:rsidRPr="00EF50BF">
              <w:rPr>
                <w:rFonts w:cs="Arial"/>
                <w:szCs w:val="24"/>
              </w:rPr>
              <w:t>Novo</w:t>
            </w:r>
            <w:r w:rsidR="00595FFF" w:rsidRPr="00EF50BF">
              <w:rPr>
                <w:rFonts w:cs="Arial"/>
                <w:szCs w:val="24"/>
              </w:rPr>
              <w:t xml:space="preserve"> membro na equipe: Ana Flávia</w:t>
            </w:r>
            <w:r w:rsidR="007C4D0F" w:rsidRPr="00EF50BF">
              <w:rPr>
                <w:rFonts w:cs="Arial"/>
                <w:szCs w:val="24"/>
              </w:rPr>
              <w:t xml:space="preserve"> Moraes.</w:t>
            </w:r>
          </w:p>
        </w:tc>
        <w:tc>
          <w:tcPr>
            <w:tcW w:w="2009" w:type="dxa"/>
            <w:vAlign w:val="center"/>
          </w:tcPr>
          <w:p w:rsidR="00595FFF" w:rsidRPr="00EF50BF" w:rsidRDefault="00595FFF" w:rsidP="004506BE">
            <w:pPr>
              <w:spacing w:line="240" w:lineRule="auto"/>
              <w:jc w:val="center"/>
              <w:rPr>
                <w:rFonts w:cs="Arial"/>
                <w:szCs w:val="24"/>
              </w:rPr>
            </w:pPr>
            <w:r w:rsidRPr="00EF50BF">
              <w:rPr>
                <w:rFonts w:cs="Arial"/>
                <w:szCs w:val="24"/>
              </w:rPr>
              <w:t>-</w:t>
            </w:r>
          </w:p>
        </w:tc>
      </w:tr>
      <w:tr w:rsidR="00E93369" w:rsidRPr="00EF50BF" w:rsidTr="00BA5D06">
        <w:tc>
          <w:tcPr>
            <w:tcW w:w="1554" w:type="dxa"/>
            <w:vAlign w:val="center"/>
          </w:tcPr>
          <w:p w:rsidR="00E93369" w:rsidRPr="00EF50BF" w:rsidRDefault="007C4D0F" w:rsidP="004506BE">
            <w:pPr>
              <w:spacing w:line="240" w:lineRule="auto"/>
              <w:jc w:val="center"/>
              <w:rPr>
                <w:rFonts w:cs="Arial"/>
                <w:szCs w:val="24"/>
              </w:rPr>
            </w:pPr>
            <w:r w:rsidRPr="00EF50BF">
              <w:rPr>
                <w:rFonts w:cs="Arial"/>
                <w:szCs w:val="24"/>
              </w:rPr>
              <w:t>13</w:t>
            </w:r>
            <w:r w:rsidR="008A5093" w:rsidRPr="00EF50BF">
              <w:rPr>
                <w:rFonts w:cs="Arial"/>
                <w:szCs w:val="24"/>
              </w:rPr>
              <w:t xml:space="preserve"> a 26</w:t>
            </w:r>
            <w:r w:rsidR="00E93369" w:rsidRPr="00EF50BF">
              <w:rPr>
                <w:rFonts w:cs="Arial"/>
                <w:szCs w:val="24"/>
              </w:rPr>
              <w:t>/10/2016</w:t>
            </w:r>
          </w:p>
        </w:tc>
        <w:tc>
          <w:tcPr>
            <w:tcW w:w="5157" w:type="dxa"/>
            <w:vAlign w:val="center"/>
          </w:tcPr>
          <w:p w:rsidR="00E93369" w:rsidRPr="00EF50BF" w:rsidRDefault="003E6E6F" w:rsidP="004506BE">
            <w:pPr>
              <w:spacing w:line="240" w:lineRule="auto"/>
              <w:rPr>
                <w:rFonts w:cs="Arial"/>
                <w:szCs w:val="24"/>
              </w:rPr>
            </w:pPr>
            <w:r w:rsidRPr="00EF50BF">
              <w:rPr>
                <w:rFonts w:cs="Arial"/>
                <w:szCs w:val="24"/>
              </w:rPr>
              <w:t>Levantamento</w:t>
            </w:r>
            <w:r w:rsidR="00E93369" w:rsidRPr="00EF50BF">
              <w:rPr>
                <w:rFonts w:cs="Arial"/>
                <w:szCs w:val="24"/>
              </w:rPr>
              <w:t xml:space="preserve"> e descrição dos requisitos funcionais e </w:t>
            </w:r>
            <w:proofErr w:type="spellStart"/>
            <w:proofErr w:type="gramStart"/>
            <w:r w:rsidR="00E93369" w:rsidRPr="00EF50BF">
              <w:rPr>
                <w:rFonts w:cs="Arial"/>
                <w:szCs w:val="24"/>
              </w:rPr>
              <w:t>não-funcio</w:t>
            </w:r>
            <w:r w:rsidR="007C4D0F" w:rsidRPr="00EF50BF">
              <w:rPr>
                <w:rFonts w:cs="Arial"/>
                <w:szCs w:val="24"/>
              </w:rPr>
              <w:t>nais</w:t>
            </w:r>
            <w:proofErr w:type="spellEnd"/>
            <w:proofErr w:type="gramEnd"/>
            <w:r w:rsidR="007C4D0F" w:rsidRPr="00EF50BF">
              <w:rPr>
                <w:rFonts w:cs="Arial"/>
                <w:szCs w:val="24"/>
              </w:rPr>
              <w:t xml:space="preserve"> (I</w:t>
            </w:r>
            <w:r w:rsidR="00E93369" w:rsidRPr="00EF50BF">
              <w:rPr>
                <w:rFonts w:cs="Arial"/>
                <w:szCs w:val="24"/>
              </w:rPr>
              <w:t>tem 3 do Documento de Requisitos)</w:t>
            </w:r>
            <w:r w:rsidR="007C4D0F" w:rsidRPr="00EF50BF">
              <w:rPr>
                <w:rFonts w:cs="Arial"/>
                <w:szCs w:val="24"/>
              </w:rPr>
              <w:t>.</w:t>
            </w:r>
          </w:p>
        </w:tc>
        <w:tc>
          <w:tcPr>
            <w:tcW w:w="2009" w:type="dxa"/>
            <w:vAlign w:val="center"/>
          </w:tcPr>
          <w:p w:rsidR="0044761E" w:rsidRPr="00EF50BF" w:rsidRDefault="0044761E" w:rsidP="004506BE">
            <w:pPr>
              <w:spacing w:line="240" w:lineRule="auto"/>
              <w:jc w:val="center"/>
              <w:rPr>
                <w:rFonts w:cs="Arial"/>
                <w:szCs w:val="24"/>
              </w:rPr>
            </w:pPr>
            <w:proofErr w:type="spellStart"/>
            <w:r w:rsidRPr="00EF50BF">
              <w:rPr>
                <w:rFonts w:cs="Arial"/>
                <w:szCs w:val="24"/>
              </w:rPr>
              <w:t>Alvaro</w:t>
            </w:r>
            <w:proofErr w:type="spellEnd"/>
            <w:r w:rsidRPr="00EF50BF">
              <w:rPr>
                <w:rFonts w:cs="Arial"/>
                <w:szCs w:val="24"/>
              </w:rPr>
              <w:t xml:space="preserve"> G. M</w:t>
            </w:r>
          </w:p>
          <w:p w:rsidR="0044761E" w:rsidRPr="00EF50BF" w:rsidRDefault="0044761E" w:rsidP="004506BE">
            <w:pPr>
              <w:spacing w:line="240" w:lineRule="auto"/>
              <w:jc w:val="center"/>
              <w:rPr>
                <w:rFonts w:cs="Arial"/>
                <w:szCs w:val="24"/>
              </w:rPr>
            </w:pPr>
            <w:r w:rsidRPr="00EF50BF">
              <w:rPr>
                <w:rFonts w:cs="Arial"/>
                <w:szCs w:val="24"/>
              </w:rPr>
              <w:t>Jaime D. V.</w:t>
            </w:r>
          </w:p>
          <w:p w:rsidR="0044761E" w:rsidRPr="00EF50BF" w:rsidRDefault="0044761E" w:rsidP="004506BE">
            <w:pPr>
              <w:spacing w:line="240" w:lineRule="auto"/>
              <w:jc w:val="center"/>
              <w:rPr>
                <w:rFonts w:cs="Arial"/>
                <w:szCs w:val="24"/>
              </w:rPr>
            </w:pPr>
            <w:r w:rsidRPr="00EF50BF">
              <w:rPr>
                <w:rFonts w:cs="Arial"/>
                <w:szCs w:val="24"/>
              </w:rPr>
              <w:t xml:space="preserve">Roberta </w:t>
            </w:r>
            <w:proofErr w:type="spellStart"/>
            <w:r w:rsidRPr="00EF50BF">
              <w:rPr>
                <w:rFonts w:cs="Arial"/>
                <w:szCs w:val="24"/>
              </w:rPr>
              <w:t>P.M.</w:t>
            </w:r>
            <w:proofErr w:type="spellEnd"/>
            <w:r w:rsidRPr="00EF50BF">
              <w:rPr>
                <w:rFonts w:cs="Arial"/>
                <w:szCs w:val="24"/>
              </w:rPr>
              <w:t xml:space="preserve"> T</w:t>
            </w:r>
            <w:r w:rsidR="004506BE" w:rsidRPr="00EF50BF">
              <w:rPr>
                <w:rFonts w:cs="Arial"/>
                <w:szCs w:val="24"/>
              </w:rPr>
              <w:t>.</w:t>
            </w:r>
          </w:p>
          <w:p w:rsidR="0044761E" w:rsidRPr="00EF50BF" w:rsidRDefault="0044761E" w:rsidP="004506BE">
            <w:pPr>
              <w:spacing w:line="240" w:lineRule="auto"/>
              <w:jc w:val="center"/>
              <w:rPr>
                <w:rFonts w:cs="Arial"/>
                <w:szCs w:val="24"/>
              </w:rPr>
            </w:pPr>
            <w:r w:rsidRPr="00EF50BF">
              <w:rPr>
                <w:rFonts w:cs="Arial"/>
                <w:szCs w:val="24"/>
              </w:rPr>
              <w:t>Thales S. N.</w:t>
            </w:r>
          </w:p>
          <w:p w:rsidR="00E93369" w:rsidRPr="00EF50BF" w:rsidRDefault="0044761E" w:rsidP="004506BE">
            <w:pPr>
              <w:spacing w:line="240" w:lineRule="auto"/>
              <w:jc w:val="center"/>
              <w:rPr>
                <w:rFonts w:cs="Arial"/>
                <w:szCs w:val="24"/>
              </w:rPr>
            </w:pPr>
            <w:r w:rsidRPr="00EF50BF">
              <w:rPr>
                <w:rFonts w:cs="Arial"/>
                <w:szCs w:val="24"/>
              </w:rPr>
              <w:t>Verônica M. S.</w:t>
            </w:r>
          </w:p>
        </w:tc>
      </w:tr>
      <w:tr w:rsidR="00B361F8" w:rsidRPr="00EF50BF" w:rsidTr="00BA5D06">
        <w:tc>
          <w:tcPr>
            <w:tcW w:w="1554" w:type="dxa"/>
            <w:vAlign w:val="center"/>
          </w:tcPr>
          <w:p w:rsidR="007C4D0F" w:rsidRPr="00EF50BF" w:rsidRDefault="000C3269" w:rsidP="004506BE">
            <w:pPr>
              <w:spacing w:line="240" w:lineRule="auto"/>
              <w:jc w:val="center"/>
              <w:rPr>
                <w:rFonts w:cs="Arial"/>
                <w:szCs w:val="24"/>
              </w:rPr>
            </w:pPr>
            <w:r w:rsidRPr="00EF50BF">
              <w:rPr>
                <w:rFonts w:cs="Arial"/>
                <w:szCs w:val="24"/>
              </w:rPr>
              <w:t>27/10</w:t>
            </w:r>
            <w:r w:rsidR="007C4D0F" w:rsidRPr="00EF50BF">
              <w:rPr>
                <w:rFonts w:cs="Arial"/>
                <w:szCs w:val="24"/>
              </w:rPr>
              <w:t>/2016</w:t>
            </w:r>
          </w:p>
        </w:tc>
        <w:tc>
          <w:tcPr>
            <w:tcW w:w="5157" w:type="dxa"/>
            <w:vAlign w:val="center"/>
          </w:tcPr>
          <w:p w:rsidR="007C4D0F" w:rsidRPr="00EF50BF" w:rsidRDefault="000B034F" w:rsidP="004506BE">
            <w:pPr>
              <w:spacing w:line="240" w:lineRule="auto"/>
              <w:rPr>
                <w:rFonts w:cs="Arial"/>
                <w:szCs w:val="24"/>
              </w:rPr>
            </w:pPr>
            <w:r w:rsidRPr="00EF50BF">
              <w:rPr>
                <w:rFonts w:cs="Arial"/>
                <w:szCs w:val="24"/>
              </w:rPr>
              <w:t>Análise e correção dos requisitos levantados.</w:t>
            </w:r>
          </w:p>
        </w:tc>
        <w:tc>
          <w:tcPr>
            <w:tcW w:w="2009" w:type="dxa"/>
            <w:vAlign w:val="center"/>
          </w:tcPr>
          <w:p w:rsidR="00FF187F" w:rsidRPr="00EF50BF" w:rsidRDefault="00FF187F" w:rsidP="004506BE">
            <w:pPr>
              <w:spacing w:line="240" w:lineRule="auto"/>
              <w:jc w:val="center"/>
              <w:rPr>
                <w:rFonts w:cs="Arial"/>
                <w:szCs w:val="24"/>
              </w:rPr>
            </w:pPr>
            <w:r w:rsidRPr="00EF50BF">
              <w:rPr>
                <w:rFonts w:cs="Arial"/>
                <w:szCs w:val="24"/>
              </w:rPr>
              <w:t>Ana Flávia M.</w:t>
            </w:r>
          </w:p>
          <w:p w:rsidR="00FF187F" w:rsidRPr="00EF50BF" w:rsidRDefault="00FF187F" w:rsidP="004506BE">
            <w:pPr>
              <w:spacing w:line="240" w:lineRule="auto"/>
              <w:jc w:val="center"/>
              <w:rPr>
                <w:rFonts w:cs="Arial"/>
                <w:szCs w:val="24"/>
              </w:rPr>
            </w:pPr>
            <w:proofErr w:type="spellStart"/>
            <w:r w:rsidRPr="00EF50BF">
              <w:rPr>
                <w:rFonts w:cs="Arial"/>
                <w:szCs w:val="24"/>
              </w:rPr>
              <w:t>Alvaro</w:t>
            </w:r>
            <w:proofErr w:type="spellEnd"/>
            <w:r w:rsidRPr="00EF50BF">
              <w:rPr>
                <w:rFonts w:cs="Arial"/>
                <w:szCs w:val="24"/>
              </w:rPr>
              <w:t xml:space="preserve"> G. M</w:t>
            </w:r>
          </w:p>
          <w:p w:rsidR="00FF187F" w:rsidRPr="00EF50BF" w:rsidRDefault="00FF187F" w:rsidP="004506BE">
            <w:pPr>
              <w:spacing w:line="240" w:lineRule="auto"/>
              <w:jc w:val="center"/>
              <w:rPr>
                <w:rFonts w:cs="Arial"/>
                <w:szCs w:val="24"/>
                <w:lang w:val="en-US"/>
              </w:rPr>
            </w:pPr>
            <w:r w:rsidRPr="00EF50BF">
              <w:rPr>
                <w:rFonts w:cs="Arial"/>
                <w:szCs w:val="24"/>
                <w:lang w:val="en-US"/>
              </w:rPr>
              <w:t>Jaime D. V.</w:t>
            </w:r>
          </w:p>
          <w:p w:rsidR="00FF187F" w:rsidRPr="00EF50BF" w:rsidRDefault="00FF187F" w:rsidP="004506BE">
            <w:pPr>
              <w:spacing w:line="240" w:lineRule="auto"/>
              <w:jc w:val="center"/>
              <w:rPr>
                <w:rFonts w:cs="Arial"/>
                <w:szCs w:val="24"/>
                <w:lang w:val="en-US"/>
              </w:rPr>
            </w:pPr>
            <w:r w:rsidRPr="00EF50BF">
              <w:rPr>
                <w:rFonts w:cs="Arial"/>
                <w:szCs w:val="24"/>
                <w:lang w:val="en-US"/>
              </w:rPr>
              <w:t>Thales S. N.</w:t>
            </w:r>
          </w:p>
          <w:p w:rsidR="007C4D0F" w:rsidRPr="00EF50BF" w:rsidRDefault="00FF187F" w:rsidP="004506BE">
            <w:pPr>
              <w:spacing w:line="240" w:lineRule="auto"/>
              <w:jc w:val="center"/>
              <w:rPr>
                <w:rFonts w:cs="Arial"/>
                <w:szCs w:val="24"/>
              </w:rPr>
            </w:pPr>
            <w:r w:rsidRPr="00EF50BF">
              <w:rPr>
                <w:rFonts w:cs="Arial"/>
                <w:szCs w:val="24"/>
              </w:rPr>
              <w:t>Verônica M. S.</w:t>
            </w:r>
          </w:p>
        </w:tc>
      </w:tr>
      <w:tr w:rsidR="000C3269" w:rsidRPr="00EF50BF" w:rsidTr="00BA5D06">
        <w:tc>
          <w:tcPr>
            <w:tcW w:w="1554" w:type="dxa"/>
            <w:vAlign w:val="center"/>
          </w:tcPr>
          <w:p w:rsidR="000C3269" w:rsidRPr="00EF50BF" w:rsidRDefault="00BA5D06" w:rsidP="004506BE">
            <w:pPr>
              <w:spacing w:line="240" w:lineRule="auto"/>
              <w:jc w:val="center"/>
              <w:rPr>
                <w:rFonts w:cs="Arial"/>
                <w:szCs w:val="24"/>
              </w:rPr>
            </w:pPr>
            <w:r w:rsidRPr="00EF50BF">
              <w:rPr>
                <w:rFonts w:cs="Arial"/>
                <w:szCs w:val="24"/>
              </w:rPr>
              <w:t xml:space="preserve">28/10 </w:t>
            </w:r>
            <w:r w:rsidR="000C3269" w:rsidRPr="00EF50BF">
              <w:rPr>
                <w:rFonts w:cs="Arial"/>
                <w:szCs w:val="24"/>
              </w:rPr>
              <w:t xml:space="preserve">a </w:t>
            </w:r>
            <w:r w:rsidRPr="00EF50BF">
              <w:rPr>
                <w:rFonts w:cs="Arial"/>
                <w:szCs w:val="24"/>
              </w:rPr>
              <w:t>0</w:t>
            </w:r>
            <w:r w:rsidR="000C3269" w:rsidRPr="00EF50BF">
              <w:rPr>
                <w:rFonts w:cs="Arial"/>
                <w:szCs w:val="24"/>
              </w:rPr>
              <w:t>2/11/2016</w:t>
            </w:r>
          </w:p>
        </w:tc>
        <w:tc>
          <w:tcPr>
            <w:tcW w:w="5157" w:type="dxa"/>
            <w:vAlign w:val="center"/>
          </w:tcPr>
          <w:p w:rsidR="000C3269" w:rsidRPr="00EF50BF" w:rsidRDefault="000C3269" w:rsidP="004506BE">
            <w:pPr>
              <w:spacing w:line="240" w:lineRule="auto"/>
              <w:rPr>
                <w:rFonts w:cs="Arial"/>
                <w:szCs w:val="24"/>
              </w:rPr>
            </w:pPr>
            <w:r w:rsidRPr="00EF50BF">
              <w:rPr>
                <w:rFonts w:cs="Arial"/>
                <w:szCs w:val="24"/>
              </w:rPr>
              <w:t>Correção dos requisitos levantados.</w:t>
            </w:r>
          </w:p>
        </w:tc>
        <w:tc>
          <w:tcPr>
            <w:tcW w:w="2009" w:type="dxa"/>
            <w:vAlign w:val="center"/>
          </w:tcPr>
          <w:p w:rsidR="002B27AF" w:rsidRPr="00EF50BF" w:rsidRDefault="002B27AF" w:rsidP="002B27AF">
            <w:pPr>
              <w:spacing w:line="240" w:lineRule="auto"/>
              <w:jc w:val="center"/>
              <w:rPr>
                <w:rFonts w:cs="Arial"/>
                <w:szCs w:val="24"/>
              </w:rPr>
            </w:pPr>
            <w:r w:rsidRPr="00EF50BF">
              <w:rPr>
                <w:rFonts w:cs="Arial"/>
                <w:szCs w:val="24"/>
              </w:rPr>
              <w:t xml:space="preserve"> Ana Flávia M.</w:t>
            </w:r>
          </w:p>
          <w:p w:rsidR="00B238EF" w:rsidRPr="00EF50BF" w:rsidRDefault="00B238EF" w:rsidP="00DC1E1F">
            <w:pPr>
              <w:spacing w:line="240" w:lineRule="auto"/>
              <w:jc w:val="center"/>
              <w:rPr>
                <w:rFonts w:cs="Arial"/>
                <w:szCs w:val="24"/>
              </w:rPr>
            </w:pPr>
            <w:r w:rsidRPr="00EF50BF">
              <w:rPr>
                <w:rFonts w:cs="Arial"/>
                <w:szCs w:val="24"/>
              </w:rPr>
              <w:t xml:space="preserve">Roberta </w:t>
            </w:r>
            <w:proofErr w:type="spellStart"/>
            <w:r w:rsidRPr="00EF50BF">
              <w:rPr>
                <w:rFonts w:cs="Arial"/>
                <w:szCs w:val="24"/>
              </w:rPr>
              <w:t>P.M.</w:t>
            </w:r>
            <w:proofErr w:type="spellEnd"/>
            <w:r w:rsidRPr="00EF50BF">
              <w:rPr>
                <w:rFonts w:cs="Arial"/>
                <w:szCs w:val="24"/>
              </w:rPr>
              <w:t xml:space="preserve"> T.</w:t>
            </w:r>
            <w:r w:rsidR="006C4528" w:rsidRPr="00EF50BF">
              <w:rPr>
                <w:rFonts w:cs="Arial"/>
                <w:szCs w:val="24"/>
              </w:rPr>
              <w:t xml:space="preserve"> </w:t>
            </w:r>
          </w:p>
          <w:p w:rsidR="00B238EF" w:rsidRPr="00EF50BF" w:rsidRDefault="00B72FBD" w:rsidP="00B238EF">
            <w:pPr>
              <w:spacing w:line="240" w:lineRule="auto"/>
              <w:jc w:val="center"/>
              <w:rPr>
                <w:rFonts w:cs="Arial"/>
                <w:szCs w:val="24"/>
              </w:rPr>
            </w:pPr>
            <w:r w:rsidRPr="00EF50BF">
              <w:rPr>
                <w:rFonts w:cs="Arial"/>
                <w:szCs w:val="24"/>
              </w:rPr>
              <w:t>Thales S. N.</w:t>
            </w:r>
            <w:r w:rsidR="00B238EF" w:rsidRPr="00EF50BF">
              <w:rPr>
                <w:rFonts w:cs="Arial"/>
                <w:szCs w:val="24"/>
              </w:rPr>
              <w:t xml:space="preserve"> </w:t>
            </w:r>
          </w:p>
          <w:p w:rsidR="000C3269" w:rsidRPr="00EF50BF" w:rsidRDefault="00B72FBD" w:rsidP="004506BE">
            <w:pPr>
              <w:spacing w:line="240" w:lineRule="auto"/>
              <w:jc w:val="center"/>
              <w:rPr>
                <w:rFonts w:cs="Arial"/>
                <w:szCs w:val="24"/>
              </w:rPr>
            </w:pPr>
            <w:r w:rsidRPr="00EF50BF">
              <w:rPr>
                <w:rFonts w:cs="Arial"/>
                <w:szCs w:val="24"/>
              </w:rPr>
              <w:t>Verônica M. S.</w:t>
            </w:r>
          </w:p>
        </w:tc>
      </w:tr>
      <w:tr w:rsidR="00BA5D06" w:rsidRPr="00EF50BF" w:rsidTr="00BA5D06">
        <w:tc>
          <w:tcPr>
            <w:tcW w:w="1554" w:type="dxa"/>
            <w:vAlign w:val="center"/>
          </w:tcPr>
          <w:p w:rsidR="00BA5D06" w:rsidRPr="00EF50BF" w:rsidRDefault="00BA5D06" w:rsidP="004506BE">
            <w:pPr>
              <w:spacing w:line="240" w:lineRule="auto"/>
              <w:jc w:val="center"/>
              <w:rPr>
                <w:rFonts w:cs="Arial"/>
                <w:szCs w:val="24"/>
              </w:rPr>
            </w:pPr>
            <w:r w:rsidRPr="00EF50BF">
              <w:rPr>
                <w:rFonts w:cs="Arial"/>
                <w:szCs w:val="24"/>
              </w:rPr>
              <w:t>03/11/2016</w:t>
            </w:r>
          </w:p>
        </w:tc>
        <w:tc>
          <w:tcPr>
            <w:tcW w:w="5157" w:type="dxa"/>
            <w:vAlign w:val="center"/>
          </w:tcPr>
          <w:p w:rsidR="00BA5D06" w:rsidRPr="00EF50BF" w:rsidRDefault="00BA5D06" w:rsidP="004506BE">
            <w:pPr>
              <w:spacing w:line="240" w:lineRule="auto"/>
              <w:rPr>
                <w:rFonts w:cs="Arial"/>
                <w:szCs w:val="24"/>
              </w:rPr>
            </w:pPr>
            <w:r w:rsidRPr="00EF50BF">
              <w:rPr>
                <w:rFonts w:cs="Arial"/>
                <w:szCs w:val="24"/>
              </w:rPr>
              <w:t xml:space="preserve">Envio do documento de requisitos para Professora Viviane de Fátima </w:t>
            </w:r>
            <w:proofErr w:type="spellStart"/>
            <w:r w:rsidRPr="00EF50BF">
              <w:rPr>
                <w:rFonts w:cs="Arial"/>
                <w:szCs w:val="24"/>
              </w:rPr>
              <w:t>Bartholo</w:t>
            </w:r>
            <w:proofErr w:type="spellEnd"/>
            <w:r w:rsidRPr="00EF50BF">
              <w:rPr>
                <w:rFonts w:cs="Arial"/>
                <w:szCs w:val="24"/>
              </w:rPr>
              <w:t>.</w:t>
            </w:r>
          </w:p>
        </w:tc>
        <w:tc>
          <w:tcPr>
            <w:tcW w:w="2009" w:type="dxa"/>
            <w:vAlign w:val="center"/>
          </w:tcPr>
          <w:p w:rsidR="00BA5D06" w:rsidRPr="00EF50BF" w:rsidRDefault="00BA5D06" w:rsidP="004506BE">
            <w:pPr>
              <w:spacing w:line="240" w:lineRule="auto"/>
              <w:jc w:val="center"/>
              <w:rPr>
                <w:rFonts w:cs="Arial"/>
                <w:szCs w:val="24"/>
              </w:rPr>
            </w:pPr>
            <w:r w:rsidRPr="00EF50BF">
              <w:rPr>
                <w:rFonts w:cs="Arial"/>
                <w:szCs w:val="24"/>
              </w:rPr>
              <w:t>Verônica M. S</w:t>
            </w:r>
          </w:p>
        </w:tc>
      </w:tr>
      <w:tr w:rsidR="00E31B1A" w:rsidRPr="00EF50BF" w:rsidTr="00BA5D06">
        <w:tc>
          <w:tcPr>
            <w:tcW w:w="1554" w:type="dxa"/>
            <w:vAlign w:val="center"/>
          </w:tcPr>
          <w:p w:rsidR="00E31B1A" w:rsidRPr="00EF50BF" w:rsidRDefault="00E31B1A" w:rsidP="004506BE">
            <w:pPr>
              <w:spacing w:line="240" w:lineRule="auto"/>
              <w:jc w:val="center"/>
              <w:rPr>
                <w:rFonts w:cs="Arial"/>
                <w:szCs w:val="24"/>
              </w:rPr>
            </w:pPr>
            <w:r w:rsidRPr="00EF50BF">
              <w:rPr>
                <w:rFonts w:cs="Arial"/>
                <w:szCs w:val="24"/>
              </w:rPr>
              <w:t xml:space="preserve">07/11/2016 </w:t>
            </w:r>
          </w:p>
        </w:tc>
        <w:tc>
          <w:tcPr>
            <w:tcW w:w="5157" w:type="dxa"/>
            <w:vAlign w:val="center"/>
          </w:tcPr>
          <w:p w:rsidR="00E31B1A" w:rsidRPr="00EF50BF" w:rsidRDefault="00E31B1A" w:rsidP="004506BE">
            <w:pPr>
              <w:spacing w:line="240" w:lineRule="auto"/>
              <w:rPr>
                <w:rFonts w:cs="Arial"/>
                <w:szCs w:val="24"/>
              </w:rPr>
            </w:pPr>
            <w:r w:rsidRPr="00EF50BF">
              <w:rPr>
                <w:rFonts w:cs="Arial"/>
                <w:szCs w:val="24"/>
              </w:rPr>
              <w:t>Diagrama e documentação dos casos de uso.</w:t>
            </w:r>
          </w:p>
        </w:tc>
        <w:tc>
          <w:tcPr>
            <w:tcW w:w="2009" w:type="dxa"/>
            <w:vAlign w:val="center"/>
          </w:tcPr>
          <w:p w:rsidR="00E31B1A" w:rsidRPr="00EF50BF" w:rsidRDefault="00E31B1A" w:rsidP="00E31B1A">
            <w:pPr>
              <w:spacing w:line="240" w:lineRule="auto"/>
              <w:jc w:val="center"/>
              <w:rPr>
                <w:rFonts w:cs="Arial"/>
                <w:szCs w:val="24"/>
              </w:rPr>
            </w:pPr>
            <w:proofErr w:type="spellStart"/>
            <w:r w:rsidRPr="00EF50BF">
              <w:rPr>
                <w:rFonts w:cs="Arial"/>
                <w:szCs w:val="24"/>
              </w:rPr>
              <w:t>Alvaro</w:t>
            </w:r>
            <w:proofErr w:type="spellEnd"/>
            <w:r w:rsidRPr="00EF50BF">
              <w:rPr>
                <w:rFonts w:cs="Arial"/>
                <w:szCs w:val="24"/>
              </w:rPr>
              <w:t xml:space="preserve"> G. M</w:t>
            </w:r>
          </w:p>
          <w:p w:rsidR="00E31B1A" w:rsidRPr="00EF50BF" w:rsidRDefault="00E31B1A" w:rsidP="00E31B1A">
            <w:pPr>
              <w:spacing w:line="240" w:lineRule="auto"/>
              <w:jc w:val="center"/>
              <w:rPr>
                <w:rFonts w:cs="Arial"/>
                <w:szCs w:val="24"/>
              </w:rPr>
            </w:pPr>
            <w:r w:rsidRPr="00EF50BF">
              <w:rPr>
                <w:rFonts w:cs="Arial"/>
                <w:szCs w:val="24"/>
              </w:rPr>
              <w:t xml:space="preserve">Roberta </w:t>
            </w:r>
            <w:proofErr w:type="spellStart"/>
            <w:r w:rsidRPr="00EF50BF">
              <w:rPr>
                <w:rFonts w:cs="Arial"/>
                <w:szCs w:val="24"/>
              </w:rPr>
              <w:t>P.M.</w:t>
            </w:r>
            <w:proofErr w:type="spellEnd"/>
            <w:r w:rsidRPr="00EF50BF">
              <w:rPr>
                <w:rFonts w:cs="Arial"/>
                <w:szCs w:val="24"/>
              </w:rPr>
              <w:t xml:space="preserve"> T.</w:t>
            </w:r>
          </w:p>
          <w:p w:rsidR="00E31B1A" w:rsidRPr="00EF50BF" w:rsidRDefault="00E31B1A" w:rsidP="00E31B1A">
            <w:pPr>
              <w:spacing w:line="240" w:lineRule="auto"/>
              <w:jc w:val="center"/>
              <w:rPr>
                <w:rFonts w:cs="Arial"/>
                <w:szCs w:val="24"/>
              </w:rPr>
            </w:pPr>
            <w:r w:rsidRPr="00EF50BF">
              <w:rPr>
                <w:rFonts w:cs="Arial"/>
                <w:szCs w:val="24"/>
              </w:rPr>
              <w:t>Thales S. N.</w:t>
            </w:r>
          </w:p>
          <w:p w:rsidR="00E31B1A" w:rsidRPr="00EF50BF" w:rsidRDefault="00E31B1A" w:rsidP="00E31B1A">
            <w:pPr>
              <w:spacing w:line="240" w:lineRule="auto"/>
              <w:jc w:val="center"/>
              <w:rPr>
                <w:rFonts w:cs="Arial"/>
                <w:szCs w:val="24"/>
              </w:rPr>
            </w:pPr>
            <w:r w:rsidRPr="00EF50BF">
              <w:rPr>
                <w:rFonts w:cs="Arial"/>
                <w:szCs w:val="24"/>
              </w:rPr>
              <w:t>Verônica M. S</w:t>
            </w:r>
          </w:p>
        </w:tc>
      </w:tr>
      <w:tr w:rsidR="00814EEF" w:rsidRPr="00EF50BF" w:rsidTr="00BA5D06">
        <w:tc>
          <w:tcPr>
            <w:tcW w:w="1554" w:type="dxa"/>
            <w:vAlign w:val="center"/>
          </w:tcPr>
          <w:p w:rsidR="00814EEF" w:rsidRPr="00EF50BF" w:rsidRDefault="00814EEF" w:rsidP="004506BE">
            <w:pPr>
              <w:spacing w:line="240" w:lineRule="auto"/>
              <w:jc w:val="center"/>
              <w:rPr>
                <w:rFonts w:cs="Arial"/>
                <w:szCs w:val="24"/>
              </w:rPr>
            </w:pPr>
            <w:r w:rsidRPr="00EF50BF">
              <w:rPr>
                <w:rFonts w:cs="Arial"/>
                <w:szCs w:val="24"/>
              </w:rPr>
              <w:t>1</w:t>
            </w:r>
            <w:r w:rsidR="00450BAC" w:rsidRPr="00EF50BF">
              <w:rPr>
                <w:rFonts w:cs="Arial"/>
                <w:szCs w:val="24"/>
              </w:rPr>
              <w:t>0</w:t>
            </w:r>
            <w:r w:rsidRPr="00EF50BF">
              <w:rPr>
                <w:rFonts w:cs="Arial"/>
                <w:szCs w:val="24"/>
              </w:rPr>
              <w:t>/11/2016</w:t>
            </w:r>
          </w:p>
        </w:tc>
        <w:tc>
          <w:tcPr>
            <w:tcW w:w="5157" w:type="dxa"/>
            <w:vAlign w:val="center"/>
          </w:tcPr>
          <w:p w:rsidR="00814EEF" w:rsidRPr="00EF50BF" w:rsidRDefault="00814EEF" w:rsidP="004506BE">
            <w:pPr>
              <w:spacing w:line="240" w:lineRule="auto"/>
              <w:rPr>
                <w:rFonts w:cs="Arial"/>
                <w:szCs w:val="24"/>
              </w:rPr>
            </w:pPr>
            <w:r w:rsidRPr="00EF50BF">
              <w:rPr>
                <w:rFonts w:cs="Arial"/>
                <w:szCs w:val="24"/>
              </w:rPr>
              <w:t>Diagrama e documentação dos casos de uso.</w:t>
            </w:r>
          </w:p>
        </w:tc>
        <w:tc>
          <w:tcPr>
            <w:tcW w:w="2009" w:type="dxa"/>
            <w:vAlign w:val="center"/>
          </w:tcPr>
          <w:p w:rsidR="00450BAC" w:rsidRPr="00EF50BF" w:rsidRDefault="00450BAC" w:rsidP="00450BAC">
            <w:pPr>
              <w:spacing w:line="240" w:lineRule="auto"/>
              <w:jc w:val="center"/>
              <w:rPr>
                <w:rFonts w:cs="Arial"/>
                <w:szCs w:val="24"/>
              </w:rPr>
            </w:pPr>
            <w:r w:rsidRPr="00EF50BF">
              <w:rPr>
                <w:rFonts w:cs="Arial"/>
                <w:szCs w:val="24"/>
              </w:rPr>
              <w:t>Ana Flávia M.</w:t>
            </w:r>
          </w:p>
          <w:p w:rsidR="00450BAC" w:rsidRPr="00EF50BF" w:rsidRDefault="00450BAC" w:rsidP="00450BAC">
            <w:pPr>
              <w:spacing w:line="240" w:lineRule="auto"/>
              <w:jc w:val="center"/>
              <w:rPr>
                <w:rFonts w:cs="Arial"/>
                <w:szCs w:val="24"/>
                <w:lang w:val="en-US"/>
              </w:rPr>
            </w:pPr>
            <w:r w:rsidRPr="00EF50BF">
              <w:rPr>
                <w:rFonts w:cs="Arial"/>
                <w:szCs w:val="24"/>
                <w:lang w:val="en-US"/>
              </w:rPr>
              <w:t>Jaime D. V.</w:t>
            </w:r>
          </w:p>
          <w:p w:rsidR="00450BAC" w:rsidRPr="00EF50BF" w:rsidRDefault="00450BAC" w:rsidP="00450BAC">
            <w:pPr>
              <w:spacing w:line="240" w:lineRule="auto"/>
              <w:jc w:val="center"/>
              <w:rPr>
                <w:rFonts w:cs="Arial"/>
                <w:szCs w:val="24"/>
                <w:lang w:val="en-US"/>
              </w:rPr>
            </w:pPr>
            <w:r w:rsidRPr="00EF50BF">
              <w:rPr>
                <w:rFonts w:cs="Arial"/>
                <w:szCs w:val="24"/>
              </w:rPr>
              <w:t xml:space="preserve">Roberta </w:t>
            </w:r>
            <w:proofErr w:type="spellStart"/>
            <w:r w:rsidRPr="00EF50BF">
              <w:rPr>
                <w:rFonts w:cs="Arial"/>
                <w:szCs w:val="24"/>
              </w:rPr>
              <w:t>P.M.</w:t>
            </w:r>
            <w:proofErr w:type="spellEnd"/>
            <w:r w:rsidRPr="00EF50BF">
              <w:rPr>
                <w:rFonts w:cs="Arial"/>
                <w:szCs w:val="24"/>
              </w:rPr>
              <w:t xml:space="preserve"> T.</w:t>
            </w:r>
          </w:p>
          <w:p w:rsidR="00450BAC" w:rsidRPr="00EF50BF" w:rsidRDefault="00450BAC" w:rsidP="00450BAC">
            <w:pPr>
              <w:spacing w:line="240" w:lineRule="auto"/>
              <w:jc w:val="center"/>
              <w:rPr>
                <w:rFonts w:cs="Arial"/>
                <w:szCs w:val="24"/>
                <w:lang w:val="en-US"/>
              </w:rPr>
            </w:pPr>
            <w:r w:rsidRPr="00EF50BF">
              <w:rPr>
                <w:rFonts w:cs="Arial"/>
                <w:szCs w:val="24"/>
                <w:lang w:val="en-US"/>
              </w:rPr>
              <w:t>Thales S. N.</w:t>
            </w:r>
          </w:p>
          <w:p w:rsidR="00814EEF" w:rsidRPr="00EF50BF" w:rsidRDefault="00450BAC" w:rsidP="00450BAC">
            <w:pPr>
              <w:spacing w:line="240" w:lineRule="auto"/>
              <w:jc w:val="center"/>
              <w:rPr>
                <w:rFonts w:cs="Arial"/>
                <w:szCs w:val="24"/>
              </w:rPr>
            </w:pPr>
            <w:r w:rsidRPr="00EF50BF">
              <w:rPr>
                <w:rFonts w:cs="Arial"/>
                <w:szCs w:val="24"/>
              </w:rPr>
              <w:t>Verônica M. S.</w:t>
            </w:r>
          </w:p>
        </w:tc>
      </w:tr>
      <w:tr w:rsidR="0060423F" w:rsidRPr="00EF50BF" w:rsidTr="002D481A">
        <w:tc>
          <w:tcPr>
            <w:tcW w:w="1554" w:type="dxa"/>
            <w:vAlign w:val="center"/>
          </w:tcPr>
          <w:p w:rsidR="0060423F" w:rsidRPr="00EF50BF" w:rsidRDefault="0060423F" w:rsidP="002D481A">
            <w:pPr>
              <w:spacing w:line="240" w:lineRule="auto"/>
              <w:jc w:val="center"/>
              <w:rPr>
                <w:rFonts w:cs="Arial"/>
                <w:szCs w:val="24"/>
              </w:rPr>
            </w:pPr>
            <w:r w:rsidRPr="00EF50BF">
              <w:rPr>
                <w:rFonts w:cs="Arial"/>
                <w:szCs w:val="24"/>
              </w:rPr>
              <w:t>17/11/2016</w:t>
            </w:r>
          </w:p>
        </w:tc>
        <w:tc>
          <w:tcPr>
            <w:tcW w:w="5157" w:type="dxa"/>
            <w:vAlign w:val="center"/>
          </w:tcPr>
          <w:p w:rsidR="0060423F" w:rsidRPr="00EF50BF" w:rsidRDefault="0060423F" w:rsidP="002D481A">
            <w:pPr>
              <w:spacing w:line="240" w:lineRule="auto"/>
              <w:rPr>
                <w:rFonts w:cs="Arial"/>
                <w:szCs w:val="24"/>
              </w:rPr>
            </w:pPr>
            <w:r w:rsidRPr="00EF50BF">
              <w:rPr>
                <w:rFonts w:cs="Arial"/>
                <w:szCs w:val="24"/>
              </w:rPr>
              <w:t>Diagrama e documentação dos casos de uso.</w:t>
            </w:r>
          </w:p>
        </w:tc>
        <w:tc>
          <w:tcPr>
            <w:tcW w:w="2009" w:type="dxa"/>
            <w:vAlign w:val="center"/>
          </w:tcPr>
          <w:p w:rsidR="0060423F" w:rsidRPr="00EF50BF" w:rsidRDefault="0060423F" w:rsidP="002D481A">
            <w:pPr>
              <w:spacing w:line="240" w:lineRule="auto"/>
              <w:jc w:val="center"/>
              <w:rPr>
                <w:rFonts w:cs="Arial"/>
                <w:szCs w:val="24"/>
              </w:rPr>
            </w:pPr>
            <w:r w:rsidRPr="00EF50BF">
              <w:rPr>
                <w:rFonts w:cs="Arial"/>
                <w:szCs w:val="24"/>
              </w:rPr>
              <w:t>Ana Flávia M.</w:t>
            </w:r>
          </w:p>
          <w:p w:rsidR="0060423F" w:rsidRPr="00EF50BF" w:rsidRDefault="0060423F" w:rsidP="002D481A">
            <w:pPr>
              <w:spacing w:line="240" w:lineRule="auto"/>
              <w:jc w:val="center"/>
              <w:rPr>
                <w:rFonts w:cs="Arial"/>
                <w:szCs w:val="24"/>
                <w:lang w:val="en-US"/>
              </w:rPr>
            </w:pPr>
            <w:r w:rsidRPr="00EF50BF">
              <w:rPr>
                <w:rFonts w:cs="Arial"/>
                <w:szCs w:val="24"/>
              </w:rPr>
              <w:lastRenderedPageBreak/>
              <w:t xml:space="preserve">Roberta </w:t>
            </w:r>
            <w:proofErr w:type="spellStart"/>
            <w:r w:rsidRPr="00EF50BF">
              <w:rPr>
                <w:rFonts w:cs="Arial"/>
                <w:szCs w:val="24"/>
              </w:rPr>
              <w:t>P.M.</w:t>
            </w:r>
            <w:proofErr w:type="spellEnd"/>
            <w:r w:rsidRPr="00EF50BF">
              <w:rPr>
                <w:rFonts w:cs="Arial"/>
                <w:szCs w:val="24"/>
              </w:rPr>
              <w:t xml:space="preserve"> T.</w:t>
            </w:r>
          </w:p>
          <w:p w:rsidR="0060423F" w:rsidRPr="00EF50BF" w:rsidRDefault="0060423F" w:rsidP="002D481A">
            <w:pPr>
              <w:spacing w:line="240" w:lineRule="auto"/>
              <w:jc w:val="center"/>
              <w:rPr>
                <w:rFonts w:cs="Arial"/>
                <w:szCs w:val="24"/>
                <w:lang w:val="en-US"/>
              </w:rPr>
            </w:pPr>
            <w:r w:rsidRPr="00EF50BF">
              <w:rPr>
                <w:rFonts w:cs="Arial"/>
                <w:szCs w:val="24"/>
                <w:lang w:val="en-US"/>
              </w:rPr>
              <w:t>Thales S. N.</w:t>
            </w:r>
          </w:p>
          <w:p w:rsidR="0060423F" w:rsidRPr="00EF50BF" w:rsidRDefault="0060423F" w:rsidP="002D481A">
            <w:pPr>
              <w:spacing w:line="240" w:lineRule="auto"/>
              <w:jc w:val="center"/>
              <w:rPr>
                <w:rFonts w:cs="Arial"/>
                <w:szCs w:val="24"/>
              </w:rPr>
            </w:pPr>
            <w:r w:rsidRPr="00EF50BF">
              <w:rPr>
                <w:rFonts w:cs="Arial"/>
                <w:szCs w:val="24"/>
              </w:rPr>
              <w:t>Verônica M. S.</w:t>
            </w:r>
          </w:p>
        </w:tc>
      </w:tr>
      <w:tr w:rsidR="00426F50" w:rsidRPr="00EF50BF" w:rsidTr="002D481A">
        <w:tc>
          <w:tcPr>
            <w:tcW w:w="1554" w:type="dxa"/>
            <w:vAlign w:val="center"/>
          </w:tcPr>
          <w:p w:rsidR="00426F50" w:rsidRPr="00EF50BF" w:rsidRDefault="00426F50" w:rsidP="00426F50">
            <w:pPr>
              <w:spacing w:line="240" w:lineRule="auto"/>
              <w:jc w:val="center"/>
              <w:rPr>
                <w:rFonts w:cs="Arial"/>
                <w:szCs w:val="24"/>
              </w:rPr>
            </w:pPr>
            <w:r w:rsidRPr="00EF50BF">
              <w:rPr>
                <w:rFonts w:cs="Arial"/>
                <w:szCs w:val="24"/>
              </w:rPr>
              <w:lastRenderedPageBreak/>
              <w:t>22/11/2016</w:t>
            </w:r>
          </w:p>
        </w:tc>
        <w:tc>
          <w:tcPr>
            <w:tcW w:w="5157" w:type="dxa"/>
            <w:vAlign w:val="center"/>
          </w:tcPr>
          <w:p w:rsidR="00426F50" w:rsidRPr="00EF50BF" w:rsidRDefault="00426F50" w:rsidP="00426F50">
            <w:pPr>
              <w:spacing w:line="240" w:lineRule="auto"/>
              <w:rPr>
                <w:rFonts w:cs="Arial"/>
                <w:szCs w:val="24"/>
              </w:rPr>
            </w:pPr>
            <w:r w:rsidRPr="00EF50BF">
              <w:rPr>
                <w:rFonts w:cs="Arial"/>
                <w:szCs w:val="24"/>
              </w:rPr>
              <w:t>Diagrama e documentação dos casos de uso.</w:t>
            </w:r>
          </w:p>
        </w:tc>
        <w:tc>
          <w:tcPr>
            <w:tcW w:w="2009" w:type="dxa"/>
            <w:vAlign w:val="center"/>
          </w:tcPr>
          <w:p w:rsidR="00426F50" w:rsidRPr="00EF50BF" w:rsidRDefault="00426F50" w:rsidP="00426F50">
            <w:pPr>
              <w:spacing w:line="240" w:lineRule="auto"/>
              <w:jc w:val="center"/>
              <w:rPr>
                <w:rFonts w:cs="Arial"/>
                <w:szCs w:val="24"/>
                <w:lang w:val="en-US"/>
              </w:rPr>
            </w:pPr>
            <w:r w:rsidRPr="00EF50BF">
              <w:rPr>
                <w:rFonts w:cs="Arial"/>
                <w:szCs w:val="24"/>
              </w:rPr>
              <w:t xml:space="preserve">Roberta </w:t>
            </w:r>
            <w:proofErr w:type="spellStart"/>
            <w:r w:rsidRPr="00EF50BF">
              <w:rPr>
                <w:rFonts w:cs="Arial"/>
                <w:szCs w:val="24"/>
              </w:rPr>
              <w:t>P.M.</w:t>
            </w:r>
            <w:proofErr w:type="spellEnd"/>
            <w:r w:rsidRPr="00EF50BF">
              <w:rPr>
                <w:rFonts w:cs="Arial"/>
                <w:szCs w:val="24"/>
              </w:rPr>
              <w:t xml:space="preserve"> T.</w:t>
            </w:r>
          </w:p>
          <w:p w:rsidR="00426F50" w:rsidRPr="00EF50BF" w:rsidRDefault="00426F50" w:rsidP="00426F50">
            <w:pPr>
              <w:spacing w:line="240" w:lineRule="auto"/>
              <w:jc w:val="center"/>
              <w:rPr>
                <w:rFonts w:cs="Arial"/>
                <w:szCs w:val="24"/>
                <w:lang w:val="en-US"/>
              </w:rPr>
            </w:pPr>
            <w:r w:rsidRPr="00EF50BF">
              <w:rPr>
                <w:rFonts w:cs="Arial"/>
                <w:szCs w:val="24"/>
                <w:lang w:val="en-US"/>
              </w:rPr>
              <w:t>Thales S. N.</w:t>
            </w:r>
          </w:p>
          <w:p w:rsidR="00426F50" w:rsidRPr="00EF50BF" w:rsidRDefault="00426F50" w:rsidP="00426F50">
            <w:pPr>
              <w:spacing w:line="240" w:lineRule="auto"/>
              <w:jc w:val="center"/>
              <w:rPr>
                <w:rFonts w:cs="Arial"/>
                <w:szCs w:val="24"/>
              </w:rPr>
            </w:pPr>
            <w:r w:rsidRPr="00EF50BF">
              <w:rPr>
                <w:rFonts w:cs="Arial"/>
                <w:szCs w:val="24"/>
              </w:rPr>
              <w:t>Verônica M. S.</w:t>
            </w:r>
          </w:p>
        </w:tc>
      </w:tr>
      <w:tr w:rsidR="00426F50" w:rsidRPr="00EF50BF" w:rsidTr="002D481A">
        <w:tc>
          <w:tcPr>
            <w:tcW w:w="1554" w:type="dxa"/>
            <w:vAlign w:val="center"/>
          </w:tcPr>
          <w:p w:rsidR="00426F50" w:rsidRPr="00EF50BF" w:rsidRDefault="00426F50" w:rsidP="00426F50">
            <w:pPr>
              <w:spacing w:line="240" w:lineRule="auto"/>
              <w:jc w:val="center"/>
              <w:rPr>
                <w:rFonts w:cs="Arial"/>
                <w:szCs w:val="24"/>
              </w:rPr>
            </w:pPr>
            <w:r w:rsidRPr="00EF50BF">
              <w:rPr>
                <w:rFonts w:cs="Arial"/>
                <w:szCs w:val="24"/>
              </w:rPr>
              <w:t>24/11/2016</w:t>
            </w:r>
          </w:p>
        </w:tc>
        <w:tc>
          <w:tcPr>
            <w:tcW w:w="5157" w:type="dxa"/>
            <w:vAlign w:val="center"/>
          </w:tcPr>
          <w:p w:rsidR="00426F50" w:rsidRPr="00EF50BF" w:rsidRDefault="00426F50" w:rsidP="00426F50">
            <w:pPr>
              <w:spacing w:line="240" w:lineRule="auto"/>
              <w:rPr>
                <w:rFonts w:cs="Arial"/>
                <w:szCs w:val="24"/>
              </w:rPr>
            </w:pPr>
            <w:r w:rsidRPr="00EF50BF">
              <w:rPr>
                <w:rFonts w:cs="Arial"/>
                <w:szCs w:val="24"/>
              </w:rPr>
              <w:t xml:space="preserve">Envio do documento de requisitos para Professora Viviane de Fátima </w:t>
            </w:r>
            <w:proofErr w:type="spellStart"/>
            <w:r w:rsidRPr="00EF50BF">
              <w:rPr>
                <w:rFonts w:cs="Arial"/>
                <w:szCs w:val="24"/>
              </w:rPr>
              <w:t>Bartholo</w:t>
            </w:r>
            <w:proofErr w:type="spellEnd"/>
            <w:r w:rsidRPr="00EF50BF">
              <w:rPr>
                <w:rFonts w:cs="Arial"/>
                <w:szCs w:val="24"/>
              </w:rPr>
              <w:t>.</w:t>
            </w:r>
          </w:p>
        </w:tc>
        <w:tc>
          <w:tcPr>
            <w:tcW w:w="2009" w:type="dxa"/>
            <w:vAlign w:val="center"/>
          </w:tcPr>
          <w:p w:rsidR="00426F50" w:rsidRPr="00EF50BF" w:rsidRDefault="00426F50" w:rsidP="00426F50">
            <w:pPr>
              <w:spacing w:line="240" w:lineRule="auto"/>
              <w:jc w:val="center"/>
              <w:rPr>
                <w:rFonts w:cs="Arial"/>
                <w:szCs w:val="24"/>
              </w:rPr>
            </w:pPr>
            <w:r w:rsidRPr="00EF50BF">
              <w:rPr>
                <w:rFonts w:cs="Arial"/>
                <w:szCs w:val="24"/>
              </w:rPr>
              <w:t>Verônica M. S</w:t>
            </w:r>
          </w:p>
        </w:tc>
      </w:tr>
      <w:tr w:rsidR="000E5B78" w:rsidRPr="00EF50BF" w:rsidTr="00A94FF7">
        <w:trPr>
          <w:trHeight w:val="70"/>
        </w:trPr>
        <w:tc>
          <w:tcPr>
            <w:tcW w:w="1554" w:type="dxa"/>
            <w:vAlign w:val="center"/>
          </w:tcPr>
          <w:p w:rsidR="000E5B78" w:rsidRPr="00EF50BF" w:rsidRDefault="000E5B78" w:rsidP="00426F50">
            <w:pPr>
              <w:spacing w:line="240" w:lineRule="auto"/>
              <w:jc w:val="center"/>
              <w:rPr>
                <w:rFonts w:cs="Arial"/>
                <w:szCs w:val="24"/>
              </w:rPr>
            </w:pPr>
            <w:r>
              <w:rPr>
                <w:rFonts w:cs="Arial"/>
                <w:szCs w:val="24"/>
              </w:rPr>
              <w:t>23/2/2017</w:t>
            </w:r>
          </w:p>
        </w:tc>
        <w:tc>
          <w:tcPr>
            <w:tcW w:w="5157" w:type="dxa"/>
            <w:vAlign w:val="center"/>
          </w:tcPr>
          <w:p w:rsidR="000E5B78" w:rsidRPr="00EF50BF" w:rsidRDefault="000E5B78" w:rsidP="00426F50">
            <w:pPr>
              <w:spacing w:line="240" w:lineRule="auto"/>
              <w:rPr>
                <w:rFonts w:cs="Arial"/>
                <w:szCs w:val="24"/>
              </w:rPr>
            </w:pPr>
            <w:r>
              <w:rPr>
                <w:rFonts w:cs="Arial"/>
                <w:szCs w:val="24"/>
              </w:rPr>
              <w:t>Correção inicial do projeto</w:t>
            </w:r>
          </w:p>
        </w:tc>
        <w:tc>
          <w:tcPr>
            <w:tcW w:w="2009" w:type="dxa"/>
            <w:vAlign w:val="center"/>
          </w:tcPr>
          <w:p w:rsidR="000E5B78" w:rsidRPr="00EF50BF" w:rsidRDefault="000E5B78" w:rsidP="00426F50">
            <w:pPr>
              <w:spacing w:line="240" w:lineRule="auto"/>
              <w:jc w:val="center"/>
              <w:rPr>
                <w:rFonts w:cs="Arial"/>
                <w:szCs w:val="24"/>
              </w:rPr>
            </w:pPr>
            <w:proofErr w:type="spellStart"/>
            <w:r>
              <w:rPr>
                <w:rFonts w:cs="Arial"/>
                <w:szCs w:val="24"/>
              </w:rPr>
              <w:t>Profa</w:t>
            </w:r>
            <w:proofErr w:type="spellEnd"/>
            <w:r>
              <w:rPr>
                <w:rFonts w:cs="Arial"/>
                <w:szCs w:val="24"/>
              </w:rPr>
              <w:t>. Silvia</w:t>
            </w:r>
          </w:p>
        </w:tc>
      </w:tr>
      <w:tr w:rsidR="00A97CDB" w:rsidRPr="00EF50BF" w:rsidTr="00611DDF">
        <w:tc>
          <w:tcPr>
            <w:tcW w:w="1554" w:type="dxa"/>
            <w:vAlign w:val="center"/>
          </w:tcPr>
          <w:p w:rsidR="00A97CDB" w:rsidRDefault="00A97CDB" w:rsidP="00A97CDB">
            <w:pPr>
              <w:spacing w:line="240" w:lineRule="auto"/>
              <w:jc w:val="center"/>
              <w:rPr>
                <w:rFonts w:cs="Arial"/>
                <w:szCs w:val="24"/>
              </w:rPr>
            </w:pPr>
            <w:r>
              <w:rPr>
                <w:rFonts w:cs="Arial"/>
                <w:szCs w:val="24"/>
              </w:rPr>
              <w:t>09/03 -</w:t>
            </w:r>
          </w:p>
          <w:p w:rsidR="00A97CDB" w:rsidRPr="00EF50BF" w:rsidRDefault="00A97CDB" w:rsidP="00A97CDB">
            <w:pPr>
              <w:spacing w:line="240" w:lineRule="auto"/>
              <w:jc w:val="center"/>
              <w:rPr>
                <w:rFonts w:cs="Arial"/>
                <w:szCs w:val="24"/>
              </w:rPr>
            </w:pPr>
            <w:r>
              <w:rPr>
                <w:rFonts w:cs="Arial"/>
                <w:szCs w:val="24"/>
              </w:rPr>
              <w:t>09/04/2017</w:t>
            </w:r>
          </w:p>
        </w:tc>
        <w:tc>
          <w:tcPr>
            <w:tcW w:w="5157" w:type="dxa"/>
            <w:vAlign w:val="center"/>
          </w:tcPr>
          <w:p w:rsidR="00A97CDB" w:rsidRPr="00EF50BF" w:rsidRDefault="00A97CDB" w:rsidP="00A97CDB">
            <w:pPr>
              <w:spacing w:line="240" w:lineRule="auto"/>
              <w:rPr>
                <w:rFonts w:cs="Arial"/>
                <w:szCs w:val="24"/>
              </w:rPr>
            </w:pPr>
            <w:r w:rsidRPr="00EF50BF">
              <w:rPr>
                <w:rFonts w:cs="Arial"/>
                <w:szCs w:val="24"/>
              </w:rPr>
              <w:t xml:space="preserve">Correção do Documento de Requisitos </w:t>
            </w:r>
            <w:r>
              <w:rPr>
                <w:rFonts w:cs="Arial"/>
                <w:szCs w:val="24"/>
              </w:rPr>
              <w:t>(Itens 1,</w:t>
            </w:r>
            <w:r w:rsidRPr="00EF50BF">
              <w:rPr>
                <w:rFonts w:cs="Arial"/>
                <w:szCs w:val="24"/>
              </w:rPr>
              <w:t xml:space="preserve"> 2</w:t>
            </w:r>
            <w:r>
              <w:rPr>
                <w:rFonts w:cs="Arial"/>
                <w:szCs w:val="24"/>
              </w:rPr>
              <w:t xml:space="preserve"> e 3</w:t>
            </w:r>
            <w:r w:rsidRPr="00EF50BF">
              <w:rPr>
                <w:rFonts w:cs="Arial"/>
                <w:szCs w:val="24"/>
              </w:rPr>
              <w:t>).</w:t>
            </w:r>
          </w:p>
        </w:tc>
        <w:tc>
          <w:tcPr>
            <w:tcW w:w="2009" w:type="dxa"/>
            <w:vAlign w:val="center"/>
          </w:tcPr>
          <w:p w:rsidR="00A97CDB" w:rsidRPr="00EF50BF" w:rsidRDefault="00A97CDB" w:rsidP="00A97CDB">
            <w:pPr>
              <w:spacing w:line="240" w:lineRule="auto"/>
              <w:jc w:val="center"/>
              <w:rPr>
                <w:rFonts w:cs="Arial"/>
                <w:szCs w:val="24"/>
                <w:lang w:val="en-US"/>
              </w:rPr>
            </w:pPr>
            <w:r w:rsidRPr="00EF50BF">
              <w:rPr>
                <w:rFonts w:cs="Arial"/>
                <w:szCs w:val="24"/>
              </w:rPr>
              <w:t xml:space="preserve">Roberta </w:t>
            </w:r>
            <w:proofErr w:type="spellStart"/>
            <w:r w:rsidRPr="00EF50BF">
              <w:rPr>
                <w:rFonts w:cs="Arial"/>
                <w:szCs w:val="24"/>
              </w:rPr>
              <w:t>P.M.</w:t>
            </w:r>
            <w:proofErr w:type="spellEnd"/>
            <w:r w:rsidRPr="00EF50BF">
              <w:rPr>
                <w:rFonts w:cs="Arial"/>
                <w:szCs w:val="24"/>
              </w:rPr>
              <w:t xml:space="preserve"> T.</w:t>
            </w:r>
          </w:p>
          <w:p w:rsidR="00A97CDB" w:rsidRPr="00EF50BF" w:rsidRDefault="00A97CDB" w:rsidP="00A97CDB">
            <w:pPr>
              <w:spacing w:line="240" w:lineRule="auto"/>
              <w:jc w:val="center"/>
              <w:rPr>
                <w:rFonts w:cs="Arial"/>
                <w:szCs w:val="24"/>
                <w:lang w:val="en-US"/>
              </w:rPr>
            </w:pPr>
            <w:r w:rsidRPr="00EF50BF">
              <w:rPr>
                <w:rFonts w:cs="Arial"/>
                <w:szCs w:val="24"/>
                <w:lang w:val="en-US"/>
              </w:rPr>
              <w:t>Thales S. N.</w:t>
            </w:r>
          </w:p>
          <w:p w:rsidR="00A97CDB" w:rsidRPr="00EF50BF" w:rsidRDefault="00A97CDB" w:rsidP="00A97CDB">
            <w:pPr>
              <w:spacing w:line="240" w:lineRule="auto"/>
              <w:jc w:val="center"/>
              <w:rPr>
                <w:rFonts w:cs="Arial"/>
                <w:szCs w:val="24"/>
              </w:rPr>
            </w:pPr>
            <w:r w:rsidRPr="00EF50BF">
              <w:rPr>
                <w:rFonts w:cs="Arial"/>
                <w:szCs w:val="24"/>
              </w:rPr>
              <w:t>Verônica M. S.</w:t>
            </w:r>
          </w:p>
        </w:tc>
      </w:tr>
      <w:tr w:rsidR="000D0CF4" w:rsidRPr="00EF50BF" w:rsidTr="00611DDF">
        <w:tc>
          <w:tcPr>
            <w:tcW w:w="1554" w:type="dxa"/>
            <w:vAlign w:val="center"/>
          </w:tcPr>
          <w:p w:rsidR="000D0CF4" w:rsidRDefault="000D0CF4" w:rsidP="000D0CF4">
            <w:pPr>
              <w:spacing w:line="240" w:lineRule="auto"/>
              <w:jc w:val="center"/>
              <w:rPr>
                <w:rFonts w:cs="Arial"/>
                <w:szCs w:val="24"/>
              </w:rPr>
            </w:pPr>
            <w:r>
              <w:rPr>
                <w:rFonts w:cs="Arial"/>
                <w:szCs w:val="24"/>
              </w:rPr>
              <w:t>12/04/2017</w:t>
            </w:r>
          </w:p>
        </w:tc>
        <w:tc>
          <w:tcPr>
            <w:tcW w:w="5157" w:type="dxa"/>
            <w:vAlign w:val="center"/>
          </w:tcPr>
          <w:p w:rsidR="000D0CF4" w:rsidRPr="00EF50BF" w:rsidRDefault="000D0CF4" w:rsidP="000D0CF4">
            <w:pPr>
              <w:spacing w:line="240" w:lineRule="auto"/>
              <w:rPr>
                <w:rFonts w:cs="Arial"/>
                <w:szCs w:val="24"/>
              </w:rPr>
            </w:pPr>
            <w:r w:rsidRPr="00EF50BF">
              <w:rPr>
                <w:rFonts w:cs="Arial"/>
                <w:szCs w:val="24"/>
              </w:rPr>
              <w:t xml:space="preserve">Envio do documento de requisitos para Professora </w:t>
            </w:r>
            <w:r w:rsidR="00A619FE">
              <w:rPr>
                <w:rFonts w:cs="Arial"/>
                <w:szCs w:val="24"/>
              </w:rPr>
              <w:t xml:space="preserve">Silvia </w:t>
            </w:r>
            <w:proofErr w:type="gramStart"/>
            <w:r w:rsidR="00A94FF7">
              <w:rPr>
                <w:rFonts w:cs="Arial"/>
                <w:szCs w:val="24"/>
              </w:rPr>
              <w:t xml:space="preserve">Helena </w:t>
            </w:r>
            <w:r w:rsidR="00A94FF7" w:rsidRPr="00EF50BF">
              <w:rPr>
                <w:rFonts w:cs="Arial"/>
              </w:rPr>
              <w:t>de</w:t>
            </w:r>
            <w:r w:rsidR="00A619FE" w:rsidRPr="00EF50BF">
              <w:rPr>
                <w:rFonts w:cs="Arial"/>
              </w:rPr>
              <w:t xml:space="preserve"> Oliveira Santos</w:t>
            </w:r>
            <w:proofErr w:type="gramEnd"/>
            <w:r w:rsidRPr="00EF50BF">
              <w:rPr>
                <w:rFonts w:cs="Arial"/>
                <w:szCs w:val="24"/>
              </w:rPr>
              <w:t>.</w:t>
            </w:r>
          </w:p>
        </w:tc>
        <w:tc>
          <w:tcPr>
            <w:tcW w:w="2009" w:type="dxa"/>
            <w:vAlign w:val="center"/>
          </w:tcPr>
          <w:p w:rsidR="000D0CF4" w:rsidRPr="00EF50BF" w:rsidRDefault="000D0CF4" w:rsidP="000D0CF4">
            <w:pPr>
              <w:spacing w:line="240" w:lineRule="auto"/>
              <w:jc w:val="center"/>
              <w:rPr>
                <w:rFonts w:cs="Arial"/>
                <w:szCs w:val="24"/>
              </w:rPr>
            </w:pPr>
            <w:r w:rsidRPr="00EF50BF">
              <w:rPr>
                <w:rFonts w:cs="Arial"/>
                <w:szCs w:val="24"/>
              </w:rPr>
              <w:t>Verônica M. S</w:t>
            </w:r>
          </w:p>
        </w:tc>
      </w:tr>
      <w:tr w:rsidR="00CA6F58" w:rsidRPr="00EF50BF" w:rsidTr="00611DDF">
        <w:tc>
          <w:tcPr>
            <w:tcW w:w="1554" w:type="dxa"/>
            <w:vAlign w:val="center"/>
          </w:tcPr>
          <w:p w:rsidR="00CA6F58" w:rsidRDefault="00CA6F58" w:rsidP="00CA6F58">
            <w:pPr>
              <w:spacing w:line="240" w:lineRule="auto"/>
              <w:jc w:val="center"/>
              <w:rPr>
                <w:rFonts w:cs="Arial"/>
                <w:szCs w:val="24"/>
              </w:rPr>
            </w:pPr>
            <w:r>
              <w:rPr>
                <w:rFonts w:cs="Arial"/>
                <w:szCs w:val="24"/>
              </w:rPr>
              <w:t>18-2</w:t>
            </w:r>
            <w:r w:rsidR="00894710">
              <w:rPr>
                <w:rFonts w:cs="Arial"/>
                <w:szCs w:val="24"/>
              </w:rPr>
              <w:t>0</w:t>
            </w:r>
            <w:r>
              <w:rPr>
                <w:rFonts w:cs="Arial"/>
                <w:szCs w:val="24"/>
              </w:rPr>
              <w:t>/05/2017</w:t>
            </w:r>
          </w:p>
        </w:tc>
        <w:tc>
          <w:tcPr>
            <w:tcW w:w="5157" w:type="dxa"/>
            <w:vAlign w:val="center"/>
          </w:tcPr>
          <w:p w:rsidR="00CA6F58" w:rsidRPr="00EF50BF" w:rsidRDefault="00CA6F58" w:rsidP="00CA6F58">
            <w:pPr>
              <w:spacing w:line="240" w:lineRule="auto"/>
              <w:rPr>
                <w:rFonts w:cs="Arial"/>
                <w:szCs w:val="24"/>
              </w:rPr>
            </w:pPr>
            <w:r>
              <w:rPr>
                <w:rFonts w:cs="Arial"/>
                <w:szCs w:val="24"/>
              </w:rPr>
              <w:t>Diagrama de classes</w:t>
            </w:r>
          </w:p>
        </w:tc>
        <w:tc>
          <w:tcPr>
            <w:tcW w:w="2009" w:type="dxa"/>
            <w:vAlign w:val="center"/>
          </w:tcPr>
          <w:p w:rsidR="00CA6F58" w:rsidRPr="00EF50BF" w:rsidRDefault="00CA6F58" w:rsidP="00CA6F58">
            <w:pPr>
              <w:spacing w:line="240" w:lineRule="auto"/>
              <w:jc w:val="center"/>
              <w:rPr>
                <w:rFonts w:cs="Arial"/>
                <w:szCs w:val="24"/>
                <w:lang w:val="en-US"/>
              </w:rPr>
            </w:pPr>
            <w:r w:rsidRPr="00EF50BF">
              <w:rPr>
                <w:rFonts w:cs="Arial"/>
                <w:szCs w:val="24"/>
              </w:rPr>
              <w:t xml:space="preserve">Roberta </w:t>
            </w:r>
            <w:proofErr w:type="spellStart"/>
            <w:r w:rsidRPr="00EF50BF">
              <w:rPr>
                <w:rFonts w:cs="Arial"/>
                <w:szCs w:val="24"/>
              </w:rPr>
              <w:t>P.M.</w:t>
            </w:r>
            <w:proofErr w:type="spellEnd"/>
            <w:r w:rsidRPr="00EF50BF">
              <w:rPr>
                <w:rFonts w:cs="Arial"/>
                <w:szCs w:val="24"/>
              </w:rPr>
              <w:t xml:space="preserve"> T.</w:t>
            </w:r>
          </w:p>
          <w:p w:rsidR="00CA6F58" w:rsidRPr="00EF50BF" w:rsidRDefault="00CA6F58" w:rsidP="00CA6F58">
            <w:pPr>
              <w:spacing w:line="240" w:lineRule="auto"/>
              <w:jc w:val="center"/>
              <w:rPr>
                <w:rFonts w:cs="Arial"/>
                <w:szCs w:val="24"/>
                <w:lang w:val="en-US"/>
              </w:rPr>
            </w:pPr>
            <w:r w:rsidRPr="00EF50BF">
              <w:rPr>
                <w:rFonts w:cs="Arial"/>
                <w:szCs w:val="24"/>
                <w:lang w:val="en-US"/>
              </w:rPr>
              <w:t>Thales S. N.</w:t>
            </w:r>
          </w:p>
          <w:p w:rsidR="00CA6F58" w:rsidRPr="00EF50BF" w:rsidRDefault="00CA6F58" w:rsidP="00CA6F58">
            <w:pPr>
              <w:spacing w:line="240" w:lineRule="auto"/>
              <w:jc w:val="center"/>
              <w:rPr>
                <w:rFonts w:cs="Arial"/>
                <w:szCs w:val="24"/>
              </w:rPr>
            </w:pPr>
            <w:r w:rsidRPr="00EF50BF">
              <w:rPr>
                <w:rFonts w:cs="Arial"/>
                <w:szCs w:val="24"/>
              </w:rPr>
              <w:t>Verônica M. S.</w:t>
            </w:r>
          </w:p>
        </w:tc>
      </w:tr>
      <w:tr w:rsidR="00894710" w:rsidRPr="00EF50BF" w:rsidTr="00C65B85">
        <w:tc>
          <w:tcPr>
            <w:tcW w:w="1554" w:type="dxa"/>
            <w:vAlign w:val="center"/>
          </w:tcPr>
          <w:p w:rsidR="00894710" w:rsidRDefault="00832D6A" w:rsidP="00C65B85">
            <w:pPr>
              <w:spacing w:line="240" w:lineRule="auto"/>
              <w:jc w:val="center"/>
              <w:rPr>
                <w:rFonts w:cs="Arial"/>
                <w:szCs w:val="24"/>
              </w:rPr>
            </w:pPr>
            <w:r>
              <w:rPr>
                <w:rFonts w:cs="Arial"/>
                <w:szCs w:val="24"/>
              </w:rPr>
              <w:t>24-03</w:t>
            </w:r>
            <w:r w:rsidR="00894710">
              <w:rPr>
                <w:rFonts w:cs="Arial"/>
                <w:szCs w:val="24"/>
              </w:rPr>
              <w:t>/05/2017</w:t>
            </w:r>
          </w:p>
        </w:tc>
        <w:tc>
          <w:tcPr>
            <w:tcW w:w="5157" w:type="dxa"/>
            <w:vAlign w:val="center"/>
          </w:tcPr>
          <w:p w:rsidR="00894710" w:rsidRPr="00EF50BF" w:rsidRDefault="00B638B9" w:rsidP="00C65B85">
            <w:pPr>
              <w:spacing w:line="240" w:lineRule="auto"/>
              <w:rPr>
                <w:rFonts w:cs="Arial"/>
                <w:szCs w:val="24"/>
              </w:rPr>
            </w:pPr>
            <w:r>
              <w:rPr>
                <w:rFonts w:cs="Arial"/>
                <w:szCs w:val="24"/>
              </w:rPr>
              <w:t>Diagrama de sequência,</w:t>
            </w:r>
            <w:r w:rsidR="00894710">
              <w:rPr>
                <w:rFonts w:cs="Arial"/>
                <w:szCs w:val="24"/>
              </w:rPr>
              <w:t xml:space="preserve"> diagrama de atividade</w:t>
            </w:r>
            <w:r w:rsidR="009A7B0C">
              <w:rPr>
                <w:rFonts w:cs="Arial"/>
                <w:szCs w:val="24"/>
              </w:rPr>
              <w:t xml:space="preserve">, modelo relacional e estrutura das tabelas de banco de </w:t>
            </w:r>
            <w:proofErr w:type="gramStart"/>
            <w:r w:rsidR="009A7B0C">
              <w:rPr>
                <w:rFonts w:cs="Arial"/>
                <w:szCs w:val="24"/>
              </w:rPr>
              <w:t>dados</w:t>
            </w:r>
            <w:proofErr w:type="gramEnd"/>
          </w:p>
        </w:tc>
        <w:tc>
          <w:tcPr>
            <w:tcW w:w="2009" w:type="dxa"/>
            <w:vAlign w:val="center"/>
          </w:tcPr>
          <w:p w:rsidR="00894710" w:rsidRPr="00EF50BF" w:rsidRDefault="00894710" w:rsidP="00C65B85">
            <w:pPr>
              <w:spacing w:line="240" w:lineRule="auto"/>
              <w:jc w:val="center"/>
              <w:rPr>
                <w:rFonts w:cs="Arial"/>
                <w:szCs w:val="24"/>
                <w:lang w:val="en-US"/>
              </w:rPr>
            </w:pPr>
            <w:r w:rsidRPr="00EF50BF">
              <w:rPr>
                <w:rFonts w:cs="Arial"/>
                <w:szCs w:val="24"/>
                <w:lang w:val="en-US"/>
              </w:rPr>
              <w:t>Thales S. N.</w:t>
            </w:r>
          </w:p>
          <w:p w:rsidR="00894710" w:rsidRPr="00EF50BF" w:rsidRDefault="00894710" w:rsidP="00C65B85">
            <w:pPr>
              <w:spacing w:line="240" w:lineRule="auto"/>
              <w:jc w:val="center"/>
              <w:rPr>
                <w:rFonts w:cs="Arial"/>
                <w:szCs w:val="24"/>
              </w:rPr>
            </w:pPr>
            <w:r w:rsidRPr="00EF50BF">
              <w:rPr>
                <w:rFonts w:cs="Arial"/>
                <w:szCs w:val="24"/>
              </w:rPr>
              <w:t>Verônica M. S.</w:t>
            </w:r>
          </w:p>
        </w:tc>
      </w:tr>
      <w:tr w:rsidR="00894710" w:rsidRPr="00EF50BF" w:rsidTr="00894710">
        <w:tc>
          <w:tcPr>
            <w:tcW w:w="1554" w:type="dxa"/>
            <w:vAlign w:val="center"/>
          </w:tcPr>
          <w:p w:rsidR="00894710" w:rsidRDefault="00894710" w:rsidP="00C65B85">
            <w:pPr>
              <w:spacing w:line="240" w:lineRule="auto"/>
              <w:jc w:val="center"/>
              <w:rPr>
                <w:rFonts w:cs="Arial"/>
                <w:szCs w:val="24"/>
              </w:rPr>
            </w:pPr>
            <w:r>
              <w:rPr>
                <w:rFonts w:cs="Arial"/>
                <w:szCs w:val="24"/>
              </w:rPr>
              <w:t>24-</w:t>
            </w:r>
            <w:r w:rsidR="00832D6A" w:rsidRPr="00832D6A">
              <w:rPr>
                <w:rFonts w:cs="Arial"/>
                <w:szCs w:val="24"/>
              </w:rPr>
              <w:t>03</w:t>
            </w:r>
            <w:r w:rsidRPr="00832D6A">
              <w:rPr>
                <w:rFonts w:cs="Arial"/>
                <w:szCs w:val="24"/>
              </w:rPr>
              <w:t>/05/</w:t>
            </w:r>
            <w:r>
              <w:rPr>
                <w:rFonts w:cs="Arial"/>
                <w:szCs w:val="24"/>
              </w:rPr>
              <w:t>2017</w:t>
            </w:r>
          </w:p>
        </w:tc>
        <w:tc>
          <w:tcPr>
            <w:tcW w:w="5157" w:type="dxa"/>
            <w:vAlign w:val="center"/>
          </w:tcPr>
          <w:p w:rsidR="00894710" w:rsidRPr="00EF50BF" w:rsidRDefault="00894710" w:rsidP="00C65B85">
            <w:pPr>
              <w:spacing w:line="240" w:lineRule="auto"/>
              <w:rPr>
                <w:rFonts w:cs="Arial"/>
                <w:szCs w:val="24"/>
              </w:rPr>
            </w:pPr>
            <w:r>
              <w:rPr>
                <w:rFonts w:cs="Arial"/>
                <w:szCs w:val="24"/>
              </w:rPr>
              <w:t>Interface gráfica</w:t>
            </w:r>
          </w:p>
        </w:tc>
        <w:tc>
          <w:tcPr>
            <w:tcW w:w="2009" w:type="dxa"/>
            <w:vAlign w:val="center"/>
          </w:tcPr>
          <w:p w:rsidR="00894710" w:rsidRPr="00894710" w:rsidRDefault="00894710" w:rsidP="00894710">
            <w:pPr>
              <w:spacing w:line="240" w:lineRule="auto"/>
              <w:jc w:val="center"/>
              <w:rPr>
                <w:rFonts w:cs="Arial"/>
                <w:szCs w:val="24"/>
                <w:lang w:val="en-US"/>
              </w:rPr>
            </w:pPr>
            <w:commentRangeStart w:id="5"/>
            <w:r>
              <w:rPr>
                <w:rFonts w:cs="Arial"/>
                <w:szCs w:val="24"/>
              </w:rPr>
              <w:t xml:space="preserve">Roberta </w:t>
            </w:r>
            <w:proofErr w:type="spellStart"/>
            <w:proofErr w:type="gramStart"/>
            <w:r>
              <w:rPr>
                <w:rFonts w:cs="Arial"/>
                <w:szCs w:val="24"/>
              </w:rPr>
              <w:t>P.M.</w:t>
            </w:r>
            <w:proofErr w:type="spellEnd"/>
            <w:r>
              <w:rPr>
                <w:rFonts w:cs="Arial"/>
                <w:szCs w:val="24"/>
              </w:rPr>
              <w:t xml:space="preserve"> T.</w:t>
            </w:r>
            <w:commentRangeEnd w:id="5"/>
            <w:proofErr w:type="gramEnd"/>
            <w:r w:rsidR="006019E0">
              <w:rPr>
                <w:rStyle w:val="Refdecomentrio"/>
              </w:rPr>
              <w:commentReference w:id="5"/>
            </w:r>
          </w:p>
        </w:tc>
      </w:tr>
    </w:tbl>
    <w:p w:rsidR="001F4BB1" w:rsidRPr="00EF50BF" w:rsidRDefault="001F4BB1">
      <w:pPr>
        <w:spacing w:after="160" w:line="259" w:lineRule="auto"/>
        <w:jc w:val="left"/>
        <w:rPr>
          <w:rFonts w:cs="Arial"/>
        </w:rPr>
      </w:pPr>
    </w:p>
    <w:p w:rsidR="001F4BB1" w:rsidRPr="00EF50BF" w:rsidRDefault="001F4BB1">
      <w:pPr>
        <w:spacing w:after="160" w:line="259" w:lineRule="auto"/>
        <w:jc w:val="left"/>
        <w:rPr>
          <w:rFonts w:cs="Arial"/>
        </w:rPr>
      </w:pPr>
      <w:r w:rsidRPr="00EF50BF">
        <w:rPr>
          <w:rFonts w:cs="Arial"/>
        </w:rPr>
        <w:br w:type="page"/>
      </w:r>
    </w:p>
    <w:sdt>
      <w:sdtPr>
        <w:rPr>
          <w:rFonts w:cstheme="minorBidi"/>
          <w:b w:val="0"/>
          <w:caps w:val="0"/>
          <w:sz w:val="24"/>
          <w:szCs w:val="22"/>
        </w:rPr>
        <w:id w:val="-260829705"/>
        <w:docPartObj>
          <w:docPartGallery w:val="Table of Contents"/>
          <w:docPartUnique/>
        </w:docPartObj>
      </w:sdtPr>
      <w:sdtEndPr>
        <w:rPr>
          <w:bCs/>
        </w:rPr>
      </w:sdtEndPr>
      <w:sdtContent>
        <w:p w:rsidR="00820D0D" w:rsidRPr="003B4009" w:rsidRDefault="00820D0D" w:rsidP="003B4009">
          <w:pPr>
            <w:pStyle w:val="Ttulosemindicaonumrica"/>
            <w:jc w:val="left"/>
            <w:rPr>
              <w:rStyle w:val="Ttulo1semnumeraoChar"/>
              <w:b/>
            </w:rPr>
          </w:pPr>
          <w:r w:rsidRPr="003B4009">
            <w:rPr>
              <w:rStyle w:val="Ttulo1semnumeraoChar"/>
              <w:b/>
            </w:rPr>
            <w:t>Sumário</w:t>
          </w:r>
        </w:p>
        <w:p w:rsidR="003B4009" w:rsidRPr="003B4009" w:rsidRDefault="003B4009" w:rsidP="003B4009">
          <w:pPr>
            <w:rPr>
              <w:lang w:eastAsia="pt-BR"/>
            </w:rPr>
          </w:pPr>
        </w:p>
        <w:p w:rsidR="00982022" w:rsidRDefault="00726926">
          <w:pPr>
            <w:pStyle w:val="Sumrio1"/>
            <w:tabs>
              <w:tab w:val="left" w:pos="480"/>
              <w:tab w:val="right" w:leader="dot" w:pos="8494"/>
            </w:tabs>
            <w:rPr>
              <w:rFonts w:asciiTheme="minorHAnsi" w:eastAsiaTheme="minorEastAsia" w:hAnsiTheme="minorHAnsi"/>
              <w:noProof/>
              <w:sz w:val="22"/>
              <w:lang w:eastAsia="pt-BR"/>
            </w:rPr>
          </w:pPr>
          <w:r w:rsidRPr="00726926">
            <w:rPr>
              <w:rFonts w:cs="Arial"/>
              <w:szCs w:val="24"/>
            </w:rPr>
            <w:fldChar w:fldCharType="begin"/>
          </w:r>
          <w:r w:rsidR="00820D0D" w:rsidRPr="005D112B">
            <w:rPr>
              <w:rFonts w:cs="Arial"/>
              <w:szCs w:val="24"/>
            </w:rPr>
            <w:instrText xml:space="preserve"> TOC \o "1-3" \h \z \u </w:instrText>
          </w:r>
          <w:r w:rsidRPr="00726926">
            <w:rPr>
              <w:rFonts w:cs="Arial"/>
              <w:szCs w:val="24"/>
            </w:rPr>
            <w:fldChar w:fldCharType="separate"/>
          </w:r>
          <w:hyperlink w:anchor="_Toc484364646" w:history="1">
            <w:r w:rsidR="00982022" w:rsidRPr="00460EC2">
              <w:rPr>
                <w:rStyle w:val="Hyperlink"/>
                <w:rFonts w:cs="Arial"/>
                <w:noProof/>
              </w:rPr>
              <w:t>1</w:t>
            </w:r>
            <w:r w:rsidR="00982022">
              <w:rPr>
                <w:rFonts w:asciiTheme="minorHAnsi" w:eastAsiaTheme="minorEastAsia" w:hAnsiTheme="minorHAnsi"/>
                <w:noProof/>
                <w:sz w:val="22"/>
                <w:lang w:eastAsia="pt-BR"/>
              </w:rPr>
              <w:tab/>
            </w:r>
            <w:r w:rsidR="00982022" w:rsidRPr="00460EC2">
              <w:rPr>
                <w:rStyle w:val="Hyperlink"/>
                <w:rFonts w:cs="Arial"/>
                <w:noProof/>
              </w:rPr>
              <w:t>INTRODUÇÃO AO DOCUMENTO</w:t>
            </w:r>
            <w:r w:rsidR="00982022">
              <w:rPr>
                <w:noProof/>
                <w:webHidden/>
              </w:rPr>
              <w:tab/>
            </w:r>
            <w:r>
              <w:rPr>
                <w:noProof/>
                <w:webHidden/>
              </w:rPr>
              <w:fldChar w:fldCharType="begin"/>
            </w:r>
            <w:r w:rsidR="00982022">
              <w:rPr>
                <w:noProof/>
                <w:webHidden/>
              </w:rPr>
              <w:instrText xml:space="preserve"> PAGEREF _Toc484364646 \h </w:instrText>
            </w:r>
            <w:r>
              <w:rPr>
                <w:noProof/>
                <w:webHidden/>
              </w:rPr>
            </w:r>
            <w:r>
              <w:rPr>
                <w:noProof/>
                <w:webHidden/>
              </w:rPr>
              <w:fldChar w:fldCharType="separate"/>
            </w:r>
            <w:r w:rsidR="00982022">
              <w:rPr>
                <w:noProof/>
                <w:webHidden/>
              </w:rPr>
              <w:t>9</w:t>
            </w:r>
            <w:r>
              <w:rPr>
                <w:noProof/>
                <w:webHidden/>
              </w:rPr>
              <w:fldChar w:fldCharType="end"/>
            </w:r>
          </w:hyperlink>
        </w:p>
        <w:p w:rsidR="00982022" w:rsidRDefault="00726926">
          <w:pPr>
            <w:pStyle w:val="Sumrio2"/>
            <w:tabs>
              <w:tab w:val="left" w:pos="880"/>
              <w:tab w:val="right" w:leader="dot" w:pos="8494"/>
            </w:tabs>
            <w:rPr>
              <w:rFonts w:asciiTheme="minorHAnsi" w:eastAsiaTheme="minorEastAsia" w:hAnsiTheme="minorHAnsi"/>
              <w:noProof/>
              <w:sz w:val="22"/>
              <w:lang w:eastAsia="pt-BR"/>
            </w:rPr>
          </w:pPr>
          <w:hyperlink w:anchor="_Toc484364647" w:history="1">
            <w:r w:rsidR="00982022" w:rsidRPr="00460EC2">
              <w:rPr>
                <w:rStyle w:val="Hyperlink"/>
                <w:rFonts w:cs="Arial"/>
                <w:noProof/>
              </w:rPr>
              <w:t>1.1</w:t>
            </w:r>
            <w:r w:rsidR="00982022">
              <w:rPr>
                <w:rFonts w:asciiTheme="minorHAnsi" w:eastAsiaTheme="minorEastAsia" w:hAnsiTheme="minorHAnsi"/>
                <w:noProof/>
                <w:sz w:val="22"/>
                <w:lang w:eastAsia="pt-BR"/>
              </w:rPr>
              <w:tab/>
            </w:r>
            <w:r w:rsidR="00982022" w:rsidRPr="00460EC2">
              <w:rPr>
                <w:rStyle w:val="Hyperlink"/>
                <w:rFonts w:cs="Arial"/>
                <w:noProof/>
              </w:rPr>
              <w:t>Tema</w:t>
            </w:r>
            <w:r w:rsidR="00982022">
              <w:rPr>
                <w:noProof/>
                <w:webHidden/>
              </w:rPr>
              <w:tab/>
            </w:r>
            <w:r>
              <w:rPr>
                <w:noProof/>
                <w:webHidden/>
              </w:rPr>
              <w:fldChar w:fldCharType="begin"/>
            </w:r>
            <w:r w:rsidR="00982022">
              <w:rPr>
                <w:noProof/>
                <w:webHidden/>
              </w:rPr>
              <w:instrText xml:space="preserve"> PAGEREF _Toc484364647 \h </w:instrText>
            </w:r>
            <w:r>
              <w:rPr>
                <w:noProof/>
                <w:webHidden/>
              </w:rPr>
            </w:r>
            <w:r>
              <w:rPr>
                <w:noProof/>
                <w:webHidden/>
              </w:rPr>
              <w:fldChar w:fldCharType="separate"/>
            </w:r>
            <w:r w:rsidR="00982022">
              <w:rPr>
                <w:noProof/>
                <w:webHidden/>
              </w:rPr>
              <w:t>9</w:t>
            </w:r>
            <w:r>
              <w:rPr>
                <w:noProof/>
                <w:webHidden/>
              </w:rPr>
              <w:fldChar w:fldCharType="end"/>
            </w:r>
          </w:hyperlink>
        </w:p>
        <w:p w:rsidR="00982022" w:rsidRDefault="00726926">
          <w:pPr>
            <w:pStyle w:val="Sumrio2"/>
            <w:tabs>
              <w:tab w:val="left" w:pos="880"/>
              <w:tab w:val="right" w:leader="dot" w:pos="8494"/>
            </w:tabs>
            <w:rPr>
              <w:rFonts w:asciiTheme="minorHAnsi" w:eastAsiaTheme="minorEastAsia" w:hAnsiTheme="minorHAnsi"/>
              <w:noProof/>
              <w:sz w:val="22"/>
              <w:lang w:eastAsia="pt-BR"/>
            </w:rPr>
          </w:pPr>
          <w:hyperlink w:anchor="_Toc484364648" w:history="1">
            <w:r w:rsidR="00982022" w:rsidRPr="00460EC2">
              <w:rPr>
                <w:rStyle w:val="Hyperlink"/>
                <w:rFonts w:cs="Arial"/>
                <w:noProof/>
              </w:rPr>
              <w:t>1.2</w:t>
            </w:r>
            <w:r w:rsidR="00982022">
              <w:rPr>
                <w:rFonts w:asciiTheme="minorHAnsi" w:eastAsiaTheme="minorEastAsia" w:hAnsiTheme="minorHAnsi"/>
                <w:noProof/>
                <w:sz w:val="22"/>
                <w:lang w:eastAsia="pt-BR"/>
              </w:rPr>
              <w:tab/>
            </w:r>
            <w:r w:rsidR="00982022" w:rsidRPr="00460EC2">
              <w:rPr>
                <w:rStyle w:val="Hyperlink"/>
                <w:rFonts w:cs="Arial"/>
                <w:noProof/>
              </w:rPr>
              <w:t>Objetivo do Projeto</w:t>
            </w:r>
            <w:r w:rsidR="00982022">
              <w:rPr>
                <w:noProof/>
                <w:webHidden/>
              </w:rPr>
              <w:tab/>
            </w:r>
            <w:r>
              <w:rPr>
                <w:noProof/>
                <w:webHidden/>
              </w:rPr>
              <w:fldChar w:fldCharType="begin"/>
            </w:r>
            <w:r w:rsidR="00982022">
              <w:rPr>
                <w:noProof/>
                <w:webHidden/>
              </w:rPr>
              <w:instrText xml:space="preserve"> PAGEREF _Toc484364648 \h </w:instrText>
            </w:r>
            <w:r>
              <w:rPr>
                <w:noProof/>
                <w:webHidden/>
              </w:rPr>
            </w:r>
            <w:r>
              <w:rPr>
                <w:noProof/>
                <w:webHidden/>
              </w:rPr>
              <w:fldChar w:fldCharType="separate"/>
            </w:r>
            <w:r w:rsidR="00982022">
              <w:rPr>
                <w:noProof/>
                <w:webHidden/>
              </w:rPr>
              <w:t>9</w:t>
            </w:r>
            <w:r>
              <w:rPr>
                <w:noProof/>
                <w:webHidden/>
              </w:rPr>
              <w:fldChar w:fldCharType="end"/>
            </w:r>
          </w:hyperlink>
        </w:p>
        <w:p w:rsidR="00982022" w:rsidRDefault="00726926">
          <w:pPr>
            <w:pStyle w:val="Sumrio3"/>
            <w:tabs>
              <w:tab w:val="left" w:pos="1320"/>
              <w:tab w:val="right" w:leader="dot" w:pos="8494"/>
            </w:tabs>
            <w:rPr>
              <w:rFonts w:asciiTheme="minorHAnsi" w:eastAsiaTheme="minorEastAsia" w:hAnsiTheme="minorHAnsi"/>
              <w:noProof/>
              <w:sz w:val="22"/>
              <w:lang w:eastAsia="pt-BR"/>
            </w:rPr>
          </w:pPr>
          <w:hyperlink w:anchor="_Toc484364649" w:history="1">
            <w:r w:rsidR="00982022" w:rsidRPr="00460EC2">
              <w:rPr>
                <w:rStyle w:val="Hyperlink"/>
                <w:rFonts w:cs="Arial"/>
                <w:noProof/>
              </w:rPr>
              <w:t>1.2.1</w:t>
            </w:r>
            <w:r w:rsidR="00982022">
              <w:rPr>
                <w:rFonts w:asciiTheme="minorHAnsi" w:eastAsiaTheme="minorEastAsia" w:hAnsiTheme="minorHAnsi"/>
                <w:noProof/>
                <w:sz w:val="22"/>
                <w:lang w:eastAsia="pt-BR"/>
              </w:rPr>
              <w:tab/>
            </w:r>
            <w:r w:rsidR="00982022" w:rsidRPr="00460EC2">
              <w:rPr>
                <w:rStyle w:val="Hyperlink"/>
                <w:rFonts w:cs="Arial"/>
                <w:noProof/>
              </w:rPr>
              <w:t>Objetivo Geral</w:t>
            </w:r>
            <w:r w:rsidR="00982022">
              <w:rPr>
                <w:noProof/>
                <w:webHidden/>
              </w:rPr>
              <w:tab/>
            </w:r>
            <w:r>
              <w:rPr>
                <w:noProof/>
                <w:webHidden/>
              </w:rPr>
              <w:fldChar w:fldCharType="begin"/>
            </w:r>
            <w:r w:rsidR="00982022">
              <w:rPr>
                <w:noProof/>
                <w:webHidden/>
              </w:rPr>
              <w:instrText xml:space="preserve"> PAGEREF _Toc484364649 \h </w:instrText>
            </w:r>
            <w:r>
              <w:rPr>
                <w:noProof/>
                <w:webHidden/>
              </w:rPr>
            </w:r>
            <w:r>
              <w:rPr>
                <w:noProof/>
                <w:webHidden/>
              </w:rPr>
              <w:fldChar w:fldCharType="separate"/>
            </w:r>
            <w:r w:rsidR="00982022">
              <w:rPr>
                <w:noProof/>
                <w:webHidden/>
              </w:rPr>
              <w:t>9</w:t>
            </w:r>
            <w:r>
              <w:rPr>
                <w:noProof/>
                <w:webHidden/>
              </w:rPr>
              <w:fldChar w:fldCharType="end"/>
            </w:r>
          </w:hyperlink>
        </w:p>
        <w:p w:rsidR="00982022" w:rsidRDefault="00726926">
          <w:pPr>
            <w:pStyle w:val="Sumrio3"/>
            <w:tabs>
              <w:tab w:val="left" w:pos="1320"/>
              <w:tab w:val="right" w:leader="dot" w:pos="8494"/>
            </w:tabs>
            <w:rPr>
              <w:rFonts w:asciiTheme="minorHAnsi" w:eastAsiaTheme="minorEastAsia" w:hAnsiTheme="minorHAnsi"/>
              <w:noProof/>
              <w:sz w:val="22"/>
              <w:lang w:eastAsia="pt-BR"/>
            </w:rPr>
          </w:pPr>
          <w:hyperlink w:anchor="_Toc484364650" w:history="1">
            <w:r w:rsidR="00982022" w:rsidRPr="00460EC2">
              <w:rPr>
                <w:rStyle w:val="Hyperlink"/>
                <w:rFonts w:cs="Arial"/>
                <w:noProof/>
              </w:rPr>
              <w:t>1.2.2</w:t>
            </w:r>
            <w:r w:rsidR="00982022">
              <w:rPr>
                <w:rFonts w:asciiTheme="minorHAnsi" w:eastAsiaTheme="minorEastAsia" w:hAnsiTheme="minorHAnsi"/>
                <w:noProof/>
                <w:sz w:val="22"/>
                <w:lang w:eastAsia="pt-BR"/>
              </w:rPr>
              <w:tab/>
            </w:r>
            <w:r w:rsidR="00982022" w:rsidRPr="00460EC2">
              <w:rPr>
                <w:rStyle w:val="Hyperlink"/>
                <w:rFonts w:cs="Arial"/>
                <w:noProof/>
              </w:rPr>
              <w:t>Objetivos Específicos</w:t>
            </w:r>
            <w:r w:rsidR="00982022">
              <w:rPr>
                <w:noProof/>
                <w:webHidden/>
              </w:rPr>
              <w:tab/>
            </w:r>
            <w:r>
              <w:rPr>
                <w:noProof/>
                <w:webHidden/>
              </w:rPr>
              <w:fldChar w:fldCharType="begin"/>
            </w:r>
            <w:r w:rsidR="00982022">
              <w:rPr>
                <w:noProof/>
                <w:webHidden/>
              </w:rPr>
              <w:instrText xml:space="preserve"> PAGEREF _Toc484364650 \h </w:instrText>
            </w:r>
            <w:r>
              <w:rPr>
                <w:noProof/>
                <w:webHidden/>
              </w:rPr>
            </w:r>
            <w:r>
              <w:rPr>
                <w:noProof/>
                <w:webHidden/>
              </w:rPr>
              <w:fldChar w:fldCharType="separate"/>
            </w:r>
            <w:r w:rsidR="00982022">
              <w:rPr>
                <w:noProof/>
                <w:webHidden/>
              </w:rPr>
              <w:t>9</w:t>
            </w:r>
            <w:r>
              <w:rPr>
                <w:noProof/>
                <w:webHidden/>
              </w:rPr>
              <w:fldChar w:fldCharType="end"/>
            </w:r>
          </w:hyperlink>
        </w:p>
        <w:p w:rsidR="00982022" w:rsidRDefault="00726926">
          <w:pPr>
            <w:pStyle w:val="Sumrio2"/>
            <w:tabs>
              <w:tab w:val="left" w:pos="880"/>
              <w:tab w:val="right" w:leader="dot" w:pos="8494"/>
            </w:tabs>
            <w:rPr>
              <w:rFonts w:asciiTheme="minorHAnsi" w:eastAsiaTheme="minorEastAsia" w:hAnsiTheme="minorHAnsi"/>
              <w:noProof/>
              <w:sz w:val="22"/>
              <w:lang w:eastAsia="pt-BR"/>
            </w:rPr>
          </w:pPr>
          <w:hyperlink w:anchor="_Toc484364651" w:history="1">
            <w:r w:rsidR="00982022" w:rsidRPr="00460EC2">
              <w:rPr>
                <w:rStyle w:val="Hyperlink"/>
                <w:rFonts w:cs="Arial"/>
                <w:noProof/>
              </w:rPr>
              <w:t>1.3</w:t>
            </w:r>
            <w:r w:rsidR="00982022">
              <w:rPr>
                <w:rFonts w:asciiTheme="minorHAnsi" w:eastAsiaTheme="minorEastAsia" w:hAnsiTheme="minorHAnsi"/>
                <w:noProof/>
                <w:sz w:val="22"/>
                <w:lang w:eastAsia="pt-BR"/>
              </w:rPr>
              <w:tab/>
            </w:r>
            <w:r w:rsidR="00982022" w:rsidRPr="00460EC2">
              <w:rPr>
                <w:rStyle w:val="Hyperlink"/>
                <w:rFonts w:cs="Arial"/>
                <w:noProof/>
              </w:rPr>
              <w:t>Delimitação do Problema</w:t>
            </w:r>
            <w:r w:rsidR="00982022">
              <w:rPr>
                <w:noProof/>
                <w:webHidden/>
              </w:rPr>
              <w:tab/>
            </w:r>
            <w:r>
              <w:rPr>
                <w:noProof/>
                <w:webHidden/>
              </w:rPr>
              <w:fldChar w:fldCharType="begin"/>
            </w:r>
            <w:r w:rsidR="00982022">
              <w:rPr>
                <w:noProof/>
                <w:webHidden/>
              </w:rPr>
              <w:instrText xml:space="preserve"> PAGEREF _Toc484364651 \h </w:instrText>
            </w:r>
            <w:r>
              <w:rPr>
                <w:noProof/>
                <w:webHidden/>
              </w:rPr>
            </w:r>
            <w:r>
              <w:rPr>
                <w:noProof/>
                <w:webHidden/>
              </w:rPr>
              <w:fldChar w:fldCharType="separate"/>
            </w:r>
            <w:r w:rsidR="00982022">
              <w:rPr>
                <w:noProof/>
                <w:webHidden/>
              </w:rPr>
              <w:t>10</w:t>
            </w:r>
            <w:r>
              <w:rPr>
                <w:noProof/>
                <w:webHidden/>
              </w:rPr>
              <w:fldChar w:fldCharType="end"/>
            </w:r>
          </w:hyperlink>
        </w:p>
        <w:p w:rsidR="00982022" w:rsidRDefault="00726926">
          <w:pPr>
            <w:pStyle w:val="Sumrio2"/>
            <w:tabs>
              <w:tab w:val="left" w:pos="880"/>
              <w:tab w:val="right" w:leader="dot" w:pos="8494"/>
            </w:tabs>
            <w:rPr>
              <w:rFonts w:asciiTheme="minorHAnsi" w:eastAsiaTheme="minorEastAsia" w:hAnsiTheme="minorHAnsi"/>
              <w:noProof/>
              <w:sz w:val="22"/>
              <w:lang w:eastAsia="pt-BR"/>
            </w:rPr>
          </w:pPr>
          <w:hyperlink w:anchor="_Toc484364652" w:history="1">
            <w:r w:rsidR="00982022" w:rsidRPr="00460EC2">
              <w:rPr>
                <w:rStyle w:val="Hyperlink"/>
                <w:rFonts w:cs="Arial"/>
                <w:noProof/>
              </w:rPr>
              <w:t>1.4</w:t>
            </w:r>
            <w:r w:rsidR="00982022">
              <w:rPr>
                <w:rFonts w:asciiTheme="minorHAnsi" w:eastAsiaTheme="minorEastAsia" w:hAnsiTheme="minorHAnsi"/>
                <w:noProof/>
                <w:sz w:val="22"/>
                <w:lang w:eastAsia="pt-BR"/>
              </w:rPr>
              <w:tab/>
            </w:r>
            <w:r w:rsidR="00982022" w:rsidRPr="00460EC2">
              <w:rPr>
                <w:rStyle w:val="Hyperlink"/>
                <w:rFonts w:cs="Arial"/>
                <w:noProof/>
              </w:rPr>
              <w:t>Justificativa da Escolha do Tema</w:t>
            </w:r>
            <w:r w:rsidR="00982022">
              <w:rPr>
                <w:noProof/>
                <w:webHidden/>
              </w:rPr>
              <w:tab/>
            </w:r>
            <w:r>
              <w:rPr>
                <w:noProof/>
                <w:webHidden/>
              </w:rPr>
              <w:fldChar w:fldCharType="begin"/>
            </w:r>
            <w:r w:rsidR="00982022">
              <w:rPr>
                <w:noProof/>
                <w:webHidden/>
              </w:rPr>
              <w:instrText xml:space="preserve"> PAGEREF _Toc484364652 \h </w:instrText>
            </w:r>
            <w:r>
              <w:rPr>
                <w:noProof/>
                <w:webHidden/>
              </w:rPr>
            </w:r>
            <w:r>
              <w:rPr>
                <w:noProof/>
                <w:webHidden/>
              </w:rPr>
              <w:fldChar w:fldCharType="separate"/>
            </w:r>
            <w:r w:rsidR="00982022">
              <w:rPr>
                <w:noProof/>
                <w:webHidden/>
              </w:rPr>
              <w:t>11</w:t>
            </w:r>
            <w:r>
              <w:rPr>
                <w:noProof/>
                <w:webHidden/>
              </w:rPr>
              <w:fldChar w:fldCharType="end"/>
            </w:r>
          </w:hyperlink>
        </w:p>
        <w:p w:rsidR="00982022" w:rsidRDefault="00726926">
          <w:pPr>
            <w:pStyle w:val="Sumrio2"/>
            <w:tabs>
              <w:tab w:val="left" w:pos="880"/>
              <w:tab w:val="right" w:leader="dot" w:pos="8494"/>
            </w:tabs>
            <w:rPr>
              <w:rFonts w:asciiTheme="minorHAnsi" w:eastAsiaTheme="minorEastAsia" w:hAnsiTheme="minorHAnsi"/>
              <w:noProof/>
              <w:sz w:val="22"/>
              <w:lang w:eastAsia="pt-BR"/>
            </w:rPr>
          </w:pPr>
          <w:hyperlink w:anchor="_Toc484364653" w:history="1">
            <w:r w:rsidR="00982022" w:rsidRPr="00460EC2">
              <w:rPr>
                <w:rStyle w:val="Hyperlink"/>
                <w:rFonts w:cs="Arial"/>
                <w:noProof/>
              </w:rPr>
              <w:t>1.5</w:t>
            </w:r>
            <w:r w:rsidR="00982022">
              <w:rPr>
                <w:rFonts w:asciiTheme="minorHAnsi" w:eastAsiaTheme="minorEastAsia" w:hAnsiTheme="minorHAnsi"/>
                <w:noProof/>
                <w:sz w:val="22"/>
                <w:lang w:eastAsia="pt-BR"/>
              </w:rPr>
              <w:tab/>
            </w:r>
            <w:r w:rsidR="00982022" w:rsidRPr="00460EC2">
              <w:rPr>
                <w:rStyle w:val="Hyperlink"/>
                <w:rFonts w:cs="Arial"/>
                <w:noProof/>
              </w:rPr>
              <w:t>Método de Trabalho</w:t>
            </w:r>
            <w:r w:rsidR="00982022">
              <w:rPr>
                <w:noProof/>
                <w:webHidden/>
              </w:rPr>
              <w:tab/>
            </w:r>
            <w:r>
              <w:rPr>
                <w:noProof/>
                <w:webHidden/>
              </w:rPr>
              <w:fldChar w:fldCharType="begin"/>
            </w:r>
            <w:r w:rsidR="00982022">
              <w:rPr>
                <w:noProof/>
                <w:webHidden/>
              </w:rPr>
              <w:instrText xml:space="preserve"> PAGEREF _Toc484364653 \h </w:instrText>
            </w:r>
            <w:r>
              <w:rPr>
                <w:noProof/>
                <w:webHidden/>
              </w:rPr>
            </w:r>
            <w:r>
              <w:rPr>
                <w:noProof/>
                <w:webHidden/>
              </w:rPr>
              <w:fldChar w:fldCharType="separate"/>
            </w:r>
            <w:r w:rsidR="00982022">
              <w:rPr>
                <w:noProof/>
                <w:webHidden/>
              </w:rPr>
              <w:t>11</w:t>
            </w:r>
            <w:r>
              <w:rPr>
                <w:noProof/>
                <w:webHidden/>
              </w:rPr>
              <w:fldChar w:fldCharType="end"/>
            </w:r>
          </w:hyperlink>
        </w:p>
        <w:p w:rsidR="00982022" w:rsidRDefault="00726926">
          <w:pPr>
            <w:pStyle w:val="Sumrio2"/>
            <w:tabs>
              <w:tab w:val="left" w:pos="880"/>
              <w:tab w:val="right" w:leader="dot" w:pos="8494"/>
            </w:tabs>
            <w:rPr>
              <w:rFonts w:asciiTheme="minorHAnsi" w:eastAsiaTheme="minorEastAsia" w:hAnsiTheme="minorHAnsi"/>
              <w:noProof/>
              <w:sz w:val="22"/>
              <w:lang w:eastAsia="pt-BR"/>
            </w:rPr>
          </w:pPr>
          <w:hyperlink w:anchor="_Toc484364654" w:history="1">
            <w:r w:rsidR="00982022" w:rsidRPr="00460EC2">
              <w:rPr>
                <w:rStyle w:val="Hyperlink"/>
                <w:rFonts w:cs="Arial"/>
                <w:noProof/>
              </w:rPr>
              <w:t>1.6</w:t>
            </w:r>
            <w:r w:rsidR="00982022">
              <w:rPr>
                <w:rFonts w:asciiTheme="minorHAnsi" w:eastAsiaTheme="minorEastAsia" w:hAnsiTheme="minorHAnsi"/>
                <w:noProof/>
                <w:sz w:val="22"/>
                <w:lang w:eastAsia="pt-BR"/>
              </w:rPr>
              <w:tab/>
            </w:r>
            <w:r w:rsidR="00982022" w:rsidRPr="00460EC2">
              <w:rPr>
                <w:rStyle w:val="Hyperlink"/>
                <w:rFonts w:cs="Arial"/>
                <w:noProof/>
              </w:rPr>
              <w:t>Organização do Trabalho</w:t>
            </w:r>
            <w:r w:rsidR="00982022">
              <w:rPr>
                <w:noProof/>
                <w:webHidden/>
              </w:rPr>
              <w:tab/>
            </w:r>
            <w:r>
              <w:rPr>
                <w:noProof/>
                <w:webHidden/>
              </w:rPr>
              <w:fldChar w:fldCharType="begin"/>
            </w:r>
            <w:r w:rsidR="00982022">
              <w:rPr>
                <w:noProof/>
                <w:webHidden/>
              </w:rPr>
              <w:instrText xml:space="preserve"> PAGEREF _Toc484364654 \h </w:instrText>
            </w:r>
            <w:r>
              <w:rPr>
                <w:noProof/>
                <w:webHidden/>
              </w:rPr>
            </w:r>
            <w:r>
              <w:rPr>
                <w:noProof/>
                <w:webHidden/>
              </w:rPr>
              <w:fldChar w:fldCharType="separate"/>
            </w:r>
            <w:r w:rsidR="00982022">
              <w:rPr>
                <w:noProof/>
                <w:webHidden/>
              </w:rPr>
              <w:t>11</w:t>
            </w:r>
            <w:r>
              <w:rPr>
                <w:noProof/>
                <w:webHidden/>
              </w:rPr>
              <w:fldChar w:fldCharType="end"/>
            </w:r>
          </w:hyperlink>
        </w:p>
        <w:p w:rsidR="00982022" w:rsidRDefault="00726926">
          <w:pPr>
            <w:pStyle w:val="Sumrio2"/>
            <w:tabs>
              <w:tab w:val="left" w:pos="880"/>
              <w:tab w:val="right" w:leader="dot" w:pos="8494"/>
            </w:tabs>
            <w:rPr>
              <w:rFonts w:asciiTheme="minorHAnsi" w:eastAsiaTheme="minorEastAsia" w:hAnsiTheme="minorHAnsi"/>
              <w:noProof/>
              <w:sz w:val="22"/>
              <w:lang w:eastAsia="pt-BR"/>
            </w:rPr>
          </w:pPr>
          <w:hyperlink w:anchor="_Toc484364655" w:history="1">
            <w:r w:rsidR="00982022" w:rsidRPr="00460EC2">
              <w:rPr>
                <w:rStyle w:val="Hyperlink"/>
                <w:rFonts w:cs="Arial"/>
                <w:noProof/>
              </w:rPr>
              <w:t>1.7</w:t>
            </w:r>
            <w:r w:rsidR="00982022">
              <w:rPr>
                <w:rFonts w:asciiTheme="minorHAnsi" w:eastAsiaTheme="minorEastAsia" w:hAnsiTheme="minorHAnsi"/>
                <w:noProof/>
                <w:sz w:val="22"/>
                <w:lang w:eastAsia="pt-BR"/>
              </w:rPr>
              <w:tab/>
            </w:r>
            <w:r w:rsidR="00982022" w:rsidRPr="00460EC2">
              <w:rPr>
                <w:rStyle w:val="Hyperlink"/>
                <w:rFonts w:cs="Arial"/>
                <w:noProof/>
              </w:rPr>
              <w:t>Glossário</w:t>
            </w:r>
            <w:r w:rsidR="00982022">
              <w:rPr>
                <w:noProof/>
                <w:webHidden/>
              </w:rPr>
              <w:tab/>
            </w:r>
            <w:r>
              <w:rPr>
                <w:noProof/>
                <w:webHidden/>
              </w:rPr>
              <w:fldChar w:fldCharType="begin"/>
            </w:r>
            <w:r w:rsidR="00982022">
              <w:rPr>
                <w:noProof/>
                <w:webHidden/>
              </w:rPr>
              <w:instrText xml:space="preserve"> PAGEREF _Toc484364655 \h </w:instrText>
            </w:r>
            <w:r>
              <w:rPr>
                <w:noProof/>
                <w:webHidden/>
              </w:rPr>
            </w:r>
            <w:r>
              <w:rPr>
                <w:noProof/>
                <w:webHidden/>
              </w:rPr>
              <w:fldChar w:fldCharType="separate"/>
            </w:r>
            <w:r w:rsidR="00982022">
              <w:rPr>
                <w:noProof/>
                <w:webHidden/>
              </w:rPr>
              <w:t>12</w:t>
            </w:r>
            <w:r>
              <w:rPr>
                <w:noProof/>
                <w:webHidden/>
              </w:rPr>
              <w:fldChar w:fldCharType="end"/>
            </w:r>
          </w:hyperlink>
        </w:p>
        <w:p w:rsidR="00982022" w:rsidRDefault="00726926">
          <w:pPr>
            <w:pStyle w:val="Sumrio1"/>
            <w:tabs>
              <w:tab w:val="left" w:pos="480"/>
              <w:tab w:val="right" w:leader="dot" w:pos="8494"/>
            </w:tabs>
            <w:rPr>
              <w:rFonts w:asciiTheme="minorHAnsi" w:eastAsiaTheme="minorEastAsia" w:hAnsiTheme="minorHAnsi"/>
              <w:noProof/>
              <w:sz w:val="22"/>
              <w:lang w:eastAsia="pt-BR"/>
            </w:rPr>
          </w:pPr>
          <w:hyperlink w:anchor="_Toc484364656" w:history="1">
            <w:r w:rsidR="00982022" w:rsidRPr="00460EC2">
              <w:rPr>
                <w:rStyle w:val="Hyperlink"/>
                <w:rFonts w:cs="Arial"/>
                <w:noProof/>
              </w:rPr>
              <w:t>2</w:t>
            </w:r>
            <w:r w:rsidR="00982022">
              <w:rPr>
                <w:rFonts w:asciiTheme="minorHAnsi" w:eastAsiaTheme="minorEastAsia" w:hAnsiTheme="minorHAnsi"/>
                <w:noProof/>
                <w:sz w:val="22"/>
                <w:lang w:eastAsia="pt-BR"/>
              </w:rPr>
              <w:tab/>
            </w:r>
            <w:r w:rsidR="00982022" w:rsidRPr="00460EC2">
              <w:rPr>
                <w:rStyle w:val="Hyperlink"/>
                <w:rFonts w:cs="Arial"/>
                <w:noProof/>
              </w:rPr>
              <w:t>DESCRIÇÃO DO sistema</w:t>
            </w:r>
            <w:r w:rsidR="00982022">
              <w:rPr>
                <w:noProof/>
                <w:webHidden/>
              </w:rPr>
              <w:tab/>
            </w:r>
            <w:r>
              <w:rPr>
                <w:noProof/>
                <w:webHidden/>
              </w:rPr>
              <w:fldChar w:fldCharType="begin"/>
            </w:r>
            <w:r w:rsidR="00982022">
              <w:rPr>
                <w:noProof/>
                <w:webHidden/>
              </w:rPr>
              <w:instrText xml:space="preserve"> PAGEREF _Toc484364656 \h </w:instrText>
            </w:r>
            <w:r>
              <w:rPr>
                <w:noProof/>
                <w:webHidden/>
              </w:rPr>
            </w:r>
            <w:r>
              <w:rPr>
                <w:noProof/>
                <w:webHidden/>
              </w:rPr>
              <w:fldChar w:fldCharType="separate"/>
            </w:r>
            <w:r w:rsidR="00982022">
              <w:rPr>
                <w:noProof/>
                <w:webHidden/>
              </w:rPr>
              <w:t>14</w:t>
            </w:r>
            <w:r>
              <w:rPr>
                <w:noProof/>
                <w:webHidden/>
              </w:rPr>
              <w:fldChar w:fldCharType="end"/>
            </w:r>
          </w:hyperlink>
        </w:p>
        <w:p w:rsidR="00982022" w:rsidRDefault="00726926">
          <w:pPr>
            <w:pStyle w:val="Sumrio2"/>
            <w:tabs>
              <w:tab w:val="left" w:pos="880"/>
              <w:tab w:val="right" w:leader="dot" w:pos="8494"/>
            </w:tabs>
            <w:rPr>
              <w:rFonts w:asciiTheme="minorHAnsi" w:eastAsiaTheme="minorEastAsia" w:hAnsiTheme="minorHAnsi"/>
              <w:noProof/>
              <w:sz w:val="22"/>
              <w:lang w:eastAsia="pt-BR"/>
            </w:rPr>
          </w:pPr>
          <w:hyperlink w:anchor="_Toc484364657" w:history="1">
            <w:r w:rsidR="00982022" w:rsidRPr="00460EC2">
              <w:rPr>
                <w:rStyle w:val="Hyperlink"/>
                <w:rFonts w:cs="Arial"/>
                <w:noProof/>
              </w:rPr>
              <w:t>2.1</w:t>
            </w:r>
            <w:r w:rsidR="00982022">
              <w:rPr>
                <w:rFonts w:asciiTheme="minorHAnsi" w:eastAsiaTheme="minorEastAsia" w:hAnsiTheme="minorHAnsi"/>
                <w:noProof/>
                <w:sz w:val="22"/>
                <w:lang w:eastAsia="pt-BR"/>
              </w:rPr>
              <w:tab/>
            </w:r>
            <w:r w:rsidR="00982022" w:rsidRPr="00460EC2">
              <w:rPr>
                <w:rStyle w:val="Hyperlink"/>
                <w:rFonts w:cs="Arial"/>
                <w:noProof/>
              </w:rPr>
              <w:t>Descrição do Problema</w:t>
            </w:r>
            <w:r w:rsidR="00982022">
              <w:rPr>
                <w:noProof/>
                <w:webHidden/>
              </w:rPr>
              <w:tab/>
            </w:r>
            <w:r>
              <w:rPr>
                <w:noProof/>
                <w:webHidden/>
              </w:rPr>
              <w:fldChar w:fldCharType="begin"/>
            </w:r>
            <w:r w:rsidR="00982022">
              <w:rPr>
                <w:noProof/>
                <w:webHidden/>
              </w:rPr>
              <w:instrText xml:space="preserve"> PAGEREF _Toc484364657 \h </w:instrText>
            </w:r>
            <w:r>
              <w:rPr>
                <w:noProof/>
                <w:webHidden/>
              </w:rPr>
            </w:r>
            <w:r>
              <w:rPr>
                <w:noProof/>
                <w:webHidden/>
              </w:rPr>
              <w:fldChar w:fldCharType="separate"/>
            </w:r>
            <w:r w:rsidR="00982022">
              <w:rPr>
                <w:noProof/>
                <w:webHidden/>
              </w:rPr>
              <w:t>14</w:t>
            </w:r>
            <w:r>
              <w:rPr>
                <w:noProof/>
                <w:webHidden/>
              </w:rPr>
              <w:fldChar w:fldCharType="end"/>
            </w:r>
          </w:hyperlink>
        </w:p>
        <w:p w:rsidR="00982022" w:rsidRDefault="00726926">
          <w:pPr>
            <w:pStyle w:val="Sumrio2"/>
            <w:tabs>
              <w:tab w:val="left" w:pos="880"/>
              <w:tab w:val="right" w:leader="dot" w:pos="8494"/>
            </w:tabs>
            <w:rPr>
              <w:rFonts w:asciiTheme="minorHAnsi" w:eastAsiaTheme="minorEastAsia" w:hAnsiTheme="minorHAnsi"/>
              <w:noProof/>
              <w:sz w:val="22"/>
              <w:lang w:eastAsia="pt-BR"/>
            </w:rPr>
          </w:pPr>
          <w:hyperlink w:anchor="_Toc484364658" w:history="1">
            <w:r w:rsidR="00982022" w:rsidRPr="00460EC2">
              <w:rPr>
                <w:rStyle w:val="Hyperlink"/>
                <w:rFonts w:cs="Arial"/>
                <w:noProof/>
              </w:rPr>
              <w:t>2.2</w:t>
            </w:r>
            <w:r w:rsidR="00982022">
              <w:rPr>
                <w:rFonts w:asciiTheme="minorHAnsi" w:eastAsiaTheme="minorEastAsia" w:hAnsiTheme="minorHAnsi"/>
                <w:noProof/>
                <w:sz w:val="22"/>
                <w:lang w:eastAsia="pt-BR"/>
              </w:rPr>
              <w:tab/>
            </w:r>
            <w:r w:rsidR="00982022" w:rsidRPr="00460EC2">
              <w:rPr>
                <w:rStyle w:val="Hyperlink"/>
                <w:rFonts w:cs="Arial"/>
                <w:noProof/>
              </w:rPr>
              <w:t>Objetivo do Sistema</w:t>
            </w:r>
            <w:r w:rsidR="00982022">
              <w:rPr>
                <w:noProof/>
                <w:webHidden/>
              </w:rPr>
              <w:tab/>
            </w:r>
            <w:r>
              <w:rPr>
                <w:noProof/>
                <w:webHidden/>
              </w:rPr>
              <w:fldChar w:fldCharType="begin"/>
            </w:r>
            <w:r w:rsidR="00982022">
              <w:rPr>
                <w:noProof/>
                <w:webHidden/>
              </w:rPr>
              <w:instrText xml:space="preserve"> PAGEREF _Toc484364658 \h </w:instrText>
            </w:r>
            <w:r>
              <w:rPr>
                <w:noProof/>
                <w:webHidden/>
              </w:rPr>
            </w:r>
            <w:r>
              <w:rPr>
                <w:noProof/>
                <w:webHidden/>
              </w:rPr>
              <w:fldChar w:fldCharType="separate"/>
            </w:r>
            <w:r w:rsidR="00982022">
              <w:rPr>
                <w:noProof/>
                <w:webHidden/>
              </w:rPr>
              <w:t>14</w:t>
            </w:r>
            <w:r>
              <w:rPr>
                <w:noProof/>
                <w:webHidden/>
              </w:rPr>
              <w:fldChar w:fldCharType="end"/>
            </w:r>
          </w:hyperlink>
        </w:p>
        <w:p w:rsidR="00982022" w:rsidRDefault="00726926">
          <w:pPr>
            <w:pStyle w:val="Sumrio2"/>
            <w:tabs>
              <w:tab w:val="left" w:pos="880"/>
              <w:tab w:val="right" w:leader="dot" w:pos="8494"/>
            </w:tabs>
            <w:rPr>
              <w:rFonts w:asciiTheme="minorHAnsi" w:eastAsiaTheme="minorEastAsia" w:hAnsiTheme="minorHAnsi"/>
              <w:noProof/>
              <w:sz w:val="22"/>
              <w:lang w:eastAsia="pt-BR"/>
            </w:rPr>
          </w:pPr>
          <w:hyperlink w:anchor="_Toc484364659" w:history="1">
            <w:r w:rsidR="00982022" w:rsidRPr="00460EC2">
              <w:rPr>
                <w:rStyle w:val="Hyperlink"/>
                <w:rFonts w:cs="Arial"/>
                <w:noProof/>
              </w:rPr>
              <w:t>2.3</w:t>
            </w:r>
            <w:r w:rsidR="00982022">
              <w:rPr>
                <w:rFonts w:asciiTheme="minorHAnsi" w:eastAsiaTheme="minorEastAsia" w:hAnsiTheme="minorHAnsi"/>
                <w:noProof/>
                <w:sz w:val="22"/>
                <w:lang w:eastAsia="pt-BR"/>
              </w:rPr>
              <w:tab/>
            </w:r>
            <w:r w:rsidR="00982022" w:rsidRPr="00460EC2">
              <w:rPr>
                <w:rStyle w:val="Hyperlink"/>
                <w:rFonts w:cs="Arial"/>
                <w:noProof/>
              </w:rPr>
              <w:t>Principais Envolvidos e suas Características</w:t>
            </w:r>
            <w:r w:rsidR="00982022">
              <w:rPr>
                <w:noProof/>
                <w:webHidden/>
              </w:rPr>
              <w:tab/>
            </w:r>
            <w:r>
              <w:rPr>
                <w:noProof/>
                <w:webHidden/>
              </w:rPr>
              <w:fldChar w:fldCharType="begin"/>
            </w:r>
            <w:r w:rsidR="00982022">
              <w:rPr>
                <w:noProof/>
                <w:webHidden/>
              </w:rPr>
              <w:instrText xml:space="preserve"> PAGEREF _Toc484364659 \h </w:instrText>
            </w:r>
            <w:r>
              <w:rPr>
                <w:noProof/>
                <w:webHidden/>
              </w:rPr>
            </w:r>
            <w:r>
              <w:rPr>
                <w:noProof/>
                <w:webHidden/>
              </w:rPr>
              <w:fldChar w:fldCharType="separate"/>
            </w:r>
            <w:r w:rsidR="00982022">
              <w:rPr>
                <w:noProof/>
                <w:webHidden/>
              </w:rPr>
              <w:t>15</w:t>
            </w:r>
            <w:r>
              <w:rPr>
                <w:noProof/>
                <w:webHidden/>
              </w:rPr>
              <w:fldChar w:fldCharType="end"/>
            </w:r>
          </w:hyperlink>
        </w:p>
        <w:p w:rsidR="00982022" w:rsidRDefault="00726926">
          <w:pPr>
            <w:pStyle w:val="Sumrio3"/>
            <w:tabs>
              <w:tab w:val="left" w:pos="1320"/>
              <w:tab w:val="right" w:leader="dot" w:pos="8494"/>
            </w:tabs>
            <w:rPr>
              <w:rFonts w:asciiTheme="minorHAnsi" w:eastAsiaTheme="minorEastAsia" w:hAnsiTheme="minorHAnsi"/>
              <w:noProof/>
              <w:sz w:val="22"/>
              <w:lang w:eastAsia="pt-BR"/>
            </w:rPr>
          </w:pPr>
          <w:hyperlink w:anchor="_Toc484364660" w:history="1">
            <w:r w:rsidR="00982022" w:rsidRPr="00460EC2">
              <w:rPr>
                <w:rStyle w:val="Hyperlink"/>
                <w:rFonts w:cs="Arial"/>
                <w:noProof/>
              </w:rPr>
              <w:t>2.3.1</w:t>
            </w:r>
            <w:r w:rsidR="00982022">
              <w:rPr>
                <w:rFonts w:asciiTheme="minorHAnsi" w:eastAsiaTheme="minorEastAsia" w:hAnsiTheme="minorHAnsi"/>
                <w:noProof/>
                <w:sz w:val="22"/>
                <w:lang w:eastAsia="pt-BR"/>
              </w:rPr>
              <w:tab/>
            </w:r>
            <w:r w:rsidR="00982022" w:rsidRPr="00460EC2">
              <w:rPr>
                <w:rStyle w:val="Hyperlink"/>
                <w:rFonts w:cs="Arial"/>
                <w:noProof/>
              </w:rPr>
              <w:t>Usuários do Sistema</w:t>
            </w:r>
            <w:r w:rsidR="00982022">
              <w:rPr>
                <w:noProof/>
                <w:webHidden/>
              </w:rPr>
              <w:tab/>
            </w:r>
            <w:r>
              <w:rPr>
                <w:noProof/>
                <w:webHidden/>
              </w:rPr>
              <w:fldChar w:fldCharType="begin"/>
            </w:r>
            <w:r w:rsidR="00982022">
              <w:rPr>
                <w:noProof/>
                <w:webHidden/>
              </w:rPr>
              <w:instrText xml:space="preserve"> PAGEREF _Toc484364660 \h </w:instrText>
            </w:r>
            <w:r>
              <w:rPr>
                <w:noProof/>
                <w:webHidden/>
              </w:rPr>
            </w:r>
            <w:r>
              <w:rPr>
                <w:noProof/>
                <w:webHidden/>
              </w:rPr>
              <w:fldChar w:fldCharType="separate"/>
            </w:r>
            <w:r w:rsidR="00982022">
              <w:rPr>
                <w:noProof/>
                <w:webHidden/>
              </w:rPr>
              <w:t>15</w:t>
            </w:r>
            <w:r>
              <w:rPr>
                <w:noProof/>
                <w:webHidden/>
              </w:rPr>
              <w:fldChar w:fldCharType="end"/>
            </w:r>
          </w:hyperlink>
        </w:p>
        <w:p w:rsidR="00982022" w:rsidRDefault="00726926">
          <w:pPr>
            <w:pStyle w:val="Sumrio3"/>
            <w:tabs>
              <w:tab w:val="left" w:pos="1320"/>
              <w:tab w:val="right" w:leader="dot" w:pos="8494"/>
            </w:tabs>
            <w:rPr>
              <w:rFonts w:asciiTheme="minorHAnsi" w:eastAsiaTheme="minorEastAsia" w:hAnsiTheme="minorHAnsi"/>
              <w:noProof/>
              <w:sz w:val="22"/>
              <w:lang w:eastAsia="pt-BR"/>
            </w:rPr>
          </w:pPr>
          <w:hyperlink w:anchor="_Toc484364661" w:history="1">
            <w:r w:rsidR="00982022" w:rsidRPr="00460EC2">
              <w:rPr>
                <w:rStyle w:val="Hyperlink"/>
                <w:rFonts w:cs="Arial"/>
                <w:noProof/>
              </w:rPr>
              <w:t>2.3.2</w:t>
            </w:r>
            <w:r w:rsidR="00982022">
              <w:rPr>
                <w:rFonts w:asciiTheme="minorHAnsi" w:eastAsiaTheme="minorEastAsia" w:hAnsiTheme="minorHAnsi"/>
                <w:noProof/>
                <w:sz w:val="22"/>
                <w:lang w:eastAsia="pt-BR"/>
              </w:rPr>
              <w:tab/>
            </w:r>
            <w:r w:rsidR="00982022" w:rsidRPr="00460EC2">
              <w:rPr>
                <w:rStyle w:val="Hyperlink"/>
                <w:rFonts w:cs="Arial"/>
                <w:noProof/>
              </w:rPr>
              <w:t>Desenvolvedores do Sistema</w:t>
            </w:r>
            <w:r w:rsidR="00982022">
              <w:rPr>
                <w:noProof/>
                <w:webHidden/>
              </w:rPr>
              <w:tab/>
            </w:r>
            <w:r>
              <w:rPr>
                <w:noProof/>
                <w:webHidden/>
              </w:rPr>
              <w:fldChar w:fldCharType="begin"/>
            </w:r>
            <w:r w:rsidR="00982022">
              <w:rPr>
                <w:noProof/>
                <w:webHidden/>
              </w:rPr>
              <w:instrText xml:space="preserve"> PAGEREF _Toc484364661 \h </w:instrText>
            </w:r>
            <w:r>
              <w:rPr>
                <w:noProof/>
                <w:webHidden/>
              </w:rPr>
            </w:r>
            <w:r>
              <w:rPr>
                <w:noProof/>
                <w:webHidden/>
              </w:rPr>
              <w:fldChar w:fldCharType="separate"/>
            </w:r>
            <w:r w:rsidR="00982022">
              <w:rPr>
                <w:noProof/>
                <w:webHidden/>
              </w:rPr>
              <w:t>15</w:t>
            </w:r>
            <w:r>
              <w:rPr>
                <w:noProof/>
                <w:webHidden/>
              </w:rPr>
              <w:fldChar w:fldCharType="end"/>
            </w:r>
          </w:hyperlink>
        </w:p>
        <w:p w:rsidR="00982022" w:rsidRDefault="00726926">
          <w:pPr>
            <w:pStyle w:val="Sumrio2"/>
            <w:tabs>
              <w:tab w:val="left" w:pos="880"/>
              <w:tab w:val="right" w:leader="dot" w:pos="8494"/>
            </w:tabs>
            <w:rPr>
              <w:rFonts w:asciiTheme="minorHAnsi" w:eastAsiaTheme="minorEastAsia" w:hAnsiTheme="minorHAnsi"/>
              <w:noProof/>
              <w:sz w:val="22"/>
              <w:lang w:eastAsia="pt-BR"/>
            </w:rPr>
          </w:pPr>
          <w:hyperlink w:anchor="_Toc484364662" w:history="1">
            <w:r w:rsidR="00982022" w:rsidRPr="00460EC2">
              <w:rPr>
                <w:rStyle w:val="Hyperlink"/>
                <w:rFonts w:cs="Arial"/>
                <w:noProof/>
              </w:rPr>
              <w:t>2.4</w:t>
            </w:r>
            <w:r w:rsidR="00982022">
              <w:rPr>
                <w:rFonts w:asciiTheme="minorHAnsi" w:eastAsiaTheme="minorEastAsia" w:hAnsiTheme="minorHAnsi"/>
                <w:noProof/>
                <w:sz w:val="22"/>
                <w:lang w:eastAsia="pt-BR"/>
              </w:rPr>
              <w:tab/>
            </w:r>
            <w:r w:rsidR="00982022" w:rsidRPr="00460EC2">
              <w:rPr>
                <w:rStyle w:val="Hyperlink"/>
                <w:rFonts w:cs="Arial"/>
                <w:noProof/>
              </w:rPr>
              <w:t>Regras de Negócio</w:t>
            </w:r>
            <w:r w:rsidR="00982022">
              <w:rPr>
                <w:noProof/>
                <w:webHidden/>
              </w:rPr>
              <w:tab/>
            </w:r>
            <w:r>
              <w:rPr>
                <w:noProof/>
                <w:webHidden/>
              </w:rPr>
              <w:fldChar w:fldCharType="begin"/>
            </w:r>
            <w:r w:rsidR="00982022">
              <w:rPr>
                <w:noProof/>
                <w:webHidden/>
              </w:rPr>
              <w:instrText xml:space="preserve"> PAGEREF _Toc484364662 \h </w:instrText>
            </w:r>
            <w:r>
              <w:rPr>
                <w:noProof/>
                <w:webHidden/>
              </w:rPr>
            </w:r>
            <w:r>
              <w:rPr>
                <w:noProof/>
                <w:webHidden/>
              </w:rPr>
              <w:fldChar w:fldCharType="separate"/>
            </w:r>
            <w:r w:rsidR="00982022">
              <w:rPr>
                <w:noProof/>
                <w:webHidden/>
              </w:rPr>
              <w:t>16</w:t>
            </w:r>
            <w:r>
              <w:rPr>
                <w:noProof/>
                <w:webHidden/>
              </w:rPr>
              <w:fldChar w:fldCharType="end"/>
            </w:r>
          </w:hyperlink>
        </w:p>
        <w:p w:rsidR="00982022" w:rsidRDefault="00726926">
          <w:pPr>
            <w:pStyle w:val="Sumrio1"/>
            <w:tabs>
              <w:tab w:val="left" w:pos="480"/>
              <w:tab w:val="right" w:leader="dot" w:pos="8494"/>
            </w:tabs>
            <w:rPr>
              <w:rFonts w:asciiTheme="minorHAnsi" w:eastAsiaTheme="minorEastAsia" w:hAnsiTheme="minorHAnsi"/>
              <w:noProof/>
              <w:sz w:val="22"/>
              <w:lang w:eastAsia="pt-BR"/>
            </w:rPr>
          </w:pPr>
          <w:hyperlink w:anchor="_Toc484364663" w:history="1">
            <w:r w:rsidR="00982022" w:rsidRPr="00460EC2">
              <w:rPr>
                <w:rStyle w:val="Hyperlink"/>
                <w:rFonts w:cs="Arial"/>
                <w:noProof/>
              </w:rPr>
              <w:t>3</w:t>
            </w:r>
            <w:r w:rsidR="00982022">
              <w:rPr>
                <w:rFonts w:asciiTheme="minorHAnsi" w:eastAsiaTheme="minorEastAsia" w:hAnsiTheme="minorHAnsi"/>
                <w:noProof/>
                <w:sz w:val="22"/>
                <w:lang w:eastAsia="pt-BR"/>
              </w:rPr>
              <w:tab/>
            </w:r>
            <w:r w:rsidR="00982022" w:rsidRPr="00460EC2">
              <w:rPr>
                <w:rStyle w:val="Hyperlink"/>
                <w:rFonts w:cs="Arial"/>
                <w:noProof/>
              </w:rPr>
              <w:t>REQUISITOS DO SISTEMA</w:t>
            </w:r>
            <w:r w:rsidR="00982022">
              <w:rPr>
                <w:noProof/>
                <w:webHidden/>
              </w:rPr>
              <w:tab/>
            </w:r>
            <w:r>
              <w:rPr>
                <w:noProof/>
                <w:webHidden/>
              </w:rPr>
              <w:fldChar w:fldCharType="begin"/>
            </w:r>
            <w:r w:rsidR="00982022">
              <w:rPr>
                <w:noProof/>
                <w:webHidden/>
              </w:rPr>
              <w:instrText xml:space="preserve"> PAGEREF _Toc484364663 \h </w:instrText>
            </w:r>
            <w:r>
              <w:rPr>
                <w:noProof/>
                <w:webHidden/>
              </w:rPr>
            </w:r>
            <w:r>
              <w:rPr>
                <w:noProof/>
                <w:webHidden/>
              </w:rPr>
              <w:fldChar w:fldCharType="separate"/>
            </w:r>
            <w:r w:rsidR="00982022">
              <w:rPr>
                <w:noProof/>
                <w:webHidden/>
              </w:rPr>
              <w:t>17</w:t>
            </w:r>
            <w:r>
              <w:rPr>
                <w:noProof/>
                <w:webHidden/>
              </w:rPr>
              <w:fldChar w:fldCharType="end"/>
            </w:r>
          </w:hyperlink>
        </w:p>
        <w:p w:rsidR="00982022" w:rsidRDefault="00726926">
          <w:pPr>
            <w:pStyle w:val="Sumrio2"/>
            <w:tabs>
              <w:tab w:val="left" w:pos="880"/>
              <w:tab w:val="right" w:leader="dot" w:pos="8494"/>
            </w:tabs>
            <w:rPr>
              <w:rFonts w:asciiTheme="minorHAnsi" w:eastAsiaTheme="minorEastAsia" w:hAnsiTheme="minorHAnsi"/>
              <w:noProof/>
              <w:sz w:val="22"/>
              <w:lang w:eastAsia="pt-BR"/>
            </w:rPr>
          </w:pPr>
          <w:hyperlink w:anchor="_Toc484364664" w:history="1">
            <w:r w:rsidR="00982022" w:rsidRPr="00460EC2">
              <w:rPr>
                <w:rStyle w:val="Hyperlink"/>
                <w:rFonts w:cs="Arial"/>
                <w:noProof/>
              </w:rPr>
              <w:t>3.1</w:t>
            </w:r>
            <w:r w:rsidR="00982022">
              <w:rPr>
                <w:rFonts w:asciiTheme="minorHAnsi" w:eastAsiaTheme="minorEastAsia" w:hAnsiTheme="minorHAnsi"/>
                <w:noProof/>
                <w:sz w:val="22"/>
                <w:lang w:eastAsia="pt-BR"/>
              </w:rPr>
              <w:tab/>
            </w:r>
            <w:r w:rsidR="00982022" w:rsidRPr="00460EC2">
              <w:rPr>
                <w:rStyle w:val="Hyperlink"/>
                <w:rFonts w:cs="Arial"/>
                <w:noProof/>
              </w:rPr>
              <w:t>Requisitos Funcionais</w:t>
            </w:r>
            <w:r w:rsidR="00982022">
              <w:rPr>
                <w:noProof/>
                <w:webHidden/>
              </w:rPr>
              <w:tab/>
            </w:r>
            <w:r>
              <w:rPr>
                <w:noProof/>
                <w:webHidden/>
              </w:rPr>
              <w:fldChar w:fldCharType="begin"/>
            </w:r>
            <w:r w:rsidR="00982022">
              <w:rPr>
                <w:noProof/>
                <w:webHidden/>
              </w:rPr>
              <w:instrText xml:space="preserve"> PAGEREF _Toc484364664 \h </w:instrText>
            </w:r>
            <w:r>
              <w:rPr>
                <w:noProof/>
                <w:webHidden/>
              </w:rPr>
            </w:r>
            <w:r>
              <w:rPr>
                <w:noProof/>
                <w:webHidden/>
              </w:rPr>
              <w:fldChar w:fldCharType="separate"/>
            </w:r>
            <w:r w:rsidR="00982022">
              <w:rPr>
                <w:noProof/>
                <w:webHidden/>
              </w:rPr>
              <w:t>17</w:t>
            </w:r>
            <w:r>
              <w:rPr>
                <w:noProof/>
                <w:webHidden/>
              </w:rPr>
              <w:fldChar w:fldCharType="end"/>
            </w:r>
          </w:hyperlink>
        </w:p>
        <w:p w:rsidR="00982022" w:rsidRDefault="00726926">
          <w:pPr>
            <w:pStyle w:val="Sumrio2"/>
            <w:tabs>
              <w:tab w:val="left" w:pos="880"/>
              <w:tab w:val="right" w:leader="dot" w:pos="8494"/>
            </w:tabs>
            <w:rPr>
              <w:rFonts w:asciiTheme="minorHAnsi" w:eastAsiaTheme="minorEastAsia" w:hAnsiTheme="minorHAnsi"/>
              <w:noProof/>
              <w:sz w:val="22"/>
              <w:lang w:eastAsia="pt-BR"/>
            </w:rPr>
          </w:pPr>
          <w:hyperlink w:anchor="_Toc484364665" w:history="1">
            <w:r w:rsidR="00982022" w:rsidRPr="00460EC2">
              <w:rPr>
                <w:rStyle w:val="Hyperlink"/>
                <w:rFonts w:cs="Arial"/>
                <w:noProof/>
              </w:rPr>
              <w:t>3.2</w:t>
            </w:r>
            <w:r w:rsidR="00982022">
              <w:rPr>
                <w:rFonts w:asciiTheme="minorHAnsi" w:eastAsiaTheme="minorEastAsia" w:hAnsiTheme="minorHAnsi"/>
                <w:noProof/>
                <w:sz w:val="22"/>
                <w:lang w:eastAsia="pt-BR"/>
              </w:rPr>
              <w:tab/>
            </w:r>
            <w:r w:rsidR="00982022" w:rsidRPr="00460EC2">
              <w:rPr>
                <w:rStyle w:val="Hyperlink"/>
                <w:rFonts w:cs="Arial"/>
                <w:noProof/>
              </w:rPr>
              <w:t>Requisitos Não-Funcionais</w:t>
            </w:r>
            <w:r w:rsidR="00982022">
              <w:rPr>
                <w:noProof/>
                <w:webHidden/>
              </w:rPr>
              <w:tab/>
            </w:r>
            <w:r>
              <w:rPr>
                <w:noProof/>
                <w:webHidden/>
              </w:rPr>
              <w:fldChar w:fldCharType="begin"/>
            </w:r>
            <w:r w:rsidR="00982022">
              <w:rPr>
                <w:noProof/>
                <w:webHidden/>
              </w:rPr>
              <w:instrText xml:space="preserve"> PAGEREF _Toc484364665 \h </w:instrText>
            </w:r>
            <w:r>
              <w:rPr>
                <w:noProof/>
                <w:webHidden/>
              </w:rPr>
            </w:r>
            <w:r>
              <w:rPr>
                <w:noProof/>
                <w:webHidden/>
              </w:rPr>
              <w:fldChar w:fldCharType="separate"/>
            </w:r>
            <w:r w:rsidR="00982022">
              <w:rPr>
                <w:noProof/>
                <w:webHidden/>
              </w:rPr>
              <w:t>23</w:t>
            </w:r>
            <w:r>
              <w:rPr>
                <w:noProof/>
                <w:webHidden/>
              </w:rPr>
              <w:fldChar w:fldCharType="end"/>
            </w:r>
          </w:hyperlink>
        </w:p>
        <w:p w:rsidR="00982022" w:rsidRDefault="00726926">
          <w:pPr>
            <w:pStyle w:val="Sumrio1"/>
            <w:tabs>
              <w:tab w:val="left" w:pos="480"/>
              <w:tab w:val="right" w:leader="dot" w:pos="8494"/>
            </w:tabs>
            <w:rPr>
              <w:rFonts w:asciiTheme="minorHAnsi" w:eastAsiaTheme="minorEastAsia" w:hAnsiTheme="minorHAnsi"/>
              <w:noProof/>
              <w:sz w:val="22"/>
              <w:lang w:eastAsia="pt-BR"/>
            </w:rPr>
          </w:pPr>
          <w:hyperlink w:anchor="_Toc484364666" w:history="1">
            <w:r w:rsidR="00982022" w:rsidRPr="00460EC2">
              <w:rPr>
                <w:rStyle w:val="Hyperlink"/>
                <w:noProof/>
              </w:rPr>
              <w:t>4</w:t>
            </w:r>
            <w:r w:rsidR="00982022">
              <w:rPr>
                <w:rFonts w:asciiTheme="minorHAnsi" w:eastAsiaTheme="minorEastAsia" w:hAnsiTheme="minorHAnsi"/>
                <w:noProof/>
                <w:sz w:val="22"/>
                <w:lang w:eastAsia="pt-BR"/>
              </w:rPr>
              <w:tab/>
            </w:r>
            <w:r w:rsidR="00982022" w:rsidRPr="00460EC2">
              <w:rPr>
                <w:rStyle w:val="Hyperlink"/>
                <w:noProof/>
              </w:rPr>
              <w:t>MODELAGEM</w:t>
            </w:r>
            <w:r w:rsidR="00982022">
              <w:rPr>
                <w:noProof/>
                <w:webHidden/>
              </w:rPr>
              <w:tab/>
            </w:r>
            <w:r>
              <w:rPr>
                <w:noProof/>
                <w:webHidden/>
              </w:rPr>
              <w:fldChar w:fldCharType="begin"/>
            </w:r>
            <w:r w:rsidR="00982022">
              <w:rPr>
                <w:noProof/>
                <w:webHidden/>
              </w:rPr>
              <w:instrText xml:space="preserve"> PAGEREF _Toc484364666 \h </w:instrText>
            </w:r>
            <w:r>
              <w:rPr>
                <w:noProof/>
                <w:webHidden/>
              </w:rPr>
            </w:r>
            <w:r>
              <w:rPr>
                <w:noProof/>
                <w:webHidden/>
              </w:rPr>
              <w:fldChar w:fldCharType="separate"/>
            </w:r>
            <w:r w:rsidR="00982022">
              <w:rPr>
                <w:noProof/>
                <w:webHidden/>
              </w:rPr>
              <w:t>27</w:t>
            </w:r>
            <w:r>
              <w:rPr>
                <w:noProof/>
                <w:webHidden/>
              </w:rPr>
              <w:fldChar w:fldCharType="end"/>
            </w:r>
          </w:hyperlink>
        </w:p>
        <w:p w:rsidR="00982022" w:rsidRDefault="00726926">
          <w:pPr>
            <w:pStyle w:val="Sumrio2"/>
            <w:tabs>
              <w:tab w:val="left" w:pos="880"/>
              <w:tab w:val="right" w:leader="dot" w:pos="8494"/>
            </w:tabs>
            <w:rPr>
              <w:rFonts w:asciiTheme="minorHAnsi" w:eastAsiaTheme="minorEastAsia" w:hAnsiTheme="minorHAnsi"/>
              <w:noProof/>
              <w:sz w:val="22"/>
              <w:lang w:eastAsia="pt-BR"/>
            </w:rPr>
          </w:pPr>
          <w:hyperlink w:anchor="_Toc484364667" w:history="1">
            <w:r w:rsidR="00982022" w:rsidRPr="00460EC2">
              <w:rPr>
                <w:rStyle w:val="Hyperlink"/>
                <w:rFonts w:cs="Arial"/>
                <w:noProof/>
              </w:rPr>
              <w:t>4.1</w:t>
            </w:r>
            <w:r w:rsidR="00982022">
              <w:rPr>
                <w:rFonts w:asciiTheme="minorHAnsi" w:eastAsiaTheme="minorEastAsia" w:hAnsiTheme="minorHAnsi"/>
                <w:noProof/>
                <w:sz w:val="22"/>
                <w:lang w:eastAsia="pt-BR"/>
              </w:rPr>
              <w:tab/>
            </w:r>
            <w:r w:rsidR="00982022" w:rsidRPr="00460EC2">
              <w:rPr>
                <w:rStyle w:val="Hyperlink"/>
                <w:rFonts w:cs="Arial"/>
                <w:noProof/>
              </w:rPr>
              <w:t>Diagramas de Caso de Uso</w:t>
            </w:r>
            <w:r w:rsidR="00982022">
              <w:rPr>
                <w:noProof/>
                <w:webHidden/>
              </w:rPr>
              <w:tab/>
            </w:r>
            <w:r>
              <w:rPr>
                <w:noProof/>
                <w:webHidden/>
              </w:rPr>
              <w:fldChar w:fldCharType="begin"/>
            </w:r>
            <w:r w:rsidR="00982022">
              <w:rPr>
                <w:noProof/>
                <w:webHidden/>
              </w:rPr>
              <w:instrText xml:space="preserve"> PAGEREF _Toc484364667 \h </w:instrText>
            </w:r>
            <w:r>
              <w:rPr>
                <w:noProof/>
                <w:webHidden/>
              </w:rPr>
            </w:r>
            <w:r>
              <w:rPr>
                <w:noProof/>
                <w:webHidden/>
              </w:rPr>
              <w:fldChar w:fldCharType="separate"/>
            </w:r>
            <w:r w:rsidR="00982022">
              <w:rPr>
                <w:noProof/>
                <w:webHidden/>
              </w:rPr>
              <w:t>27</w:t>
            </w:r>
            <w:r>
              <w:rPr>
                <w:noProof/>
                <w:webHidden/>
              </w:rPr>
              <w:fldChar w:fldCharType="end"/>
            </w:r>
          </w:hyperlink>
        </w:p>
        <w:p w:rsidR="00982022" w:rsidRDefault="00726926">
          <w:pPr>
            <w:pStyle w:val="Sumrio2"/>
            <w:tabs>
              <w:tab w:val="left" w:pos="880"/>
              <w:tab w:val="right" w:leader="dot" w:pos="8494"/>
            </w:tabs>
            <w:rPr>
              <w:rFonts w:asciiTheme="minorHAnsi" w:eastAsiaTheme="minorEastAsia" w:hAnsiTheme="minorHAnsi"/>
              <w:noProof/>
              <w:sz w:val="22"/>
              <w:lang w:eastAsia="pt-BR"/>
            </w:rPr>
          </w:pPr>
          <w:hyperlink w:anchor="_Toc484364668" w:history="1">
            <w:r w:rsidR="00982022" w:rsidRPr="00460EC2">
              <w:rPr>
                <w:rStyle w:val="Hyperlink"/>
                <w:noProof/>
              </w:rPr>
              <w:t>4.2</w:t>
            </w:r>
            <w:r w:rsidR="00982022">
              <w:rPr>
                <w:rFonts w:asciiTheme="minorHAnsi" w:eastAsiaTheme="minorEastAsia" w:hAnsiTheme="minorHAnsi"/>
                <w:noProof/>
                <w:sz w:val="22"/>
                <w:lang w:eastAsia="pt-BR"/>
              </w:rPr>
              <w:tab/>
            </w:r>
            <w:r w:rsidR="00982022" w:rsidRPr="00460EC2">
              <w:rPr>
                <w:rStyle w:val="Hyperlink"/>
                <w:noProof/>
              </w:rPr>
              <w:t>Diagrama de Classe</w:t>
            </w:r>
            <w:r w:rsidR="00982022">
              <w:rPr>
                <w:noProof/>
                <w:webHidden/>
              </w:rPr>
              <w:tab/>
            </w:r>
            <w:r>
              <w:rPr>
                <w:noProof/>
                <w:webHidden/>
              </w:rPr>
              <w:fldChar w:fldCharType="begin"/>
            </w:r>
            <w:r w:rsidR="00982022">
              <w:rPr>
                <w:noProof/>
                <w:webHidden/>
              </w:rPr>
              <w:instrText xml:space="preserve"> PAGEREF _Toc484364668 \h </w:instrText>
            </w:r>
            <w:r>
              <w:rPr>
                <w:noProof/>
                <w:webHidden/>
              </w:rPr>
            </w:r>
            <w:r>
              <w:rPr>
                <w:noProof/>
                <w:webHidden/>
              </w:rPr>
              <w:fldChar w:fldCharType="separate"/>
            </w:r>
            <w:r w:rsidR="00982022">
              <w:rPr>
                <w:noProof/>
                <w:webHidden/>
              </w:rPr>
              <w:t>39</w:t>
            </w:r>
            <w:r>
              <w:rPr>
                <w:noProof/>
                <w:webHidden/>
              </w:rPr>
              <w:fldChar w:fldCharType="end"/>
            </w:r>
          </w:hyperlink>
        </w:p>
        <w:p w:rsidR="00982022" w:rsidRDefault="00726926">
          <w:pPr>
            <w:pStyle w:val="Sumrio2"/>
            <w:tabs>
              <w:tab w:val="left" w:pos="880"/>
              <w:tab w:val="right" w:leader="dot" w:pos="8494"/>
            </w:tabs>
            <w:rPr>
              <w:rFonts w:asciiTheme="minorHAnsi" w:eastAsiaTheme="minorEastAsia" w:hAnsiTheme="minorHAnsi"/>
              <w:noProof/>
              <w:sz w:val="22"/>
              <w:lang w:eastAsia="pt-BR"/>
            </w:rPr>
          </w:pPr>
          <w:hyperlink w:anchor="_Toc484364669" w:history="1">
            <w:r w:rsidR="00982022" w:rsidRPr="00460EC2">
              <w:rPr>
                <w:rStyle w:val="Hyperlink"/>
                <w:noProof/>
              </w:rPr>
              <w:t>4.3</w:t>
            </w:r>
            <w:r w:rsidR="00982022">
              <w:rPr>
                <w:rFonts w:asciiTheme="minorHAnsi" w:eastAsiaTheme="minorEastAsia" w:hAnsiTheme="minorHAnsi"/>
                <w:noProof/>
                <w:sz w:val="22"/>
                <w:lang w:eastAsia="pt-BR"/>
              </w:rPr>
              <w:tab/>
            </w:r>
            <w:r w:rsidR="00982022" w:rsidRPr="00460EC2">
              <w:rPr>
                <w:rStyle w:val="Hyperlink"/>
                <w:noProof/>
              </w:rPr>
              <w:t>Diagrama de Sequência</w:t>
            </w:r>
            <w:r w:rsidR="00982022">
              <w:rPr>
                <w:noProof/>
                <w:webHidden/>
              </w:rPr>
              <w:tab/>
            </w:r>
            <w:r>
              <w:rPr>
                <w:noProof/>
                <w:webHidden/>
              </w:rPr>
              <w:fldChar w:fldCharType="begin"/>
            </w:r>
            <w:r w:rsidR="00982022">
              <w:rPr>
                <w:noProof/>
                <w:webHidden/>
              </w:rPr>
              <w:instrText xml:space="preserve"> PAGEREF _Toc484364669 \h </w:instrText>
            </w:r>
            <w:r>
              <w:rPr>
                <w:noProof/>
                <w:webHidden/>
              </w:rPr>
            </w:r>
            <w:r>
              <w:rPr>
                <w:noProof/>
                <w:webHidden/>
              </w:rPr>
              <w:fldChar w:fldCharType="separate"/>
            </w:r>
            <w:r w:rsidR="00982022">
              <w:rPr>
                <w:noProof/>
                <w:webHidden/>
              </w:rPr>
              <w:t>41</w:t>
            </w:r>
            <w:r>
              <w:rPr>
                <w:noProof/>
                <w:webHidden/>
              </w:rPr>
              <w:fldChar w:fldCharType="end"/>
            </w:r>
          </w:hyperlink>
        </w:p>
        <w:p w:rsidR="00982022" w:rsidRDefault="00726926">
          <w:pPr>
            <w:pStyle w:val="Sumrio2"/>
            <w:tabs>
              <w:tab w:val="left" w:pos="880"/>
              <w:tab w:val="right" w:leader="dot" w:pos="8494"/>
            </w:tabs>
            <w:rPr>
              <w:rFonts w:asciiTheme="minorHAnsi" w:eastAsiaTheme="minorEastAsia" w:hAnsiTheme="minorHAnsi"/>
              <w:noProof/>
              <w:sz w:val="22"/>
              <w:lang w:eastAsia="pt-BR"/>
            </w:rPr>
          </w:pPr>
          <w:hyperlink w:anchor="_Toc484364670" w:history="1">
            <w:r w:rsidR="00982022" w:rsidRPr="00460EC2">
              <w:rPr>
                <w:rStyle w:val="Hyperlink"/>
                <w:noProof/>
              </w:rPr>
              <w:t>4.4</w:t>
            </w:r>
            <w:r w:rsidR="00982022">
              <w:rPr>
                <w:rFonts w:asciiTheme="minorHAnsi" w:eastAsiaTheme="minorEastAsia" w:hAnsiTheme="minorHAnsi"/>
                <w:noProof/>
                <w:sz w:val="22"/>
                <w:lang w:eastAsia="pt-BR"/>
              </w:rPr>
              <w:tab/>
            </w:r>
            <w:r w:rsidR="00982022" w:rsidRPr="00460EC2">
              <w:rPr>
                <w:rStyle w:val="Hyperlink"/>
                <w:noProof/>
              </w:rPr>
              <w:t>Diagrama de Atividade</w:t>
            </w:r>
            <w:r w:rsidR="00982022">
              <w:rPr>
                <w:noProof/>
                <w:webHidden/>
              </w:rPr>
              <w:tab/>
            </w:r>
            <w:r>
              <w:rPr>
                <w:noProof/>
                <w:webHidden/>
              </w:rPr>
              <w:fldChar w:fldCharType="begin"/>
            </w:r>
            <w:r w:rsidR="00982022">
              <w:rPr>
                <w:noProof/>
                <w:webHidden/>
              </w:rPr>
              <w:instrText xml:space="preserve"> PAGEREF _Toc484364670 \h </w:instrText>
            </w:r>
            <w:r>
              <w:rPr>
                <w:noProof/>
                <w:webHidden/>
              </w:rPr>
            </w:r>
            <w:r>
              <w:rPr>
                <w:noProof/>
                <w:webHidden/>
              </w:rPr>
              <w:fldChar w:fldCharType="separate"/>
            </w:r>
            <w:r w:rsidR="00982022">
              <w:rPr>
                <w:noProof/>
                <w:webHidden/>
              </w:rPr>
              <w:t>46</w:t>
            </w:r>
            <w:r>
              <w:rPr>
                <w:noProof/>
                <w:webHidden/>
              </w:rPr>
              <w:fldChar w:fldCharType="end"/>
            </w:r>
          </w:hyperlink>
        </w:p>
        <w:p w:rsidR="00982022" w:rsidRDefault="00726926">
          <w:pPr>
            <w:pStyle w:val="Sumrio2"/>
            <w:tabs>
              <w:tab w:val="left" w:pos="880"/>
              <w:tab w:val="right" w:leader="dot" w:pos="8494"/>
            </w:tabs>
            <w:rPr>
              <w:rFonts w:asciiTheme="minorHAnsi" w:eastAsiaTheme="minorEastAsia" w:hAnsiTheme="minorHAnsi"/>
              <w:noProof/>
              <w:sz w:val="22"/>
              <w:lang w:eastAsia="pt-BR"/>
            </w:rPr>
          </w:pPr>
          <w:hyperlink w:anchor="_Toc484364671" w:history="1">
            <w:r w:rsidR="00982022" w:rsidRPr="00460EC2">
              <w:rPr>
                <w:rStyle w:val="Hyperlink"/>
                <w:noProof/>
              </w:rPr>
              <w:t>4.5</w:t>
            </w:r>
            <w:r w:rsidR="00982022">
              <w:rPr>
                <w:rFonts w:asciiTheme="minorHAnsi" w:eastAsiaTheme="minorEastAsia" w:hAnsiTheme="minorHAnsi"/>
                <w:noProof/>
                <w:sz w:val="22"/>
                <w:lang w:eastAsia="pt-BR"/>
              </w:rPr>
              <w:tab/>
            </w:r>
            <w:r w:rsidR="00982022" w:rsidRPr="00460EC2">
              <w:rPr>
                <w:rStyle w:val="Hyperlink"/>
                <w:noProof/>
              </w:rPr>
              <w:t>Diagrama entidade relacionamento</w:t>
            </w:r>
            <w:r w:rsidR="00982022">
              <w:rPr>
                <w:noProof/>
                <w:webHidden/>
              </w:rPr>
              <w:tab/>
            </w:r>
            <w:r>
              <w:rPr>
                <w:noProof/>
                <w:webHidden/>
              </w:rPr>
              <w:fldChar w:fldCharType="begin"/>
            </w:r>
            <w:r w:rsidR="00982022">
              <w:rPr>
                <w:noProof/>
                <w:webHidden/>
              </w:rPr>
              <w:instrText xml:space="preserve"> PAGEREF _Toc484364671 \h </w:instrText>
            </w:r>
            <w:r>
              <w:rPr>
                <w:noProof/>
                <w:webHidden/>
              </w:rPr>
            </w:r>
            <w:r>
              <w:rPr>
                <w:noProof/>
                <w:webHidden/>
              </w:rPr>
              <w:fldChar w:fldCharType="separate"/>
            </w:r>
            <w:r w:rsidR="00982022">
              <w:rPr>
                <w:noProof/>
                <w:webHidden/>
              </w:rPr>
              <w:t>48</w:t>
            </w:r>
            <w:r>
              <w:rPr>
                <w:noProof/>
                <w:webHidden/>
              </w:rPr>
              <w:fldChar w:fldCharType="end"/>
            </w:r>
          </w:hyperlink>
        </w:p>
        <w:p w:rsidR="00982022" w:rsidRDefault="00726926">
          <w:pPr>
            <w:pStyle w:val="Sumrio1"/>
            <w:tabs>
              <w:tab w:val="left" w:pos="480"/>
              <w:tab w:val="right" w:leader="dot" w:pos="8494"/>
            </w:tabs>
            <w:rPr>
              <w:rFonts w:asciiTheme="minorHAnsi" w:eastAsiaTheme="minorEastAsia" w:hAnsiTheme="minorHAnsi"/>
              <w:noProof/>
              <w:sz w:val="22"/>
              <w:lang w:eastAsia="pt-BR"/>
            </w:rPr>
          </w:pPr>
          <w:hyperlink w:anchor="_Toc484364672" w:history="1">
            <w:r w:rsidR="00982022" w:rsidRPr="00460EC2">
              <w:rPr>
                <w:rStyle w:val="Hyperlink"/>
                <w:noProof/>
              </w:rPr>
              <w:t>5</w:t>
            </w:r>
            <w:r w:rsidR="00982022">
              <w:rPr>
                <w:rFonts w:asciiTheme="minorHAnsi" w:eastAsiaTheme="minorEastAsia" w:hAnsiTheme="minorHAnsi"/>
                <w:noProof/>
                <w:sz w:val="22"/>
                <w:lang w:eastAsia="pt-BR"/>
              </w:rPr>
              <w:tab/>
            </w:r>
            <w:r w:rsidR="00982022" w:rsidRPr="00460EC2">
              <w:rPr>
                <w:rStyle w:val="Hyperlink"/>
                <w:noProof/>
              </w:rPr>
              <w:t>ESTRUTURA DAS TABELAS DE BANCO DE DADOS</w:t>
            </w:r>
            <w:r w:rsidR="00982022">
              <w:rPr>
                <w:noProof/>
                <w:webHidden/>
              </w:rPr>
              <w:tab/>
            </w:r>
            <w:r>
              <w:rPr>
                <w:noProof/>
                <w:webHidden/>
              </w:rPr>
              <w:fldChar w:fldCharType="begin"/>
            </w:r>
            <w:r w:rsidR="00982022">
              <w:rPr>
                <w:noProof/>
                <w:webHidden/>
              </w:rPr>
              <w:instrText xml:space="preserve"> PAGEREF _Toc484364672 \h </w:instrText>
            </w:r>
            <w:r>
              <w:rPr>
                <w:noProof/>
                <w:webHidden/>
              </w:rPr>
            </w:r>
            <w:r>
              <w:rPr>
                <w:noProof/>
                <w:webHidden/>
              </w:rPr>
              <w:fldChar w:fldCharType="separate"/>
            </w:r>
            <w:r w:rsidR="00982022">
              <w:rPr>
                <w:noProof/>
                <w:webHidden/>
              </w:rPr>
              <w:t>50</w:t>
            </w:r>
            <w:r>
              <w:rPr>
                <w:noProof/>
                <w:webHidden/>
              </w:rPr>
              <w:fldChar w:fldCharType="end"/>
            </w:r>
          </w:hyperlink>
        </w:p>
        <w:p w:rsidR="00982022" w:rsidRDefault="00726926">
          <w:pPr>
            <w:pStyle w:val="Sumrio1"/>
            <w:tabs>
              <w:tab w:val="left" w:pos="480"/>
              <w:tab w:val="right" w:leader="dot" w:pos="8494"/>
            </w:tabs>
            <w:rPr>
              <w:rFonts w:asciiTheme="minorHAnsi" w:eastAsiaTheme="minorEastAsia" w:hAnsiTheme="minorHAnsi"/>
              <w:noProof/>
              <w:sz w:val="22"/>
              <w:lang w:eastAsia="pt-BR"/>
            </w:rPr>
          </w:pPr>
          <w:hyperlink w:anchor="_Toc484364673" w:history="1">
            <w:r w:rsidR="00982022" w:rsidRPr="00460EC2">
              <w:rPr>
                <w:rStyle w:val="Hyperlink"/>
                <w:noProof/>
              </w:rPr>
              <w:t>6</w:t>
            </w:r>
            <w:r w:rsidR="00982022">
              <w:rPr>
                <w:rFonts w:asciiTheme="minorHAnsi" w:eastAsiaTheme="minorEastAsia" w:hAnsiTheme="minorHAnsi"/>
                <w:noProof/>
                <w:sz w:val="22"/>
                <w:lang w:eastAsia="pt-BR"/>
              </w:rPr>
              <w:tab/>
            </w:r>
            <w:r w:rsidR="00982022" w:rsidRPr="00460EC2">
              <w:rPr>
                <w:rStyle w:val="Hyperlink"/>
                <w:noProof/>
              </w:rPr>
              <w:t>LAYOUT DAS TELAS DO SISTEMA</w:t>
            </w:r>
            <w:r w:rsidR="00982022">
              <w:rPr>
                <w:noProof/>
                <w:webHidden/>
              </w:rPr>
              <w:tab/>
            </w:r>
            <w:r>
              <w:rPr>
                <w:noProof/>
                <w:webHidden/>
              </w:rPr>
              <w:fldChar w:fldCharType="begin"/>
            </w:r>
            <w:r w:rsidR="00982022">
              <w:rPr>
                <w:noProof/>
                <w:webHidden/>
              </w:rPr>
              <w:instrText xml:space="preserve"> PAGEREF _Toc484364673 \h </w:instrText>
            </w:r>
            <w:r>
              <w:rPr>
                <w:noProof/>
                <w:webHidden/>
              </w:rPr>
            </w:r>
            <w:r>
              <w:rPr>
                <w:noProof/>
                <w:webHidden/>
              </w:rPr>
              <w:fldChar w:fldCharType="separate"/>
            </w:r>
            <w:r w:rsidR="00982022">
              <w:rPr>
                <w:noProof/>
                <w:webHidden/>
              </w:rPr>
              <w:t>52</w:t>
            </w:r>
            <w:r>
              <w:rPr>
                <w:noProof/>
                <w:webHidden/>
              </w:rPr>
              <w:fldChar w:fldCharType="end"/>
            </w:r>
          </w:hyperlink>
        </w:p>
        <w:p w:rsidR="00820D0D" w:rsidRDefault="00726926">
          <w:r w:rsidRPr="005D112B">
            <w:rPr>
              <w:rFonts w:cs="Arial"/>
              <w:b/>
              <w:bCs/>
              <w:szCs w:val="24"/>
            </w:rPr>
            <w:fldChar w:fldCharType="end"/>
          </w:r>
        </w:p>
      </w:sdtContent>
    </w:sdt>
    <w:p w:rsidR="006C5845" w:rsidRDefault="006C5845">
      <w:pPr>
        <w:spacing w:after="160" w:line="259" w:lineRule="auto"/>
        <w:jc w:val="left"/>
        <w:rPr>
          <w:rFonts w:cs="Arial"/>
          <w:b/>
          <w:sz w:val="28"/>
        </w:rPr>
      </w:pPr>
      <w:r>
        <w:rPr>
          <w:rFonts w:cs="Arial"/>
          <w:b/>
          <w:sz w:val="28"/>
        </w:rPr>
        <w:br w:type="page"/>
      </w:r>
    </w:p>
    <w:p w:rsidR="001F4BB1" w:rsidRPr="00EF50BF" w:rsidRDefault="001F4BB1" w:rsidP="00CD5005">
      <w:pPr>
        <w:spacing w:after="160"/>
        <w:jc w:val="left"/>
        <w:rPr>
          <w:rFonts w:cs="Arial"/>
          <w:b/>
          <w:sz w:val="28"/>
        </w:rPr>
      </w:pPr>
      <w:r w:rsidRPr="00EF50BF">
        <w:rPr>
          <w:rFonts w:cs="Arial"/>
          <w:b/>
          <w:sz w:val="28"/>
        </w:rPr>
        <w:lastRenderedPageBreak/>
        <w:t>ÍNDICE DE TABELAS</w:t>
      </w:r>
    </w:p>
    <w:p w:rsidR="00982022" w:rsidRDefault="00726926">
      <w:pPr>
        <w:pStyle w:val="ndicedeilustraes"/>
        <w:tabs>
          <w:tab w:val="right" w:leader="dot" w:pos="8494"/>
        </w:tabs>
        <w:rPr>
          <w:rFonts w:asciiTheme="minorHAnsi" w:eastAsiaTheme="minorEastAsia" w:hAnsiTheme="minorHAnsi"/>
          <w:noProof/>
          <w:sz w:val="22"/>
          <w:lang w:eastAsia="pt-BR"/>
        </w:rPr>
      </w:pPr>
      <w:r w:rsidRPr="00EF50BF">
        <w:rPr>
          <w:rFonts w:cs="Arial"/>
        </w:rPr>
        <w:fldChar w:fldCharType="begin"/>
      </w:r>
      <w:r w:rsidR="006042D8" w:rsidRPr="00EF50BF">
        <w:rPr>
          <w:rFonts w:cs="Arial"/>
        </w:rPr>
        <w:instrText xml:space="preserve"> TOC \h \z \c "Tabela" </w:instrText>
      </w:r>
      <w:r w:rsidRPr="00EF50BF">
        <w:rPr>
          <w:rFonts w:cs="Arial"/>
        </w:rPr>
        <w:fldChar w:fldCharType="separate"/>
      </w:r>
      <w:hyperlink w:anchor="_Toc484364674" w:history="1">
        <w:r w:rsidR="00982022" w:rsidRPr="00075982">
          <w:rPr>
            <w:rStyle w:val="Hyperlink"/>
            <w:noProof/>
          </w:rPr>
          <w:t>Tabela 1 – Documentação do caso de uso cadastrar usuário</w:t>
        </w:r>
        <w:r w:rsidR="00982022">
          <w:rPr>
            <w:noProof/>
            <w:webHidden/>
          </w:rPr>
          <w:tab/>
        </w:r>
        <w:r>
          <w:rPr>
            <w:noProof/>
            <w:webHidden/>
          </w:rPr>
          <w:fldChar w:fldCharType="begin"/>
        </w:r>
        <w:r w:rsidR="00982022">
          <w:rPr>
            <w:noProof/>
            <w:webHidden/>
          </w:rPr>
          <w:instrText xml:space="preserve"> PAGEREF _Toc484364674 \h </w:instrText>
        </w:r>
        <w:r>
          <w:rPr>
            <w:noProof/>
            <w:webHidden/>
          </w:rPr>
        </w:r>
        <w:r>
          <w:rPr>
            <w:noProof/>
            <w:webHidden/>
          </w:rPr>
          <w:fldChar w:fldCharType="separate"/>
        </w:r>
        <w:r w:rsidR="00982022">
          <w:rPr>
            <w:noProof/>
            <w:webHidden/>
          </w:rPr>
          <w:t>27</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75" w:history="1">
        <w:r w:rsidR="00982022" w:rsidRPr="00075982">
          <w:rPr>
            <w:rStyle w:val="Hyperlink"/>
            <w:noProof/>
          </w:rPr>
          <w:t>Tabela 2 – Documentação do caso de uso realizar log in</w:t>
        </w:r>
        <w:r w:rsidR="00982022">
          <w:rPr>
            <w:noProof/>
            <w:webHidden/>
          </w:rPr>
          <w:tab/>
        </w:r>
        <w:r>
          <w:rPr>
            <w:noProof/>
            <w:webHidden/>
          </w:rPr>
          <w:fldChar w:fldCharType="begin"/>
        </w:r>
        <w:r w:rsidR="00982022">
          <w:rPr>
            <w:noProof/>
            <w:webHidden/>
          </w:rPr>
          <w:instrText xml:space="preserve"> PAGEREF _Toc484364675 \h </w:instrText>
        </w:r>
        <w:r>
          <w:rPr>
            <w:noProof/>
            <w:webHidden/>
          </w:rPr>
        </w:r>
        <w:r>
          <w:rPr>
            <w:noProof/>
            <w:webHidden/>
          </w:rPr>
          <w:fldChar w:fldCharType="separate"/>
        </w:r>
        <w:r w:rsidR="00982022">
          <w:rPr>
            <w:noProof/>
            <w:webHidden/>
          </w:rPr>
          <w:t>28</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76" w:history="1">
        <w:r w:rsidR="00982022" w:rsidRPr="00075982">
          <w:rPr>
            <w:rStyle w:val="Hyperlink"/>
            <w:noProof/>
          </w:rPr>
          <w:t>Tabela 3 – Documentação do caso de uso criar contas de receita/ despesa</w:t>
        </w:r>
        <w:r w:rsidR="00982022">
          <w:rPr>
            <w:noProof/>
            <w:webHidden/>
          </w:rPr>
          <w:tab/>
        </w:r>
        <w:r>
          <w:rPr>
            <w:noProof/>
            <w:webHidden/>
          </w:rPr>
          <w:fldChar w:fldCharType="begin"/>
        </w:r>
        <w:r w:rsidR="00982022">
          <w:rPr>
            <w:noProof/>
            <w:webHidden/>
          </w:rPr>
          <w:instrText xml:space="preserve"> PAGEREF _Toc484364676 \h </w:instrText>
        </w:r>
        <w:r>
          <w:rPr>
            <w:noProof/>
            <w:webHidden/>
          </w:rPr>
        </w:r>
        <w:r>
          <w:rPr>
            <w:noProof/>
            <w:webHidden/>
          </w:rPr>
          <w:fldChar w:fldCharType="separate"/>
        </w:r>
        <w:r w:rsidR="00982022">
          <w:rPr>
            <w:noProof/>
            <w:webHidden/>
          </w:rPr>
          <w:t>29</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77" w:history="1">
        <w:r w:rsidR="00982022" w:rsidRPr="00075982">
          <w:rPr>
            <w:rStyle w:val="Hyperlink"/>
            <w:noProof/>
          </w:rPr>
          <w:t>Tabela 4 – Documentação do caso de uso adicionar formas de pagamento</w:t>
        </w:r>
        <w:r w:rsidR="00982022">
          <w:rPr>
            <w:noProof/>
            <w:webHidden/>
          </w:rPr>
          <w:tab/>
        </w:r>
        <w:r>
          <w:rPr>
            <w:noProof/>
            <w:webHidden/>
          </w:rPr>
          <w:fldChar w:fldCharType="begin"/>
        </w:r>
        <w:r w:rsidR="00982022">
          <w:rPr>
            <w:noProof/>
            <w:webHidden/>
          </w:rPr>
          <w:instrText xml:space="preserve"> PAGEREF _Toc484364677 \h </w:instrText>
        </w:r>
        <w:r>
          <w:rPr>
            <w:noProof/>
            <w:webHidden/>
          </w:rPr>
        </w:r>
        <w:r>
          <w:rPr>
            <w:noProof/>
            <w:webHidden/>
          </w:rPr>
          <w:fldChar w:fldCharType="separate"/>
        </w:r>
        <w:r w:rsidR="00982022">
          <w:rPr>
            <w:noProof/>
            <w:webHidden/>
          </w:rPr>
          <w:t>31</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78" w:history="1">
        <w:r w:rsidR="00982022" w:rsidRPr="00075982">
          <w:rPr>
            <w:rStyle w:val="Hyperlink"/>
            <w:noProof/>
          </w:rPr>
          <w:t>Tabela 5 – Documentação do caso de uso converter moeda</w:t>
        </w:r>
        <w:r w:rsidR="00982022">
          <w:rPr>
            <w:noProof/>
            <w:webHidden/>
          </w:rPr>
          <w:tab/>
        </w:r>
        <w:r>
          <w:rPr>
            <w:noProof/>
            <w:webHidden/>
          </w:rPr>
          <w:fldChar w:fldCharType="begin"/>
        </w:r>
        <w:r w:rsidR="00982022">
          <w:rPr>
            <w:noProof/>
            <w:webHidden/>
          </w:rPr>
          <w:instrText xml:space="preserve"> PAGEREF _Toc484364678 \h </w:instrText>
        </w:r>
        <w:r>
          <w:rPr>
            <w:noProof/>
            <w:webHidden/>
          </w:rPr>
        </w:r>
        <w:r>
          <w:rPr>
            <w:noProof/>
            <w:webHidden/>
          </w:rPr>
          <w:fldChar w:fldCharType="separate"/>
        </w:r>
        <w:r w:rsidR="00982022">
          <w:rPr>
            <w:noProof/>
            <w:webHidden/>
          </w:rPr>
          <w:t>32</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79" w:history="1">
        <w:r w:rsidR="00982022" w:rsidRPr="00075982">
          <w:rPr>
            <w:rStyle w:val="Hyperlink"/>
            <w:noProof/>
          </w:rPr>
          <w:t>Tabela 6 – Documentação do caso de uso lançar receita</w:t>
        </w:r>
        <w:r w:rsidR="00982022">
          <w:rPr>
            <w:noProof/>
            <w:webHidden/>
          </w:rPr>
          <w:tab/>
        </w:r>
        <w:r>
          <w:rPr>
            <w:noProof/>
            <w:webHidden/>
          </w:rPr>
          <w:fldChar w:fldCharType="begin"/>
        </w:r>
        <w:r w:rsidR="00982022">
          <w:rPr>
            <w:noProof/>
            <w:webHidden/>
          </w:rPr>
          <w:instrText xml:space="preserve"> PAGEREF _Toc484364679 \h </w:instrText>
        </w:r>
        <w:r>
          <w:rPr>
            <w:noProof/>
            <w:webHidden/>
          </w:rPr>
        </w:r>
        <w:r>
          <w:rPr>
            <w:noProof/>
            <w:webHidden/>
          </w:rPr>
          <w:fldChar w:fldCharType="separate"/>
        </w:r>
        <w:r w:rsidR="00982022">
          <w:rPr>
            <w:noProof/>
            <w:webHidden/>
          </w:rPr>
          <w:t>33</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80" w:history="1">
        <w:r w:rsidR="00982022" w:rsidRPr="00075982">
          <w:rPr>
            <w:rStyle w:val="Hyperlink"/>
            <w:noProof/>
          </w:rPr>
          <w:t>Tabela 7 – Documentação do caso de uso lançar despesa</w:t>
        </w:r>
        <w:r w:rsidR="00982022">
          <w:rPr>
            <w:noProof/>
            <w:webHidden/>
          </w:rPr>
          <w:tab/>
        </w:r>
        <w:r>
          <w:rPr>
            <w:noProof/>
            <w:webHidden/>
          </w:rPr>
          <w:fldChar w:fldCharType="begin"/>
        </w:r>
        <w:r w:rsidR="00982022">
          <w:rPr>
            <w:noProof/>
            <w:webHidden/>
          </w:rPr>
          <w:instrText xml:space="preserve"> PAGEREF _Toc484364680 \h </w:instrText>
        </w:r>
        <w:r>
          <w:rPr>
            <w:noProof/>
            <w:webHidden/>
          </w:rPr>
        </w:r>
        <w:r>
          <w:rPr>
            <w:noProof/>
            <w:webHidden/>
          </w:rPr>
          <w:fldChar w:fldCharType="separate"/>
        </w:r>
        <w:r w:rsidR="00982022">
          <w:rPr>
            <w:noProof/>
            <w:webHidden/>
          </w:rPr>
          <w:t>34</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81" w:history="1">
        <w:r w:rsidR="00982022" w:rsidRPr="00075982">
          <w:rPr>
            <w:rStyle w:val="Hyperlink"/>
            <w:noProof/>
          </w:rPr>
          <w:t>Tabela 8 – Documentação do caso de uso consultar saldo</w:t>
        </w:r>
        <w:r w:rsidR="00982022">
          <w:rPr>
            <w:noProof/>
            <w:webHidden/>
          </w:rPr>
          <w:tab/>
        </w:r>
        <w:r>
          <w:rPr>
            <w:noProof/>
            <w:webHidden/>
          </w:rPr>
          <w:fldChar w:fldCharType="begin"/>
        </w:r>
        <w:r w:rsidR="00982022">
          <w:rPr>
            <w:noProof/>
            <w:webHidden/>
          </w:rPr>
          <w:instrText xml:space="preserve"> PAGEREF _Toc484364681 \h </w:instrText>
        </w:r>
        <w:r>
          <w:rPr>
            <w:noProof/>
            <w:webHidden/>
          </w:rPr>
        </w:r>
        <w:r>
          <w:rPr>
            <w:noProof/>
            <w:webHidden/>
          </w:rPr>
          <w:fldChar w:fldCharType="separate"/>
        </w:r>
        <w:r w:rsidR="00982022">
          <w:rPr>
            <w:noProof/>
            <w:webHidden/>
          </w:rPr>
          <w:t>36</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82" w:history="1">
        <w:r w:rsidR="00982022" w:rsidRPr="00075982">
          <w:rPr>
            <w:rStyle w:val="Hyperlink"/>
            <w:noProof/>
          </w:rPr>
          <w:t>Tabela 9 – Documentação do caso de uso gerar gráfico</w:t>
        </w:r>
        <w:r w:rsidR="00982022">
          <w:rPr>
            <w:noProof/>
            <w:webHidden/>
          </w:rPr>
          <w:tab/>
        </w:r>
        <w:r>
          <w:rPr>
            <w:noProof/>
            <w:webHidden/>
          </w:rPr>
          <w:fldChar w:fldCharType="begin"/>
        </w:r>
        <w:r w:rsidR="00982022">
          <w:rPr>
            <w:noProof/>
            <w:webHidden/>
          </w:rPr>
          <w:instrText xml:space="preserve"> PAGEREF _Toc484364682 \h </w:instrText>
        </w:r>
        <w:r>
          <w:rPr>
            <w:noProof/>
            <w:webHidden/>
          </w:rPr>
        </w:r>
        <w:r>
          <w:rPr>
            <w:noProof/>
            <w:webHidden/>
          </w:rPr>
          <w:fldChar w:fldCharType="separate"/>
        </w:r>
        <w:r w:rsidR="00982022">
          <w:rPr>
            <w:noProof/>
            <w:webHidden/>
          </w:rPr>
          <w:t>37</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83" w:history="1">
        <w:r w:rsidR="00982022" w:rsidRPr="00075982">
          <w:rPr>
            <w:rStyle w:val="Hyperlink"/>
            <w:noProof/>
          </w:rPr>
          <w:t>Tabela 10 – Documentação do caso de uso gerar gráfico das formas de pagamento</w:t>
        </w:r>
        <w:r w:rsidR="00982022">
          <w:rPr>
            <w:noProof/>
            <w:webHidden/>
          </w:rPr>
          <w:tab/>
        </w:r>
        <w:r>
          <w:rPr>
            <w:noProof/>
            <w:webHidden/>
          </w:rPr>
          <w:fldChar w:fldCharType="begin"/>
        </w:r>
        <w:r w:rsidR="00982022">
          <w:rPr>
            <w:noProof/>
            <w:webHidden/>
          </w:rPr>
          <w:instrText xml:space="preserve"> PAGEREF _Toc484364683 \h </w:instrText>
        </w:r>
        <w:r>
          <w:rPr>
            <w:noProof/>
            <w:webHidden/>
          </w:rPr>
        </w:r>
        <w:r>
          <w:rPr>
            <w:noProof/>
            <w:webHidden/>
          </w:rPr>
          <w:fldChar w:fldCharType="separate"/>
        </w:r>
        <w:r w:rsidR="00982022">
          <w:rPr>
            <w:noProof/>
            <w:webHidden/>
          </w:rPr>
          <w:t>37</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84" w:history="1">
        <w:r w:rsidR="00982022" w:rsidRPr="00075982">
          <w:rPr>
            <w:rStyle w:val="Hyperlink"/>
            <w:noProof/>
          </w:rPr>
          <w:t>Tabela 11 – Documentação do caso de uso realizar notificações</w:t>
        </w:r>
        <w:r w:rsidR="00982022">
          <w:rPr>
            <w:noProof/>
            <w:webHidden/>
          </w:rPr>
          <w:tab/>
        </w:r>
        <w:r>
          <w:rPr>
            <w:noProof/>
            <w:webHidden/>
          </w:rPr>
          <w:fldChar w:fldCharType="begin"/>
        </w:r>
        <w:r w:rsidR="00982022">
          <w:rPr>
            <w:noProof/>
            <w:webHidden/>
          </w:rPr>
          <w:instrText xml:space="preserve"> PAGEREF _Toc484364684 \h </w:instrText>
        </w:r>
        <w:r>
          <w:rPr>
            <w:noProof/>
            <w:webHidden/>
          </w:rPr>
        </w:r>
        <w:r>
          <w:rPr>
            <w:noProof/>
            <w:webHidden/>
          </w:rPr>
          <w:fldChar w:fldCharType="separate"/>
        </w:r>
        <w:r w:rsidR="00982022">
          <w:rPr>
            <w:noProof/>
            <w:webHidden/>
          </w:rPr>
          <w:t>38</w:t>
        </w:r>
        <w:r>
          <w:rPr>
            <w:noProof/>
            <w:webHidden/>
          </w:rPr>
          <w:fldChar w:fldCharType="end"/>
        </w:r>
      </w:hyperlink>
    </w:p>
    <w:p w:rsidR="001F4BB1" w:rsidRPr="00EF50BF" w:rsidRDefault="00726926" w:rsidP="00CD5005">
      <w:pPr>
        <w:spacing w:after="160"/>
        <w:jc w:val="left"/>
        <w:rPr>
          <w:rFonts w:cs="Arial"/>
        </w:rPr>
      </w:pPr>
      <w:r w:rsidRPr="00EF50BF">
        <w:rPr>
          <w:rFonts w:cs="Arial"/>
        </w:rPr>
        <w:fldChar w:fldCharType="end"/>
      </w:r>
      <w:r w:rsidR="001F4BB1" w:rsidRPr="00EF50BF">
        <w:rPr>
          <w:rFonts w:cs="Arial"/>
        </w:rPr>
        <w:br w:type="page"/>
      </w:r>
    </w:p>
    <w:p w:rsidR="001F4BB1" w:rsidRPr="00EF50BF" w:rsidRDefault="001F4BB1">
      <w:pPr>
        <w:spacing w:after="160" w:line="259" w:lineRule="auto"/>
        <w:jc w:val="left"/>
        <w:rPr>
          <w:rFonts w:eastAsiaTheme="majorEastAsia" w:cs="Arial"/>
          <w:b/>
          <w:caps/>
          <w:sz w:val="28"/>
          <w:szCs w:val="32"/>
        </w:rPr>
      </w:pPr>
      <w:r w:rsidRPr="00EF50BF">
        <w:rPr>
          <w:rFonts w:eastAsiaTheme="majorEastAsia" w:cs="Arial"/>
          <w:b/>
          <w:caps/>
          <w:sz w:val="28"/>
          <w:szCs w:val="32"/>
        </w:rPr>
        <w:lastRenderedPageBreak/>
        <w:t>Índice de figuras</w:t>
      </w:r>
    </w:p>
    <w:p w:rsidR="00982022" w:rsidRDefault="00726926">
      <w:pPr>
        <w:pStyle w:val="ndicedeilustraes"/>
        <w:tabs>
          <w:tab w:val="right" w:leader="dot" w:pos="8494"/>
        </w:tabs>
        <w:rPr>
          <w:rFonts w:asciiTheme="minorHAnsi" w:eastAsiaTheme="minorEastAsia" w:hAnsiTheme="minorHAnsi"/>
          <w:noProof/>
          <w:sz w:val="22"/>
          <w:lang w:eastAsia="pt-BR"/>
        </w:rPr>
      </w:pPr>
      <w:r w:rsidRPr="00EF50BF">
        <w:rPr>
          <w:rFonts w:cs="Arial"/>
        </w:rPr>
        <w:fldChar w:fldCharType="begin"/>
      </w:r>
      <w:r w:rsidR="001F4BB1" w:rsidRPr="00EF50BF">
        <w:rPr>
          <w:rFonts w:cs="Arial"/>
        </w:rPr>
        <w:instrText xml:space="preserve"> TOC \h \z \c "Figura" </w:instrText>
      </w:r>
      <w:r w:rsidRPr="00EF50BF">
        <w:rPr>
          <w:rFonts w:cs="Arial"/>
        </w:rPr>
        <w:fldChar w:fldCharType="separate"/>
      </w:r>
      <w:hyperlink w:anchor="_Toc484364685" w:history="1">
        <w:r w:rsidR="00982022" w:rsidRPr="003C3D73">
          <w:rPr>
            <w:rStyle w:val="Hyperlink"/>
            <w:noProof/>
          </w:rPr>
          <w:t>Figura 1 – Diagrama de caso de uso cadastrar usuário</w:t>
        </w:r>
        <w:r w:rsidR="00982022">
          <w:rPr>
            <w:noProof/>
            <w:webHidden/>
          </w:rPr>
          <w:tab/>
        </w:r>
        <w:r>
          <w:rPr>
            <w:noProof/>
            <w:webHidden/>
          </w:rPr>
          <w:fldChar w:fldCharType="begin"/>
        </w:r>
        <w:r w:rsidR="00982022">
          <w:rPr>
            <w:noProof/>
            <w:webHidden/>
          </w:rPr>
          <w:instrText xml:space="preserve"> PAGEREF _Toc484364685 \h </w:instrText>
        </w:r>
        <w:r>
          <w:rPr>
            <w:noProof/>
            <w:webHidden/>
          </w:rPr>
        </w:r>
        <w:r>
          <w:rPr>
            <w:noProof/>
            <w:webHidden/>
          </w:rPr>
          <w:fldChar w:fldCharType="separate"/>
        </w:r>
        <w:r w:rsidR="00982022">
          <w:rPr>
            <w:noProof/>
            <w:webHidden/>
          </w:rPr>
          <w:t>27</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86" w:history="1">
        <w:r w:rsidR="00982022" w:rsidRPr="003C3D73">
          <w:rPr>
            <w:rStyle w:val="Hyperlink"/>
            <w:noProof/>
          </w:rPr>
          <w:t>Figura 2 - Diagrama de caso de uso criar contas de receita/ despesa</w:t>
        </w:r>
        <w:r w:rsidR="00982022">
          <w:rPr>
            <w:noProof/>
            <w:webHidden/>
          </w:rPr>
          <w:tab/>
        </w:r>
        <w:r>
          <w:rPr>
            <w:noProof/>
            <w:webHidden/>
          </w:rPr>
          <w:fldChar w:fldCharType="begin"/>
        </w:r>
        <w:r w:rsidR="00982022">
          <w:rPr>
            <w:noProof/>
            <w:webHidden/>
          </w:rPr>
          <w:instrText xml:space="preserve"> PAGEREF _Toc484364686 \h </w:instrText>
        </w:r>
        <w:r>
          <w:rPr>
            <w:noProof/>
            <w:webHidden/>
          </w:rPr>
        </w:r>
        <w:r>
          <w:rPr>
            <w:noProof/>
            <w:webHidden/>
          </w:rPr>
          <w:fldChar w:fldCharType="separate"/>
        </w:r>
        <w:r w:rsidR="00982022">
          <w:rPr>
            <w:noProof/>
            <w:webHidden/>
          </w:rPr>
          <w:t>29</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87" w:history="1">
        <w:r w:rsidR="00982022" w:rsidRPr="003C3D73">
          <w:rPr>
            <w:rStyle w:val="Hyperlink"/>
            <w:noProof/>
          </w:rPr>
          <w:t>Figura 3 -  Diagrama de caso de uso adicionar formas de pagamento</w:t>
        </w:r>
        <w:r w:rsidR="00982022">
          <w:rPr>
            <w:noProof/>
            <w:webHidden/>
          </w:rPr>
          <w:tab/>
        </w:r>
        <w:r>
          <w:rPr>
            <w:noProof/>
            <w:webHidden/>
          </w:rPr>
          <w:fldChar w:fldCharType="begin"/>
        </w:r>
        <w:r w:rsidR="00982022">
          <w:rPr>
            <w:noProof/>
            <w:webHidden/>
          </w:rPr>
          <w:instrText xml:space="preserve"> PAGEREF _Toc484364687 \h </w:instrText>
        </w:r>
        <w:r>
          <w:rPr>
            <w:noProof/>
            <w:webHidden/>
          </w:rPr>
        </w:r>
        <w:r>
          <w:rPr>
            <w:noProof/>
            <w:webHidden/>
          </w:rPr>
          <w:fldChar w:fldCharType="separate"/>
        </w:r>
        <w:r w:rsidR="00982022">
          <w:rPr>
            <w:noProof/>
            <w:webHidden/>
          </w:rPr>
          <w:t>30</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88" w:history="1">
        <w:r w:rsidR="00982022" w:rsidRPr="003C3D73">
          <w:rPr>
            <w:rStyle w:val="Hyperlink"/>
            <w:noProof/>
          </w:rPr>
          <w:t>Figura 4 – Diagrama de caso de uso converter moeda</w:t>
        </w:r>
        <w:r w:rsidR="00982022">
          <w:rPr>
            <w:noProof/>
            <w:webHidden/>
          </w:rPr>
          <w:tab/>
        </w:r>
        <w:r>
          <w:rPr>
            <w:noProof/>
            <w:webHidden/>
          </w:rPr>
          <w:fldChar w:fldCharType="begin"/>
        </w:r>
        <w:r w:rsidR="00982022">
          <w:rPr>
            <w:noProof/>
            <w:webHidden/>
          </w:rPr>
          <w:instrText xml:space="preserve"> PAGEREF _Toc484364688 \h </w:instrText>
        </w:r>
        <w:r>
          <w:rPr>
            <w:noProof/>
            <w:webHidden/>
          </w:rPr>
        </w:r>
        <w:r>
          <w:rPr>
            <w:noProof/>
            <w:webHidden/>
          </w:rPr>
          <w:fldChar w:fldCharType="separate"/>
        </w:r>
        <w:r w:rsidR="00982022">
          <w:rPr>
            <w:noProof/>
            <w:webHidden/>
          </w:rPr>
          <w:t>32</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89" w:history="1">
        <w:r w:rsidR="00982022" w:rsidRPr="003C3D73">
          <w:rPr>
            <w:rStyle w:val="Hyperlink"/>
            <w:noProof/>
          </w:rPr>
          <w:t>Figura 5 – Diagrama de caso de uso lançar receita</w:t>
        </w:r>
        <w:r w:rsidR="00982022">
          <w:rPr>
            <w:noProof/>
            <w:webHidden/>
          </w:rPr>
          <w:tab/>
        </w:r>
        <w:r>
          <w:rPr>
            <w:noProof/>
            <w:webHidden/>
          </w:rPr>
          <w:fldChar w:fldCharType="begin"/>
        </w:r>
        <w:r w:rsidR="00982022">
          <w:rPr>
            <w:noProof/>
            <w:webHidden/>
          </w:rPr>
          <w:instrText xml:space="preserve"> PAGEREF _Toc484364689 \h </w:instrText>
        </w:r>
        <w:r>
          <w:rPr>
            <w:noProof/>
            <w:webHidden/>
          </w:rPr>
        </w:r>
        <w:r>
          <w:rPr>
            <w:noProof/>
            <w:webHidden/>
          </w:rPr>
          <w:fldChar w:fldCharType="separate"/>
        </w:r>
        <w:r w:rsidR="00982022">
          <w:rPr>
            <w:noProof/>
            <w:webHidden/>
          </w:rPr>
          <w:t>33</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90" w:history="1">
        <w:r w:rsidR="00982022" w:rsidRPr="003C3D73">
          <w:rPr>
            <w:rStyle w:val="Hyperlink"/>
            <w:noProof/>
          </w:rPr>
          <w:t>Figura 6 - Diagrama de caso de uso lançar despesa</w:t>
        </w:r>
        <w:r w:rsidR="00982022">
          <w:rPr>
            <w:noProof/>
            <w:webHidden/>
          </w:rPr>
          <w:tab/>
        </w:r>
        <w:r>
          <w:rPr>
            <w:noProof/>
            <w:webHidden/>
          </w:rPr>
          <w:fldChar w:fldCharType="begin"/>
        </w:r>
        <w:r w:rsidR="00982022">
          <w:rPr>
            <w:noProof/>
            <w:webHidden/>
          </w:rPr>
          <w:instrText xml:space="preserve"> PAGEREF _Toc484364690 \h </w:instrText>
        </w:r>
        <w:r>
          <w:rPr>
            <w:noProof/>
            <w:webHidden/>
          </w:rPr>
        </w:r>
        <w:r>
          <w:rPr>
            <w:noProof/>
            <w:webHidden/>
          </w:rPr>
          <w:fldChar w:fldCharType="separate"/>
        </w:r>
        <w:r w:rsidR="00982022">
          <w:rPr>
            <w:noProof/>
            <w:webHidden/>
          </w:rPr>
          <w:t>34</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91" w:history="1">
        <w:r w:rsidR="00982022" w:rsidRPr="003C3D73">
          <w:rPr>
            <w:rStyle w:val="Hyperlink"/>
            <w:noProof/>
          </w:rPr>
          <w:t>Figura 7 - Diagrama de caso de uso consultar saldo</w:t>
        </w:r>
        <w:r w:rsidR="00982022">
          <w:rPr>
            <w:noProof/>
            <w:webHidden/>
          </w:rPr>
          <w:tab/>
        </w:r>
        <w:r>
          <w:rPr>
            <w:noProof/>
            <w:webHidden/>
          </w:rPr>
          <w:fldChar w:fldCharType="begin"/>
        </w:r>
        <w:r w:rsidR="00982022">
          <w:rPr>
            <w:noProof/>
            <w:webHidden/>
          </w:rPr>
          <w:instrText xml:space="preserve"> PAGEREF _Toc484364691 \h </w:instrText>
        </w:r>
        <w:r>
          <w:rPr>
            <w:noProof/>
            <w:webHidden/>
          </w:rPr>
        </w:r>
        <w:r>
          <w:rPr>
            <w:noProof/>
            <w:webHidden/>
          </w:rPr>
          <w:fldChar w:fldCharType="separate"/>
        </w:r>
        <w:r w:rsidR="00982022">
          <w:rPr>
            <w:noProof/>
            <w:webHidden/>
          </w:rPr>
          <w:t>36</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92" w:history="1">
        <w:r w:rsidR="00982022" w:rsidRPr="003C3D73">
          <w:rPr>
            <w:rStyle w:val="Hyperlink"/>
            <w:noProof/>
          </w:rPr>
          <w:t>Figura 8 - Diagrama de caso de uso gerar gráfico</w:t>
        </w:r>
        <w:r w:rsidR="00982022">
          <w:rPr>
            <w:noProof/>
            <w:webHidden/>
          </w:rPr>
          <w:tab/>
        </w:r>
        <w:r>
          <w:rPr>
            <w:noProof/>
            <w:webHidden/>
          </w:rPr>
          <w:fldChar w:fldCharType="begin"/>
        </w:r>
        <w:r w:rsidR="00982022">
          <w:rPr>
            <w:noProof/>
            <w:webHidden/>
          </w:rPr>
          <w:instrText xml:space="preserve"> PAGEREF _Toc484364692 \h </w:instrText>
        </w:r>
        <w:r>
          <w:rPr>
            <w:noProof/>
            <w:webHidden/>
          </w:rPr>
        </w:r>
        <w:r>
          <w:rPr>
            <w:noProof/>
            <w:webHidden/>
          </w:rPr>
          <w:fldChar w:fldCharType="separate"/>
        </w:r>
        <w:r w:rsidR="00982022">
          <w:rPr>
            <w:noProof/>
            <w:webHidden/>
          </w:rPr>
          <w:t>36</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93" w:history="1">
        <w:r w:rsidR="00982022" w:rsidRPr="003C3D73">
          <w:rPr>
            <w:rStyle w:val="Hyperlink"/>
            <w:noProof/>
          </w:rPr>
          <w:t>Figura 9 - Diagrama de caso de uso gerar gráfico das formas de pagamento</w:t>
        </w:r>
        <w:r w:rsidR="00982022">
          <w:rPr>
            <w:noProof/>
            <w:webHidden/>
          </w:rPr>
          <w:tab/>
        </w:r>
        <w:r>
          <w:rPr>
            <w:noProof/>
            <w:webHidden/>
          </w:rPr>
          <w:fldChar w:fldCharType="begin"/>
        </w:r>
        <w:r w:rsidR="00982022">
          <w:rPr>
            <w:noProof/>
            <w:webHidden/>
          </w:rPr>
          <w:instrText xml:space="preserve"> PAGEREF _Toc484364693 \h </w:instrText>
        </w:r>
        <w:r>
          <w:rPr>
            <w:noProof/>
            <w:webHidden/>
          </w:rPr>
        </w:r>
        <w:r>
          <w:rPr>
            <w:noProof/>
            <w:webHidden/>
          </w:rPr>
          <w:fldChar w:fldCharType="separate"/>
        </w:r>
        <w:r w:rsidR="00982022">
          <w:rPr>
            <w:noProof/>
            <w:webHidden/>
          </w:rPr>
          <w:t>37</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94" w:history="1">
        <w:r w:rsidR="00982022" w:rsidRPr="003C3D73">
          <w:rPr>
            <w:rStyle w:val="Hyperlink"/>
            <w:noProof/>
          </w:rPr>
          <w:t>Figura 10 - Diagrama de caso de uso realizar notificações</w:t>
        </w:r>
        <w:r w:rsidR="00982022">
          <w:rPr>
            <w:noProof/>
            <w:webHidden/>
          </w:rPr>
          <w:tab/>
        </w:r>
        <w:r>
          <w:rPr>
            <w:noProof/>
            <w:webHidden/>
          </w:rPr>
          <w:fldChar w:fldCharType="begin"/>
        </w:r>
        <w:r w:rsidR="00982022">
          <w:rPr>
            <w:noProof/>
            <w:webHidden/>
          </w:rPr>
          <w:instrText xml:space="preserve"> PAGEREF _Toc484364694 \h </w:instrText>
        </w:r>
        <w:r>
          <w:rPr>
            <w:noProof/>
            <w:webHidden/>
          </w:rPr>
        </w:r>
        <w:r>
          <w:rPr>
            <w:noProof/>
            <w:webHidden/>
          </w:rPr>
          <w:fldChar w:fldCharType="separate"/>
        </w:r>
        <w:r w:rsidR="00982022">
          <w:rPr>
            <w:noProof/>
            <w:webHidden/>
          </w:rPr>
          <w:t>38</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95" w:history="1">
        <w:r w:rsidR="00982022" w:rsidRPr="003C3D73">
          <w:rPr>
            <w:rStyle w:val="Hyperlink"/>
            <w:noProof/>
          </w:rPr>
          <w:t>Figura 11 – Diagrama de classe do sistema</w:t>
        </w:r>
        <w:r w:rsidR="00982022">
          <w:rPr>
            <w:noProof/>
            <w:webHidden/>
          </w:rPr>
          <w:tab/>
        </w:r>
        <w:r>
          <w:rPr>
            <w:noProof/>
            <w:webHidden/>
          </w:rPr>
          <w:fldChar w:fldCharType="begin"/>
        </w:r>
        <w:r w:rsidR="00982022">
          <w:rPr>
            <w:noProof/>
            <w:webHidden/>
          </w:rPr>
          <w:instrText xml:space="preserve"> PAGEREF _Toc484364695 \h </w:instrText>
        </w:r>
        <w:r>
          <w:rPr>
            <w:noProof/>
            <w:webHidden/>
          </w:rPr>
        </w:r>
        <w:r>
          <w:rPr>
            <w:noProof/>
            <w:webHidden/>
          </w:rPr>
          <w:fldChar w:fldCharType="separate"/>
        </w:r>
        <w:r w:rsidR="00982022">
          <w:rPr>
            <w:noProof/>
            <w:webHidden/>
          </w:rPr>
          <w:t>40</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96" w:history="1">
        <w:r w:rsidR="00982022" w:rsidRPr="003C3D73">
          <w:rPr>
            <w:rStyle w:val="Hyperlink"/>
            <w:noProof/>
          </w:rPr>
          <w:t>Figura 12 – Diagrama de sequência cadastrar usuário</w:t>
        </w:r>
        <w:r w:rsidR="00982022">
          <w:rPr>
            <w:noProof/>
            <w:webHidden/>
          </w:rPr>
          <w:tab/>
        </w:r>
        <w:r>
          <w:rPr>
            <w:noProof/>
            <w:webHidden/>
          </w:rPr>
          <w:fldChar w:fldCharType="begin"/>
        </w:r>
        <w:r w:rsidR="00982022">
          <w:rPr>
            <w:noProof/>
            <w:webHidden/>
          </w:rPr>
          <w:instrText xml:space="preserve"> PAGEREF _Toc484364696 \h </w:instrText>
        </w:r>
        <w:r>
          <w:rPr>
            <w:noProof/>
            <w:webHidden/>
          </w:rPr>
        </w:r>
        <w:r>
          <w:rPr>
            <w:noProof/>
            <w:webHidden/>
          </w:rPr>
          <w:fldChar w:fldCharType="separate"/>
        </w:r>
        <w:r w:rsidR="00982022">
          <w:rPr>
            <w:noProof/>
            <w:webHidden/>
          </w:rPr>
          <w:t>41</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97" w:history="1">
        <w:r w:rsidR="00982022" w:rsidRPr="003C3D73">
          <w:rPr>
            <w:rStyle w:val="Hyperlink"/>
            <w:noProof/>
          </w:rPr>
          <w:t>Figura 13 - Diagrama de sequência criar contas de receita/despesa</w:t>
        </w:r>
        <w:r w:rsidR="00982022">
          <w:rPr>
            <w:noProof/>
            <w:webHidden/>
          </w:rPr>
          <w:tab/>
        </w:r>
        <w:r>
          <w:rPr>
            <w:noProof/>
            <w:webHidden/>
          </w:rPr>
          <w:fldChar w:fldCharType="begin"/>
        </w:r>
        <w:r w:rsidR="00982022">
          <w:rPr>
            <w:noProof/>
            <w:webHidden/>
          </w:rPr>
          <w:instrText xml:space="preserve"> PAGEREF _Toc484364697 \h </w:instrText>
        </w:r>
        <w:r>
          <w:rPr>
            <w:noProof/>
            <w:webHidden/>
          </w:rPr>
        </w:r>
        <w:r>
          <w:rPr>
            <w:noProof/>
            <w:webHidden/>
          </w:rPr>
          <w:fldChar w:fldCharType="separate"/>
        </w:r>
        <w:r w:rsidR="00982022">
          <w:rPr>
            <w:noProof/>
            <w:webHidden/>
          </w:rPr>
          <w:t>42</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98" w:history="1">
        <w:r w:rsidR="00982022" w:rsidRPr="003C3D73">
          <w:rPr>
            <w:rStyle w:val="Hyperlink"/>
            <w:noProof/>
          </w:rPr>
          <w:t>Figura 14 - Diagrama de sequência adicionar forma de pagamento</w:t>
        </w:r>
        <w:r w:rsidR="00982022">
          <w:rPr>
            <w:noProof/>
            <w:webHidden/>
          </w:rPr>
          <w:tab/>
        </w:r>
        <w:r>
          <w:rPr>
            <w:noProof/>
            <w:webHidden/>
          </w:rPr>
          <w:fldChar w:fldCharType="begin"/>
        </w:r>
        <w:r w:rsidR="00982022">
          <w:rPr>
            <w:noProof/>
            <w:webHidden/>
          </w:rPr>
          <w:instrText xml:space="preserve"> PAGEREF _Toc484364698 \h </w:instrText>
        </w:r>
        <w:r>
          <w:rPr>
            <w:noProof/>
            <w:webHidden/>
          </w:rPr>
        </w:r>
        <w:r>
          <w:rPr>
            <w:noProof/>
            <w:webHidden/>
          </w:rPr>
          <w:fldChar w:fldCharType="separate"/>
        </w:r>
        <w:r w:rsidR="00982022">
          <w:rPr>
            <w:noProof/>
            <w:webHidden/>
          </w:rPr>
          <w:t>42</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699" w:history="1">
        <w:r w:rsidR="00982022" w:rsidRPr="003C3D73">
          <w:rPr>
            <w:rStyle w:val="Hyperlink"/>
            <w:noProof/>
          </w:rPr>
          <w:t>Figura 15 - Diagrama de sequência co</w:t>
        </w:r>
        <w:r w:rsidR="00982022">
          <w:rPr>
            <w:noProof/>
            <w:webHidden/>
          </w:rPr>
          <w:tab/>
        </w:r>
        <w:r>
          <w:rPr>
            <w:noProof/>
            <w:webHidden/>
          </w:rPr>
          <w:fldChar w:fldCharType="begin"/>
        </w:r>
        <w:r w:rsidR="00982022">
          <w:rPr>
            <w:noProof/>
            <w:webHidden/>
          </w:rPr>
          <w:instrText xml:space="preserve"> PAGEREF _Toc484364699 \h </w:instrText>
        </w:r>
        <w:r>
          <w:rPr>
            <w:noProof/>
            <w:webHidden/>
          </w:rPr>
        </w:r>
        <w:r>
          <w:rPr>
            <w:noProof/>
            <w:webHidden/>
          </w:rPr>
          <w:fldChar w:fldCharType="separate"/>
        </w:r>
        <w:r w:rsidR="00982022">
          <w:rPr>
            <w:noProof/>
            <w:webHidden/>
          </w:rPr>
          <w:t>43</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00" w:history="1">
        <w:r w:rsidR="00982022" w:rsidRPr="003C3D73">
          <w:rPr>
            <w:rStyle w:val="Hyperlink"/>
            <w:noProof/>
          </w:rPr>
          <w:t>Figura 16 - Diagrama de sequência lançar receita</w:t>
        </w:r>
        <w:r w:rsidR="00982022">
          <w:rPr>
            <w:noProof/>
            <w:webHidden/>
          </w:rPr>
          <w:tab/>
        </w:r>
        <w:r>
          <w:rPr>
            <w:noProof/>
            <w:webHidden/>
          </w:rPr>
          <w:fldChar w:fldCharType="begin"/>
        </w:r>
        <w:r w:rsidR="00982022">
          <w:rPr>
            <w:noProof/>
            <w:webHidden/>
          </w:rPr>
          <w:instrText xml:space="preserve"> PAGEREF _Toc484364700 \h </w:instrText>
        </w:r>
        <w:r>
          <w:rPr>
            <w:noProof/>
            <w:webHidden/>
          </w:rPr>
        </w:r>
        <w:r>
          <w:rPr>
            <w:noProof/>
            <w:webHidden/>
          </w:rPr>
          <w:fldChar w:fldCharType="separate"/>
        </w:r>
        <w:r w:rsidR="00982022">
          <w:rPr>
            <w:noProof/>
            <w:webHidden/>
          </w:rPr>
          <w:t>44</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01" w:history="1">
        <w:r w:rsidR="00982022" w:rsidRPr="003C3D73">
          <w:rPr>
            <w:rStyle w:val="Hyperlink"/>
            <w:noProof/>
          </w:rPr>
          <w:t>Figura 17 - Diagrama de sequência despesa</w:t>
        </w:r>
        <w:r w:rsidR="00982022">
          <w:rPr>
            <w:noProof/>
            <w:webHidden/>
          </w:rPr>
          <w:tab/>
        </w:r>
        <w:r>
          <w:rPr>
            <w:noProof/>
            <w:webHidden/>
          </w:rPr>
          <w:fldChar w:fldCharType="begin"/>
        </w:r>
        <w:r w:rsidR="00982022">
          <w:rPr>
            <w:noProof/>
            <w:webHidden/>
          </w:rPr>
          <w:instrText xml:space="preserve"> PAGEREF _Toc484364701 \h </w:instrText>
        </w:r>
        <w:r>
          <w:rPr>
            <w:noProof/>
            <w:webHidden/>
          </w:rPr>
        </w:r>
        <w:r>
          <w:rPr>
            <w:noProof/>
            <w:webHidden/>
          </w:rPr>
          <w:fldChar w:fldCharType="separate"/>
        </w:r>
        <w:r w:rsidR="00982022">
          <w:rPr>
            <w:noProof/>
            <w:webHidden/>
          </w:rPr>
          <w:t>44</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02" w:history="1">
        <w:r w:rsidR="00982022" w:rsidRPr="003C3D73">
          <w:rPr>
            <w:rStyle w:val="Hyperlink"/>
            <w:noProof/>
          </w:rPr>
          <w:t>Figura 18 - Diagrama de sequência consultar saldo</w:t>
        </w:r>
        <w:r w:rsidR="00982022">
          <w:rPr>
            <w:noProof/>
            <w:webHidden/>
          </w:rPr>
          <w:tab/>
        </w:r>
        <w:r>
          <w:rPr>
            <w:noProof/>
            <w:webHidden/>
          </w:rPr>
          <w:fldChar w:fldCharType="begin"/>
        </w:r>
        <w:r w:rsidR="00982022">
          <w:rPr>
            <w:noProof/>
            <w:webHidden/>
          </w:rPr>
          <w:instrText xml:space="preserve"> PAGEREF _Toc484364702 \h </w:instrText>
        </w:r>
        <w:r>
          <w:rPr>
            <w:noProof/>
            <w:webHidden/>
          </w:rPr>
        </w:r>
        <w:r>
          <w:rPr>
            <w:noProof/>
            <w:webHidden/>
          </w:rPr>
          <w:fldChar w:fldCharType="separate"/>
        </w:r>
        <w:r w:rsidR="00982022">
          <w:rPr>
            <w:noProof/>
            <w:webHidden/>
          </w:rPr>
          <w:t>45</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03" w:history="1">
        <w:r w:rsidR="00982022" w:rsidRPr="003C3D73">
          <w:rPr>
            <w:rStyle w:val="Hyperlink"/>
            <w:noProof/>
          </w:rPr>
          <w:t>Figura 19 - Diagrama de sequência gerar gráfico</w:t>
        </w:r>
        <w:r w:rsidR="00982022">
          <w:rPr>
            <w:noProof/>
            <w:webHidden/>
          </w:rPr>
          <w:tab/>
        </w:r>
        <w:r>
          <w:rPr>
            <w:noProof/>
            <w:webHidden/>
          </w:rPr>
          <w:fldChar w:fldCharType="begin"/>
        </w:r>
        <w:r w:rsidR="00982022">
          <w:rPr>
            <w:noProof/>
            <w:webHidden/>
          </w:rPr>
          <w:instrText xml:space="preserve"> PAGEREF _Toc484364703 \h </w:instrText>
        </w:r>
        <w:r>
          <w:rPr>
            <w:noProof/>
            <w:webHidden/>
          </w:rPr>
        </w:r>
        <w:r>
          <w:rPr>
            <w:noProof/>
            <w:webHidden/>
          </w:rPr>
          <w:fldChar w:fldCharType="separate"/>
        </w:r>
        <w:r w:rsidR="00982022">
          <w:rPr>
            <w:noProof/>
            <w:webHidden/>
          </w:rPr>
          <w:t>45</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04" w:history="1">
        <w:r w:rsidR="00982022" w:rsidRPr="003C3D73">
          <w:rPr>
            <w:rStyle w:val="Hyperlink"/>
            <w:noProof/>
          </w:rPr>
          <w:t>Figura 20 - Diagrama de sequência gerar gráfico das formas de pagamento</w:t>
        </w:r>
        <w:r w:rsidR="00982022">
          <w:rPr>
            <w:noProof/>
            <w:webHidden/>
          </w:rPr>
          <w:tab/>
        </w:r>
        <w:r>
          <w:rPr>
            <w:noProof/>
            <w:webHidden/>
          </w:rPr>
          <w:fldChar w:fldCharType="begin"/>
        </w:r>
        <w:r w:rsidR="00982022">
          <w:rPr>
            <w:noProof/>
            <w:webHidden/>
          </w:rPr>
          <w:instrText xml:space="preserve"> PAGEREF _Toc484364704 \h </w:instrText>
        </w:r>
        <w:r>
          <w:rPr>
            <w:noProof/>
            <w:webHidden/>
          </w:rPr>
        </w:r>
        <w:r>
          <w:rPr>
            <w:noProof/>
            <w:webHidden/>
          </w:rPr>
          <w:fldChar w:fldCharType="separate"/>
        </w:r>
        <w:r w:rsidR="00982022">
          <w:rPr>
            <w:noProof/>
            <w:webHidden/>
          </w:rPr>
          <w:t>46</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05" w:history="1">
        <w:r w:rsidR="00982022" w:rsidRPr="003C3D73">
          <w:rPr>
            <w:rStyle w:val="Hyperlink"/>
            <w:noProof/>
          </w:rPr>
          <w:t>Figura 21 - Diagrama de sequência realizar notificações</w:t>
        </w:r>
        <w:r w:rsidR="00982022">
          <w:rPr>
            <w:noProof/>
            <w:webHidden/>
          </w:rPr>
          <w:tab/>
        </w:r>
        <w:r>
          <w:rPr>
            <w:noProof/>
            <w:webHidden/>
          </w:rPr>
          <w:fldChar w:fldCharType="begin"/>
        </w:r>
        <w:r w:rsidR="00982022">
          <w:rPr>
            <w:noProof/>
            <w:webHidden/>
          </w:rPr>
          <w:instrText xml:space="preserve"> PAGEREF _Toc484364705 \h </w:instrText>
        </w:r>
        <w:r>
          <w:rPr>
            <w:noProof/>
            <w:webHidden/>
          </w:rPr>
        </w:r>
        <w:r>
          <w:rPr>
            <w:noProof/>
            <w:webHidden/>
          </w:rPr>
          <w:fldChar w:fldCharType="separate"/>
        </w:r>
        <w:r w:rsidR="00982022">
          <w:rPr>
            <w:noProof/>
            <w:webHidden/>
          </w:rPr>
          <w:t>46</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06" w:history="1">
        <w:r w:rsidR="00982022" w:rsidRPr="003C3D73">
          <w:rPr>
            <w:rStyle w:val="Hyperlink"/>
            <w:noProof/>
          </w:rPr>
          <w:t>Figura 22 – Diagrama de atividade cadastrar usuário</w:t>
        </w:r>
        <w:r w:rsidR="00982022">
          <w:rPr>
            <w:noProof/>
            <w:webHidden/>
          </w:rPr>
          <w:tab/>
        </w:r>
        <w:r>
          <w:rPr>
            <w:noProof/>
            <w:webHidden/>
          </w:rPr>
          <w:fldChar w:fldCharType="begin"/>
        </w:r>
        <w:r w:rsidR="00982022">
          <w:rPr>
            <w:noProof/>
            <w:webHidden/>
          </w:rPr>
          <w:instrText xml:space="preserve"> PAGEREF _Toc484364706 \h </w:instrText>
        </w:r>
        <w:r>
          <w:rPr>
            <w:noProof/>
            <w:webHidden/>
          </w:rPr>
        </w:r>
        <w:r>
          <w:rPr>
            <w:noProof/>
            <w:webHidden/>
          </w:rPr>
          <w:fldChar w:fldCharType="separate"/>
        </w:r>
        <w:r w:rsidR="00982022">
          <w:rPr>
            <w:noProof/>
            <w:webHidden/>
          </w:rPr>
          <w:t>47</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07" w:history="1">
        <w:r w:rsidR="00982022" w:rsidRPr="003C3D73">
          <w:rPr>
            <w:rStyle w:val="Hyperlink"/>
            <w:noProof/>
          </w:rPr>
          <w:t>Figura 23 – Diagrama de atividade lançamento de receita/despesa</w:t>
        </w:r>
        <w:r w:rsidR="00982022">
          <w:rPr>
            <w:noProof/>
            <w:webHidden/>
          </w:rPr>
          <w:tab/>
        </w:r>
        <w:r>
          <w:rPr>
            <w:noProof/>
            <w:webHidden/>
          </w:rPr>
          <w:fldChar w:fldCharType="begin"/>
        </w:r>
        <w:r w:rsidR="00982022">
          <w:rPr>
            <w:noProof/>
            <w:webHidden/>
          </w:rPr>
          <w:instrText xml:space="preserve"> PAGEREF _Toc484364707 \h </w:instrText>
        </w:r>
        <w:r>
          <w:rPr>
            <w:noProof/>
            <w:webHidden/>
          </w:rPr>
        </w:r>
        <w:r>
          <w:rPr>
            <w:noProof/>
            <w:webHidden/>
          </w:rPr>
          <w:fldChar w:fldCharType="separate"/>
        </w:r>
        <w:r w:rsidR="00982022">
          <w:rPr>
            <w:noProof/>
            <w:webHidden/>
          </w:rPr>
          <w:t>48</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08" w:history="1">
        <w:r w:rsidR="00982022" w:rsidRPr="003C3D73">
          <w:rPr>
            <w:rStyle w:val="Hyperlink"/>
            <w:noProof/>
          </w:rPr>
          <w:t>Figura 24 – Diagrama entidade relacionamento</w:t>
        </w:r>
        <w:r w:rsidR="00982022">
          <w:rPr>
            <w:noProof/>
            <w:webHidden/>
          </w:rPr>
          <w:tab/>
        </w:r>
        <w:r>
          <w:rPr>
            <w:noProof/>
            <w:webHidden/>
          </w:rPr>
          <w:fldChar w:fldCharType="begin"/>
        </w:r>
        <w:r w:rsidR="00982022">
          <w:rPr>
            <w:noProof/>
            <w:webHidden/>
          </w:rPr>
          <w:instrText xml:space="preserve"> PAGEREF _Toc484364708 \h </w:instrText>
        </w:r>
        <w:r>
          <w:rPr>
            <w:noProof/>
            <w:webHidden/>
          </w:rPr>
        </w:r>
        <w:r>
          <w:rPr>
            <w:noProof/>
            <w:webHidden/>
          </w:rPr>
          <w:fldChar w:fldCharType="separate"/>
        </w:r>
        <w:r w:rsidR="00982022">
          <w:rPr>
            <w:noProof/>
            <w:webHidden/>
          </w:rPr>
          <w:t>49</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09" w:history="1">
        <w:r w:rsidR="00982022" w:rsidRPr="003C3D73">
          <w:rPr>
            <w:rStyle w:val="Hyperlink"/>
            <w:noProof/>
          </w:rPr>
          <w:t>Figura 25 – Estrutura das tabelas de banco de dados usuários</w:t>
        </w:r>
        <w:r w:rsidR="00982022">
          <w:rPr>
            <w:noProof/>
            <w:webHidden/>
          </w:rPr>
          <w:tab/>
        </w:r>
        <w:r>
          <w:rPr>
            <w:noProof/>
            <w:webHidden/>
          </w:rPr>
          <w:fldChar w:fldCharType="begin"/>
        </w:r>
        <w:r w:rsidR="00982022">
          <w:rPr>
            <w:noProof/>
            <w:webHidden/>
          </w:rPr>
          <w:instrText xml:space="preserve"> PAGEREF _Toc484364709 \h </w:instrText>
        </w:r>
        <w:r>
          <w:rPr>
            <w:noProof/>
            <w:webHidden/>
          </w:rPr>
        </w:r>
        <w:r>
          <w:rPr>
            <w:noProof/>
            <w:webHidden/>
          </w:rPr>
          <w:fldChar w:fldCharType="separate"/>
        </w:r>
        <w:r w:rsidR="00982022">
          <w:rPr>
            <w:noProof/>
            <w:webHidden/>
          </w:rPr>
          <w:t>50</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10" w:history="1">
        <w:r w:rsidR="00982022" w:rsidRPr="003C3D73">
          <w:rPr>
            <w:rStyle w:val="Hyperlink"/>
            <w:noProof/>
          </w:rPr>
          <w:t>Figura 26 - Estrutura das tabelas de banco de dados contas</w:t>
        </w:r>
        <w:r w:rsidR="00982022">
          <w:rPr>
            <w:noProof/>
            <w:webHidden/>
          </w:rPr>
          <w:tab/>
        </w:r>
        <w:r>
          <w:rPr>
            <w:noProof/>
            <w:webHidden/>
          </w:rPr>
          <w:fldChar w:fldCharType="begin"/>
        </w:r>
        <w:r w:rsidR="00982022">
          <w:rPr>
            <w:noProof/>
            <w:webHidden/>
          </w:rPr>
          <w:instrText xml:space="preserve"> PAGEREF _Toc484364710 \h </w:instrText>
        </w:r>
        <w:r>
          <w:rPr>
            <w:noProof/>
            <w:webHidden/>
          </w:rPr>
        </w:r>
        <w:r>
          <w:rPr>
            <w:noProof/>
            <w:webHidden/>
          </w:rPr>
          <w:fldChar w:fldCharType="separate"/>
        </w:r>
        <w:r w:rsidR="00982022">
          <w:rPr>
            <w:noProof/>
            <w:webHidden/>
          </w:rPr>
          <w:t>50</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11" w:history="1">
        <w:r w:rsidR="00982022" w:rsidRPr="003C3D73">
          <w:rPr>
            <w:rStyle w:val="Hyperlink"/>
            <w:noProof/>
          </w:rPr>
          <w:t>Figura 27 - Estrutura das tabelas de banco de dados formasPagamento</w:t>
        </w:r>
        <w:r w:rsidR="00982022">
          <w:rPr>
            <w:noProof/>
            <w:webHidden/>
          </w:rPr>
          <w:tab/>
        </w:r>
        <w:r>
          <w:rPr>
            <w:noProof/>
            <w:webHidden/>
          </w:rPr>
          <w:fldChar w:fldCharType="begin"/>
        </w:r>
        <w:r w:rsidR="00982022">
          <w:rPr>
            <w:noProof/>
            <w:webHidden/>
          </w:rPr>
          <w:instrText xml:space="preserve"> PAGEREF _Toc484364711 \h </w:instrText>
        </w:r>
        <w:r>
          <w:rPr>
            <w:noProof/>
            <w:webHidden/>
          </w:rPr>
        </w:r>
        <w:r>
          <w:rPr>
            <w:noProof/>
            <w:webHidden/>
          </w:rPr>
          <w:fldChar w:fldCharType="separate"/>
        </w:r>
        <w:r w:rsidR="00982022">
          <w:rPr>
            <w:noProof/>
            <w:webHidden/>
          </w:rPr>
          <w:t>50</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12" w:history="1">
        <w:r w:rsidR="00982022" w:rsidRPr="003C3D73">
          <w:rPr>
            <w:rStyle w:val="Hyperlink"/>
            <w:noProof/>
          </w:rPr>
          <w:t>Figura 28 - Estrutura das tabelas de banco de dados receitasDespesas</w:t>
        </w:r>
        <w:r w:rsidR="00982022">
          <w:rPr>
            <w:noProof/>
            <w:webHidden/>
          </w:rPr>
          <w:tab/>
        </w:r>
        <w:r>
          <w:rPr>
            <w:noProof/>
            <w:webHidden/>
          </w:rPr>
          <w:fldChar w:fldCharType="begin"/>
        </w:r>
        <w:r w:rsidR="00982022">
          <w:rPr>
            <w:noProof/>
            <w:webHidden/>
          </w:rPr>
          <w:instrText xml:space="preserve"> PAGEREF _Toc484364712 \h </w:instrText>
        </w:r>
        <w:r>
          <w:rPr>
            <w:noProof/>
            <w:webHidden/>
          </w:rPr>
        </w:r>
        <w:r>
          <w:rPr>
            <w:noProof/>
            <w:webHidden/>
          </w:rPr>
          <w:fldChar w:fldCharType="separate"/>
        </w:r>
        <w:r w:rsidR="00982022">
          <w:rPr>
            <w:noProof/>
            <w:webHidden/>
          </w:rPr>
          <w:t>51</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13" w:history="1">
        <w:r w:rsidR="00982022" w:rsidRPr="003C3D73">
          <w:rPr>
            <w:rStyle w:val="Hyperlink"/>
            <w:noProof/>
          </w:rPr>
          <w:t>Figura 29 - Estrutura das tabelas de banco de dados saldo</w:t>
        </w:r>
        <w:r w:rsidR="00982022">
          <w:rPr>
            <w:noProof/>
            <w:webHidden/>
          </w:rPr>
          <w:tab/>
        </w:r>
        <w:r>
          <w:rPr>
            <w:noProof/>
            <w:webHidden/>
          </w:rPr>
          <w:fldChar w:fldCharType="begin"/>
        </w:r>
        <w:r w:rsidR="00982022">
          <w:rPr>
            <w:noProof/>
            <w:webHidden/>
          </w:rPr>
          <w:instrText xml:space="preserve"> PAGEREF _Toc484364713 \h </w:instrText>
        </w:r>
        <w:r>
          <w:rPr>
            <w:noProof/>
            <w:webHidden/>
          </w:rPr>
        </w:r>
        <w:r>
          <w:rPr>
            <w:noProof/>
            <w:webHidden/>
          </w:rPr>
          <w:fldChar w:fldCharType="separate"/>
        </w:r>
        <w:r w:rsidR="00982022">
          <w:rPr>
            <w:noProof/>
            <w:webHidden/>
          </w:rPr>
          <w:t>51</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14" w:history="1">
        <w:r w:rsidR="00982022" w:rsidRPr="003C3D73">
          <w:rPr>
            <w:rStyle w:val="Hyperlink"/>
            <w:noProof/>
          </w:rPr>
          <w:t>Figura 30 – Layout  da tela de login/cadastro de usuário</w:t>
        </w:r>
        <w:r w:rsidR="00982022">
          <w:rPr>
            <w:noProof/>
            <w:webHidden/>
          </w:rPr>
          <w:tab/>
        </w:r>
        <w:r>
          <w:rPr>
            <w:noProof/>
            <w:webHidden/>
          </w:rPr>
          <w:fldChar w:fldCharType="begin"/>
        </w:r>
        <w:r w:rsidR="00982022">
          <w:rPr>
            <w:noProof/>
            <w:webHidden/>
          </w:rPr>
          <w:instrText xml:space="preserve"> PAGEREF _Toc484364714 \h </w:instrText>
        </w:r>
        <w:r>
          <w:rPr>
            <w:noProof/>
            <w:webHidden/>
          </w:rPr>
        </w:r>
        <w:r>
          <w:rPr>
            <w:noProof/>
            <w:webHidden/>
          </w:rPr>
          <w:fldChar w:fldCharType="separate"/>
        </w:r>
        <w:r w:rsidR="00982022">
          <w:rPr>
            <w:noProof/>
            <w:webHidden/>
          </w:rPr>
          <w:t>52</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15" w:history="1">
        <w:r w:rsidR="00982022" w:rsidRPr="003C3D73">
          <w:rPr>
            <w:rStyle w:val="Hyperlink"/>
            <w:noProof/>
          </w:rPr>
          <w:t>Figura 31 – Layout da tela de login</w:t>
        </w:r>
        <w:r w:rsidR="00982022">
          <w:rPr>
            <w:noProof/>
            <w:webHidden/>
          </w:rPr>
          <w:tab/>
        </w:r>
        <w:r>
          <w:rPr>
            <w:noProof/>
            <w:webHidden/>
          </w:rPr>
          <w:fldChar w:fldCharType="begin"/>
        </w:r>
        <w:r w:rsidR="00982022">
          <w:rPr>
            <w:noProof/>
            <w:webHidden/>
          </w:rPr>
          <w:instrText xml:space="preserve"> PAGEREF _Toc484364715 \h </w:instrText>
        </w:r>
        <w:r>
          <w:rPr>
            <w:noProof/>
            <w:webHidden/>
          </w:rPr>
        </w:r>
        <w:r>
          <w:rPr>
            <w:noProof/>
            <w:webHidden/>
          </w:rPr>
          <w:fldChar w:fldCharType="separate"/>
        </w:r>
        <w:r w:rsidR="00982022">
          <w:rPr>
            <w:noProof/>
            <w:webHidden/>
          </w:rPr>
          <w:t>52</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16" w:history="1">
        <w:r w:rsidR="00982022" w:rsidRPr="003C3D73">
          <w:rPr>
            <w:rStyle w:val="Hyperlink"/>
            <w:noProof/>
          </w:rPr>
          <w:t>Figura 32 – Layout da tela para casos de esquecimento de senha</w:t>
        </w:r>
        <w:r w:rsidR="00982022">
          <w:rPr>
            <w:noProof/>
            <w:webHidden/>
          </w:rPr>
          <w:tab/>
        </w:r>
        <w:r>
          <w:rPr>
            <w:noProof/>
            <w:webHidden/>
          </w:rPr>
          <w:fldChar w:fldCharType="begin"/>
        </w:r>
        <w:r w:rsidR="00982022">
          <w:rPr>
            <w:noProof/>
            <w:webHidden/>
          </w:rPr>
          <w:instrText xml:space="preserve"> PAGEREF _Toc484364716 \h </w:instrText>
        </w:r>
        <w:r>
          <w:rPr>
            <w:noProof/>
            <w:webHidden/>
          </w:rPr>
        </w:r>
        <w:r>
          <w:rPr>
            <w:noProof/>
            <w:webHidden/>
          </w:rPr>
          <w:fldChar w:fldCharType="separate"/>
        </w:r>
        <w:r w:rsidR="00982022">
          <w:rPr>
            <w:noProof/>
            <w:webHidden/>
          </w:rPr>
          <w:t>53</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17" w:history="1">
        <w:r w:rsidR="00982022" w:rsidRPr="003C3D73">
          <w:rPr>
            <w:rStyle w:val="Hyperlink"/>
            <w:noProof/>
          </w:rPr>
          <w:t>Figura 33 – Layout da tela menu</w:t>
        </w:r>
        <w:r w:rsidR="00982022">
          <w:rPr>
            <w:noProof/>
            <w:webHidden/>
          </w:rPr>
          <w:tab/>
        </w:r>
        <w:r>
          <w:rPr>
            <w:noProof/>
            <w:webHidden/>
          </w:rPr>
          <w:fldChar w:fldCharType="begin"/>
        </w:r>
        <w:r w:rsidR="00982022">
          <w:rPr>
            <w:noProof/>
            <w:webHidden/>
          </w:rPr>
          <w:instrText xml:space="preserve"> PAGEREF _Toc484364717 \h </w:instrText>
        </w:r>
        <w:r>
          <w:rPr>
            <w:noProof/>
            <w:webHidden/>
          </w:rPr>
        </w:r>
        <w:r>
          <w:rPr>
            <w:noProof/>
            <w:webHidden/>
          </w:rPr>
          <w:fldChar w:fldCharType="separate"/>
        </w:r>
        <w:r w:rsidR="00982022">
          <w:rPr>
            <w:noProof/>
            <w:webHidden/>
          </w:rPr>
          <w:t>53</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18" w:history="1">
        <w:r w:rsidR="00982022" w:rsidRPr="003C3D73">
          <w:rPr>
            <w:rStyle w:val="Hyperlink"/>
            <w:noProof/>
          </w:rPr>
          <w:t>Figura 34 – Layout da tela criar conta de receita/despesa</w:t>
        </w:r>
        <w:r w:rsidR="00982022">
          <w:rPr>
            <w:noProof/>
            <w:webHidden/>
          </w:rPr>
          <w:tab/>
        </w:r>
        <w:r>
          <w:rPr>
            <w:noProof/>
            <w:webHidden/>
          </w:rPr>
          <w:fldChar w:fldCharType="begin"/>
        </w:r>
        <w:r w:rsidR="00982022">
          <w:rPr>
            <w:noProof/>
            <w:webHidden/>
          </w:rPr>
          <w:instrText xml:space="preserve"> PAGEREF _Toc484364718 \h </w:instrText>
        </w:r>
        <w:r>
          <w:rPr>
            <w:noProof/>
            <w:webHidden/>
          </w:rPr>
        </w:r>
        <w:r>
          <w:rPr>
            <w:noProof/>
            <w:webHidden/>
          </w:rPr>
          <w:fldChar w:fldCharType="separate"/>
        </w:r>
        <w:r w:rsidR="00982022">
          <w:rPr>
            <w:noProof/>
            <w:webHidden/>
          </w:rPr>
          <w:t>54</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19" w:history="1">
        <w:r w:rsidR="00982022" w:rsidRPr="003C3D73">
          <w:rPr>
            <w:rStyle w:val="Hyperlink"/>
            <w:noProof/>
          </w:rPr>
          <w:t>Figura 35 – Layout da tela adicionar forma de pagamento</w:t>
        </w:r>
        <w:r w:rsidR="00982022">
          <w:rPr>
            <w:noProof/>
            <w:webHidden/>
          </w:rPr>
          <w:tab/>
        </w:r>
        <w:r>
          <w:rPr>
            <w:noProof/>
            <w:webHidden/>
          </w:rPr>
          <w:fldChar w:fldCharType="begin"/>
        </w:r>
        <w:r w:rsidR="00982022">
          <w:rPr>
            <w:noProof/>
            <w:webHidden/>
          </w:rPr>
          <w:instrText xml:space="preserve"> PAGEREF _Toc484364719 \h </w:instrText>
        </w:r>
        <w:r>
          <w:rPr>
            <w:noProof/>
            <w:webHidden/>
          </w:rPr>
        </w:r>
        <w:r>
          <w:rPr>
            <w:noProof/>
            <w:webHidden/>
          </w:rPr>
          <w:fldChar w:fldCharType="separate"/>
        </w:r>
        <w:r w:rsidR="00982022">
          <w:rPr>
            <w:noProof/>
            <w:webHidden/>
          </w:rPr>
          <w:t>54</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20" w:history="1">
        <w:r w:rsidR="00982022" w:rsidRPr="003C3D73">
          <w:rPr>
            <w:rStyle w:val="Hyperlink"/>
            <w:noProof/>
          </w:rPr>
          <w:t>Figura 36 – Layout da tela lançar receita</w:t>
        </w:r>
        <w:r w:rsidR="00982022">
          <w:rPr>
            <w:noProof/>
            <w:webHidden/>
          </w:rPr>
          <w:tab/>
        </w:r>
        <w:r>
          <w:rPr>
            <w:noProof/>
            <w:webHidden/>
          </w:rPr>
          <w:fldChar w:fldCharType="begin"/>
        </w:r>
        <w:r w:rsidR="00982022">
          <w:rPr>
            <w:noProof/>
            <w:webHidden/>
          </w:rPr>
          <w:instrText xml:space="preserve"> PAGEREF _Toc484364720 \h </w:instrText>
        </w:r>
        <w:r>
          <w:rPr>
            <w:noProof/>
            <w:webHidden/>
          </w:rPr>
        </w:r>
        <w:r>
          <w:rPr>
            <w:noProof/>
            <w:webHidden/>
          </w:rPr>
          <w:fldChar w:fldCharType="separate"/>
        </w:r>
        <w:r w:rsidR="00982022">
          <w:rPr>
            <w:noProof/>
            <w:webHidden/>
          </w:rPr>
          <w:t>55</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21" w:history="1">
        <w:r w:rsidR="00982022" w:rsidRPr="003C3D73">
          <w:rPr>
            <w:rStyle w:val="Hyperlink"/>
            <w:noProof/>
          </w:rPr>
          <w:t>Figura 37 – Layout da tela despesa</w:t>
        </w:r>
        <w:r w:rsidR="00982022">
          <w:rPr>
            <w:noProof/>
            <w:webHidden/>
          </w:rPr>
          <w:tab/>
        </w:r>
        <w:r>
          <w:rPr>
            <w:noProof/>
            <w:webHidden/>
          </w:rPr>
          <w:fldChar w:fldCharType="begin"/>
        </w:r>
        <w:r w:rsidR="00982022">
          <w:rPr>
            <w:noProof/>
            <w:webHidden/>
          </w:rPr>
          <w:instrText xml:space="preserve"> PAGEREF _Toc484364721 \h </w:instrText>
        </w:r>
        <w:r>
          <w:rPr>
            <w:noProof/>
            <w:webHidden/>
          </w:rPr>
        </w:r>
        <w:r>
          <w:rPr>
            <w:noProof/>
            <w:webHidden/>
          </w:rPr>
          <w:fldChar w:fldCharType="separate"/>
        </w:r>
        <w:r w:rsidR="00982022">
          <w:rPr>
            <w:noProof/>
            <w:webHidden/>
          </w:rPr>
          <w:t>55</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22" w:history="1">
        <w:r w:rsidR="00982022" w:rsidRPr="003C3D73">
          <w:rPr>
            <w:rStyle w:val="Hyperlink"/>
            <w:noProof/>
          </w:rPr>
          <w:t>Figura 38 – Layout consultar saldo</w:t>
        </w:r>
        <w:r w:rsidR="00982022">
          <w:rPr>
            <w:noProof/>
            <w:webHidden/>
          </w:rPr>
          <w:tab/>
        </w:r>
        <w:r>
          <w:rPr>
            <w:noProof/>
            <w:webHidden/>
          </w:rPr>
          <w:fldChar w:fldCharType="begin"/>
        </w:r>
        <w:r w:rsidR="00982022">
          <w:rPr>
            <w:noProof/>
            <w:webHidden/>
          </w:rPr>
          <w:instrText xml:space="preserve"> PAGEREF _Toc484364722 \h </w:instrText>
        </w:r>
        <w:r>
          <w:rPr>
            <w:noProof/>
            <w:webHidden/>
          </w:rPr>
        </w:r>
        <w:r>
          <w:rPr>
            <w:noProof/>
            <w:webHidden/>
          </w:rPr>
          <w:fldChar w:fldCharType="separate"/>
        </w:r>
        <w:r w:rsidR="00982022">
          <w:rPr>
            <w:noProof/>
            <w:webHidden/>
          </w:rPr>
          <w:t>56</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23" w:history="1">
        <w:r w:rsidR="00982022" w:rsidRPr="003C3D73">
          <w:rPr>
            <w:rStyle w:val="Hyperlink"/>
            <w:noProof/>
          </w:rPr>
          <w:t>Figura 39 – Layout gerar gráfico</w:t>
        </w:r>
        <w:r w:rsidR="00982022">
          <w:rPr>
            <w:noProof/>
            <w:webHidden/>
          </w:rPr>
          <w:tab/>
        </w:r>
        <w:r>
          <w:rPr>
            <w:noProof/>
            <w:webHidden/>
          </w:rPr>
          <w:fldChar w:fldCharType="begin"/>
        </w:r>
        <w:r w:rsidR="00982022">
          <w:rPr>
            <w:noProof/>
            <w:webHidden/>
          </w:rPr>
          <w:instrText xml:space="preserve"> PAGEREF _Toc484364723 \h </w:instrText>
        </w:r>
        <w:r>
          <w:rPr>
            <w:noProof/>
            <w:webHidden/>
          </w:rPr>
        </w:r>
        <w:r>
          <w:rPr>
            <w:noProof/>
            <w:webHidden/>
          </w:rPr>
          <w:fldChar w:fldCharType="separate"/>
        </w:r>
        <w:r w:rsidR="00982022">
          <w:rPr>
            <w:noProof/>
            <w:webHidden/>
          </w:rPr>
          <w:t>56</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24" w:history="1">
        <w:r w:rsidR="00982022" w:rsidRPr="003C3D73">
          <w:rPr>
            <w:rStyle w:val="Hyperlink"/>
            <w:noProof/>
          </w:rPr>
          <w:t>Figura 40 – Layout gerar gráfico da forma de pagamento</w:t>
        </w:r>
        <w:r w:rsidR="00982022">
          <w:rPr>
            <w:noProof/>
            <w:webHidden/>
          </w:rPr>
          <w:tab/>
        </w:r>
        <w:r>
          <w:rPr>
            <w:noProof/>
            <w:webHidden/>
          </w:rPr>
          <w:fldChar w:fldCharType="begin"/>
        </w:r>
        <w:r w:rsidR="00982022">
          <w:rPr>
            <w:noProof/>
            <w:webHidden/>
          </w:rPr>
          <w:instrText xml:space="preserve"> PAGEREF _Toc484364724 \h </w:instrText>
        </w:r>
        <w:r>
          <w:rPr>
            <w:noProof/>
            <w:webHidden/>
          </w:rPr>
        </w:r>
        <w:r>
          <w:rPr>
            <w:noProof/>
            <w:webHidden/>
          </w:rPr>
          <w:fldChar w:fldCharType="separate"/>
        </w:r>
        <w:r w:rsidR="00982022">
          <w:rPr>
            <w:noProof/>
            <w:webHidden/>
          </w:rPr>
          <w:t>57</w:t>
        </w:r>
        <w:r>
          <w:rPr>
            <w:noProof/>
            <w:webHidden/>
          </w:rPr>
          <w:fldChar w:fldCharType="end"/>
        </w:r>
      </w:hyperlink>
    </w:p>
    <w:p w:rsidR="00982022" w:rsidRDefault="00726926">
      <w:pPr>
        <w:pStyle w:val="ndicedeilustraes"/>
        <w:tabs>
          <w:tab w:val="right" w:leader="dot" w:pos="8494"/>
        </w:tabs>
        <w:rPr>
          <w:rFonts w:asciiTheme="minorHAnsi" w:eastAsiaTheme="minorEastAsia" w:hAnsiTheme="minorHAnsi"/>
          <w:noProof/>
          <w:sz w:val="22"/>
          <w:lang w:eastAsia="pt-BR"/>
        </w:rPr>
      </w:pPr>
      <w:hyperlink w:anchor="_Toc484364725" w:history="1">
        <w:r w:rsidR="00982022" w:rsidRPr="003C3D73">
          <w:rPr>
            <w:rStyle w:val="Hyperlink"/>
            <w:noProof/>
          </w:rPr>
          <w:t>Figura 41 – Layout realizar notificações</w:t>
        </w:r>
        <w:r w:rsidR="00982022">
          <w:rPr>
            <w:noProof/>
            <w:webHidden/>
          </w:rPr>
          <w:tab/>
        </w:r>
        <w:r>
          <w:rPr>
            <w:noProof/>
            <w:webHidden/>
          </w:rPr>
          <w:fldChar w:fldCharType="begin"/>
        </w:r>
        <w:r w:rsidR="00982022">
          <w:rPr>
            <w:noProof/>
            <w:webHidden/>
          </w:rPr>
          <w:instrText xml:space="preserve"> PAGEREF _Toc484364725 \h </w:instrText>
        </w:r>
        <w:r>
          <w:rPr>
            <w:noProof/>
            <w:webHidden/>
          </w:rPr>
        </w:r>
        <w:r>
          <w:rPr>
            <w:noProof/>
            <w:webHidden/>
          </w:rPr>
          <w:fldChar w:fldCharType="separate"/>
        </w:r>
        <w:r w:rsidR="00982022">
          <w:rPr>
            <w:noProof/>
            <w:webHidden/>
          </w:rPr>
          <w:t>57</w:t>
        </w:r>
        <w:r>
          <w:rPr>
            <w:noProof/>
            <w:webHidden/>
          </w:rPr>
          <w:fldChar w:fldCharType="end"/>
        </w:r>
      </w:hyperlink>
    </w:p>
    <w:p w:rsidR="001F4BB1" w:rsidRPr="00EF50BF" w:rsidRDefault="00726926" w:rsidP="001F4BB1">
      <w:pPr>
        <w:rPr>
          <w:rFonts w:cs="Arial"/>
        </w:rPr>
      </w:pPr>
      <w:r w:rsidRPr="00EF50BF">
        <w:rPr>
          <w:rFonts w:cs="Arial"/>
        </w:rPr>
        <w:fldChar w:fldCharType="end"/>
      </w:r>
    </w:p>
    <w:p w:rsidR="00E93369" w:rsidRPr="00EF50BF" w:rsidRDefault="00E93369" w:rsidP="001F4BB1">
      <w:pPr>
        <w:pStyle w:val="Ttulo1"/>
        <w:numPr>
          <w:ilvl w:val="0"/>
          <w:numId w:val="0"/>
        </w:numPr>
        <w:ind w:left="432"/>
        <w:rPr>
          <w:rFonts w:cs="Arial"/>
        </w:rPr>
        <w:sectPr w:rsidR="00E93369" w:rsidRPr="00EF50BF" w:rsidSect="001E269C">
          <w:footerReference w:type="default" r:id="rId9"/>
          <w:headerReference w:type="first" r:id="rId10"/>
          <w:pgSz w:w="11906" w:h="16838"/>
          <w:pgMar w:top="1418" w:right="1701" w:bottom="1418" w:left="1701" w:header="708" w:footer="708" w:gutter="0"/>
          <w:pgNumType w:start="1"/>
          <w:cols w:space="708"/>
          <w:docGrid w:linePitch="360"/>
        </w:sectPr>
      </w:pPr>
    </w:p>
    <w:p w:rsidR="00E93369" w:rsidRPr="00EF50BF" w:rsidRDefault="00E93369" w:rsidP="00E93369">
      <w:pPr>
        <w:pStyle w:val="Ttulo1"/>
        <w:rPr>
          <w:rFonts w:cs="Arial"/>
        </w:rPr>
      </w:pPr>
      <w:bookmarkStart w:id="6" w:name="_Toc462807412"/>
      <w:bookmarkStart w:id="7" w:name="_Toc477890750"/>
      <w:bookmarkStart w:id="8" w:name="_Toc484364646"/>
      <w:r w:rsidRPr="00EF50BF">
        <w:rPr>
          <w:rFonts w:cs="Arial"/>
        </w:rPr>
        <w:lastRenderedPageBreak/>
        <w:t>INTRODUÇÃO AO DOCUMENTO</w:t>
      </w:r>
      <w:bookmarkEnd w:id="6"/>
      <w:bookmarkEnd w:id="7"/>
      <w:bookmarkEnd w:id="8"/>
    </w:p>
    <w:p w:rsidR="00E93369" w:rsidRPr="00EF50BF" w:rsidRDefault="00E93369" w:rsidP="00E93369">
      <w:pPr>
        <w:rPr>
          <w:rFonts w:cs="Arial"/>
          <w:b/>
        </w:rPr>
      </w:pPr>
    </w:p>
    <w:p w:rsidR="00E93369" w:rsidRPr="00EF50BF" w:rsidRDefault="00E93369" w:rsidP="00DE630D">
      <w:pPr>
        <w:pStyle w:val="Ttulo2"/>
        <w:rPr>
          <w:rFonts w:cs="Arial"/>
        </w:rPr>
      </w:pPr>
      <w:bookmarkStart w:id="9" w:name="_Toc462807413"/>
      <w:bookmarkStart w:id="10" w:name="_Toc477890751"/>
      <w:bookmarkStart w:id="11" w:name="_Toc484364647"/>
      <w:r w:rsidRPr="00EF50BF">
        <w:rPr>
          <w:rFonts w:cs="Arial"/>
        </w:rPr>
        <w:t>Tema</w:t>
      </w:r>
      <w:bookmarkEnd w:id="9"/>
      <w:bookmarkEnd w:id="10"/>
      <w:bookmarkEnd w:id="11"/>
    </w:p>
    <w:p w:rsidR="00E93369" w:rsidRPr="00EF50BF" w:rsidRDefault="00E93369" w:rsidP="00E93369">
      <w:pPr>
        <w:rPr>
          <w:rFonts w:cs="Arial"/>
        </w:rPr>
      </w:pPr>
      <w:r w:rsidRPr="00EF50BF">
        <w:rPr>
          <w:rFonts w:cs="Arial"/>
        </w:rPr>
        <w:tab/>
      </w:r>
    </w:p>
    <w:p w:rsidR="00E93369" w:rsidRPr="00EF50BF" w:rsidRDefault="00E93369" w:rsidP="00E93369">
      <w:pPr>
        <w:rPr>
          <w:rFonts w:cs="Arial"/>
        </w:rPr>
      </w:pPr>
      <w:r w:rsidRPr="00EF50BF">
        <w:rPr>
          <w:rFonts w:cs="Arial"/>
        </w:rPr>
        <w:tab/>
        <w:t>O tema do trabalho, controle de finanças pessoais, refere-se à contabilização de receitas e despesas na elaboração de orçamento pessoal e/ou familiar de um determinado período, para auxiliar a gestão de finanças.</w:t>
      </w:r>
    </w:p>
    <w:p w:rsidR="00E93369" w:rsidRPr="00EF50BF" w:rsidRDefault="00E93369" w:rsidP="00E93369">
      <w:pPr>
        <w:rPr>
          <w:rFonts w:cs="Arial"/>
        </w:rPr>
      </w:pPr>
    </w:p>
    <w:p w:rsidR="00E93369" w:rsidRPr="00EF50BF" w:rsidRDefault="00E93369" w:rsidP="00E93369">
      <w:pPr>
        <w:rPr>
          <w:rFonts w:cs="Arial"/>
        </w:rPr>
      </w:pPr>
      <w:r w:rsidRPr="00EF50BF">
        <w:rPr>
          <w:rFonts w:cs="Arial"/>
        </w:rPr>
        <w:tab/>
        <w:t>O conceito de orçamento pessoal e/ou familiar utilizado, nesse trabalho, será o seguinte:</w:t>
      </w:r>
    </w:p>
    <w:p w:rsidR="00E93369" w:rsidRPr="00EF50BF" w:rsidRDefault="00E93369" w:rsidP="003143CC">
      <w:pPr>
        <w:spacing w:line="240" w:lineRule="auto"/>
        <w:ind w:left="2268"/>
        <w:rPr>
          <w:rFonts w:cs="Arial"/>
          <w:sz w:val="20"/>
          <w:szCs w:val="20"/>
        </w:rPr>
      </w:pPr>
      <w:r w:rsidRPr="00EF50BF">
        <w:rPr>
          <w:rFonts w:cs="Arial"/>
          <w:sz w:val="20"/>
          <w:szCs w:val="20"/>
        </w:rPr>
        <w:t>É o conjunto de todas as receitas e despesas da família: salários, horas extras, prêmios e outros ganhos de todos os membros formarão a receita da família; já aluguel, contas de telefone, combustível e outros gastos de todos formarão as despesas da família. Ambos juntos, receitas e despesas da família, formarão o orçamento familiar</w:t>
      </w:r>
      <w:r w:rsidRPr="00EF50BF">
        <w:rPr>
          <w:rFonts w:cs="Arial"/>
        </w:rPr>
        <w:t>.</w:t>
      </w:r>
      <w:r w:rsidRPr="00EF50BF">
        <w:rPr>
          <w:rFonts w:cs="Arial"/>
          <w:sz w:val="20"/>
          <w:szCs w:val="20"/>
        </w:rPr>
        <w:t xml:space="preserve"> (BCB, 2013a, p.36)</w:t>
      </w:r>
    </w:p>
    <w:p w:rsidR="00E93369" w:rsidRPr="00EF50BF" w:rsidRDefault="00E93369" w:rsidP="00E93369">
      <w:pPr>
        <w:rPr>
          <w:rFonts w:cs="Arial"/>
        </w:rPr>
      </w:pPr>
    </w:p>
    <w:p w:rsidR="00E93369" w:rsidRPr="00EF50BF" w:rsidRDefault="00E93369" w:rsidP="00DE630D">
      <w:pPr>
        <w:pStyle w:val="Ttulo2"/>
        <w:rPr>
          <w:rFonts w:cs="Arial"/>
        </w:rPr>
      </w:pPr>
      <w:bookmarkStart w:id="12" w:name="_Toc462807414"/>
      <w:r w:rsidRPr="00EF50BF">
        <w:rPr>
          <w:rFonts w:cs="Arial"/>
        </w:rPr>
        <w:t xml:space="preserve"> </w:t>
      </w:r>
      <w:bookmarkStart w:id="13" w:name="_Toc477890752"/>
      <w:bookmarkStart w:id="14" w:name="_Toc484364648"/>
      <w:r w:rsidRPr="00EF50BF">
        <w:rPr>
          <w:rFonts w:cs="Arial"/>
        </w:rPr>
        <w:t>Objetivo do Projeto</w:t>
      </w:r>
      <w:bookmarkEnd w:id="12"/>
      <w:bookmarkEnd w:id="13"/>
      <w:bookmarkEnd w:id="14"/>
    </w:p>
    <w:p w:rsidR="00E93369" w:rsidRPr="00EF50BF" w:rsidRDefault="00E93369" w:rsidP="00DE630D">
      <w:pPr>
        <w:rPr>
          <w:rFonts w:cs="Arial"/>
        </w:rPr>
      </w:pPr>
      <w:r w:rsidRPr="00EF50BF">
        <w:rPr>
          <w:rFonts w:cs="Arial"/>
        </w:rPr>
        <w:tab/>
      </w:r>
    </w:p>
    <w:p w:rsidR="00E93369" w:rsidRPr="00EF50BF" w:rsidRDefault="00E93369" w:rsidP="00E93369">
      <w:pPr>
        <w:rPr>
          <w:rFonts w:cs="Arial"/>
        </w:rPr>
      </w:pPr>
      <w:r w:rsidRPr="00EF50BF">
        <w:rPr>
          <w:rFonts w:cs="Arial"/>
        </w:rPr>
        <w:tab/>
        <w:t xml:space="preserve">Serão elencados a seguir os objetivos gerais e os específicos </w:t>
      </w:r>
      <w:r w:rsidR="006C4528" w:rsidRPr="00EF50BF">
        <w:rPr>
          <w:rFonts w:cs="Arial"/>
        </w:rPr>
        <w:t xml:space="preserve">do projeto </w:t>
      </w:r>
      <w:r w:rsidRPr="00EF50BF">
        <w:rPr>
          <w:rFonts w:cs="Arial"/>
        </w:rPr>
        <w:t>para sua consecução.</w:t>
      </w:r>
    </w:p>
    <w:p w:rsidR="00E93369" w:rsidRPr="00EF50BF" w:rsidRDefault="00E93369" w:rsidP="00E93369">
      <w:pPr>
        <w:rPr>
          <w:rFonts w:cs="Arial"/>
        </w:rPr>
      </w:pPr>
    </w:p>
    <w:p w:rsidR="00E93369" w:rsidRPr="00EF50BF" w:rsidRDefault="00E93369" w:rsidP="00E93369">
      <w:pPr>
        <w:pStyle w:val="Ttulo3"/>
        <w:rPr>
          <w:rFonts w:cs="Arial"/>
        </w:rPr>
      </w:pPr>
      <w:bookmarkStart w:id="15" w:name="_Toc462807415"/>
      <w:bookmarkStart w:id="16" w:name="_Toc477890753"/>
      <w:bookmarkStart w:id="17" w:name="_Toc484364649"/>
      <w:r w:rsidRPr="00EF50BF">
        <w:rPr>
          <w:rFonts w:cs="Arial"/>
        </w:rPr>
        <w:t>Objetivo Geral</w:t>
      </w:r>
      <w:bookmarkEnd w:id="15"/>
      <w:bookmarkEnd w:id="16"/>
      <w:bookmarkEnd w:id="17"/>
    </w:p>
    <w:p w:rsidR="00E93369" w:rsidRPr="00EF50BF" w:rsidRDefault="00E93369" w:rsidP="00E93369">
      <w:pPr>
        <w:rPr>
          <w:rFonts w:cs="Arial"/>
        </w:rPr>
      </w:pPr>
    </w:p>
    <w:p w:rsidR="00E93369" w:rsidRPr="00EF50BF" w:rsidRDefault="00E93369" w:rsidP="00E93369">
      <w:pPr>
        <w:rPr>
          <w:rFonts w:cs="Arial"/>
        </w:rPr>
      </w:pPr>
      <w:r w:rsidRPr="00EF50BF">
        <w:rPr>
          <w:rFonts w:cs="Arial"/>
        </w:rPr>
        <w:tab/>
        <w:t>Este projeto tem como objetivo geral o desenvolvimento de um aplicativo (</w:t>
      </w:r>
      <w:proofErr w:type="spellStart"/>
      <w:r w:rsidRPr="00EF50BF">
        <w:rPr>
          <w:rFonts w:cs="Arial"/>
          <w:i/>
        </w:rPr>
        <w:t>app</w:t>
      </w:r>
      <w:proofErr w:type="spellEnd"/>
      <w:r w:rsidRPr="00EF50BF">
        <w:rPr>
          <w:rFonts w:cs="Arial"/>
        </w:rPr>
        <w:t xml:space="preserve">) – </w:t>
      </w:r>
      <w:proofErr w:type="spellStart"/>
      <w:r w:rsidRPr="00EF50BF">
        <w:rPr>
          <w:rFonts w:cs="Arial"/>
          <w:i/>
        </w:rPr>
        <w:t>Count</w:t>
      </w:r>
      <w:proofErr w:type="spellEnd"/>
      <w:r w:rsidRPr="00EF50BF">
        <w:rPr>
          <w:rFonts w:cs="Arial"/>
          <w:i/>
        </w:rPr>
        <w:t xml:space="preserve"> </w:t>
      </w:r>
      <w:proofErr w:type="spellStart"/>
      <w:r w:rsidRPr="00EF50BF">
        <w:rPr>
          <w:rFonts w:cs="Arial"/>
          <w:i/>
        </w:rPr>
        <w:t>App</w:t>
      </w:r>
      <w:proofErr w:type="spellEnd"/>
      <w:r w:rsidR="00ED591A" w:rsidRPr="00EF50BF">
        <w:rPr>
          <w:rFonts w:cs="Arial"/>
        </w:rPr>
        <w:t xml:space="preserve"> – </w:t>
      </w:r>
      <w:r w:rsidRPr="00EF50BF">
        <w:rPr>
          <w:rFonts w:cs="Arial"/>
        </w:rPr>
        <w:t>para dispositivos móveis (</w:t>
      </w:r>
      <w:proofErr w:type="spellStart"/>
      <w:r w:rsidRPr="00EF50BF">
        <w:rPr>
          <w:rFonts w:cs="Arial"/>
          <w:i/>
        </w:rPr>
        <w:t>smatphones</w:t>
      </w:r>
      <w:proofErr w:type="spellEnd"/>
      <w:r w:rsidRPr="00EF50BF">
        <w:rPr>
          <w:rFonts w:cs="Arial"/>
        </w:rPr>
        <w:t xml:space="preserve"> e </w:t>
      </w:r>
      <w:proofErr w:type="spellStart"/>
      <w:r w:rsidRPr="00EF50BF">
        <w:rPr>
          <w:rFonts w:cs="Arial"/>
          <w:i/>
        </w:rPr>
        <w:t>tablets</w:t>
      </w:r>
      <w:proofErr w:type="spellEnd"/>
      <w:r w:rsidRPr="00EF50BF">
        <w:rPr>
          <w:rFonts w:cs="Arial"/>
        </w:rPr>
        <w:t>) que tem como finalidade auxiliar a contabilização e gerenciamento de finanças pessoais do usuário (pessoa física), bem como a projeção de orçamento para determinado período.</w:t>
      </w:r>
    </w:p>
    <w:p w:rsidR="00E93369" w:rsidRPr="00EF50BF" w:rsidRDefault="00E93369" w:rsidP="00E93369">
      <w:pPr>
        <w:rPr>
          <w:rFonts w:cs="Arial"/>
        </w:rPr>
      </w:pPr>
    </w:p>
    <w:p w:rsidR="00E93369" w:rsidRPr="00EF50BF" w:rsidRDefault="00E93369" w:rsidP="00E93369">
      <w:pPr>
        <w:pStyle w:val="Ttulo3"/>
        <w:rPr>
          <w:rFonts w:cs="Arial"/>
        </w:rPr>
      </w:pPr>
      <w:bookmarkStart w:id="18" w:name="_Toc462807416"/>
      <w:bookmarkStart w:id="19" w:name="_Toc477890754"/>
      <w:bookmarkStart w:id="20" w:name="_Toc484364650"/>
      <w:r w:rsidRPr="00EF50BF">
        <w:rPr>
          <w:rFonts w:cs="Arial"/>
        </w:rPr>
        <w:t>Objetivos Específicos</w:t>
      </w:r>
      <w:bookmarkEnd w:id="18"/>
      <w:bookmarkEnd w:id="19"/>
      <w:bookmarkEnd w:id="20"/>
    </w:p>
    <w:p w:rsidR="00E93369" w:rsidRPr="00EF50BF" w:rsidRDefault="00E93369" w:rsidP="00E93369">
      <w:pPr>
        <w:rPr>
          <w:rFonts w:cs="Arial"/>
        </w:rPr>
      </w:pPr>
    </w:p>
    <w:p w:rsidR="00E93369" w:rsidRPr="00EF50BF" w:rsidRDefault="00E93369" w:rsidP="00E93369">
      <w:pPr>
        <w:rPr>
          <w:rFonts w:cs="Arial"/>
        </w:rPr>
      </w:pPr>
      <w:r w:rsidRPr="00EF50BF">
        <w:rPr>
          <w:rFonts w:cs="Arial"/>
        </w:rPr>
        <w:tab/>
        <w:t>Os objetivos específicos deste trabalho são o controle das receitas, despesas</w:t>
      </w:r>
      <w:r w:rsidR="000E5B78">
        <w:rPr>
          <w:rFonts w:cs="Arial"/>
        </w:rPr>
        <w:t>, projeção financeira</w:t>
      </w:r>
      <w:r w:rsidRPr="00EF50BF">
        <w:rPr>
          <w:rFonts w:cs="Arial"/>
        </w:rPr>
        <w:t xml:space="preserve"> e </w:t>
      </w:r>
      <w:r w:rsidR="000E5B78">
        <w:rPr>
          <w:rFonts w:cs="Arial"/>
        </w:rPr>
        <w:t>fluxo de caixa</w:t>
      </w:r>
      <w:r w:rsidRPr="00EF50BF">
        <w:rPr>
          <w:rFonts w:cs="Arial"/>
        </w:rPr>
        <w:t xml:space="preserve"> no âmbito pessoal.</w:t>
      </w:r>
    </w:p>
    <w:p w:rsidR="00E93369" w:rsidRPr="00EF50BF" w:rsidRDefault="00E93369" w:rsidP="00E93369">
      <w:pPr>
        <w:rPr>
          <w:rFonts w:cs="Arial"/>
          <w:b/>
        </w:rPr>
      </w:pPr>
    </w:p>
    <w:p w:rsidR="00E93369" w:rsidRDefault="00E93369" w:rsidP="00E93369">
      <w:pPr>
        <w:pStyle w:val="PargrafodaLista"/>
        <w:tabs>
          <w:tab w:val="left" w:pos="426"/>
        </w:tabs>
        <w:ind w:left="0"/>
        <w:rPr>
          <w:b/>
        </w:rPr>
      </w:pPr>
    </w:p>
    <w:p w:rsidR="00C63DD6" w:rsidRPr="00EF50BF" w:rsidRDefault="00C63DD6" w:rsidP="00E93369">
      <w:pPr>
        <w:pStyle w:val="PargrafodaLista"/>
        <w:tabs>
          <w:tab w:val="left" w:pos="426"/>
        </w:tabs>
        <w:ind w:left="0"/>
        <w:rPr>
          <w:b/>
        </w:rPr>
      </w:pPr>
    </w:p>
    <w:p w:rsidR="00E93369" w:rsidRPr="00EF50BF" w:rsidRDefault="00E93369" w:rsidP="00F959A8">
      <w:pPr>
        <w:pStyle w:val="Ttulo2"/>
        <w:rPr>
          <w:rFonts w:cs="Arial"/>
        </w:rPr>
      </w:pPr>
      <w:bookmarkStart w:id="21" w:name="_Toc462807417"/>
      <w:bookmarkStart w:id="22" w:name="_Toc477890755"/>
      <w:bookmarkStart w:id="23" w:name="_Toc484364651"/>
      <w:r w:rsidRPr="00EF50BF">
        <w:rPr>
          <w:rStyle w:val="Ttulo3Char"/>
          <w:rFonts w:cs="Arial"/>
          <w:b/>
        </w:rPr>
        <w:lastRenderedPageBreak/>
        <w:t>Delimitação</w:t>
      </w:r>
      <w:r w:rsidRPr="00EF50BF">
        <w:rPr>
          <w:rFonts w:cs="Arial"/>
        </w:rPr>
        <w:t xml:space="preserve"> do Problema</w:t>
      </w:r>
      <w:bookmarkEnd w:id="21"/>
      <w:bookmarkEnd w:id="22"/>
      <w:bookmarkEnd w:id="23"/>
    </w:p>
    <w:p w:rsidR="00E93369" w:rsidRPr="00EF50BF" w:rsidRDefault="00E93369" w:rsidP="00E93369">
      <w:pPr>
        <w:rPr>
          <w:rFonts w:cs="Arial"/>
        </w:rPr>
      </w:pPr>
    </w:p>
    <w:p w:rsidR="000D5202" w:rsidRPr="00EF50BF" w:rsidRDefault="00E93369" w:rsidP="00E93369">
      <w:pPr>
        <w:rPr>
          <w:rFonts w:cs="Arial"/>
        </w:rPr>
      </w:pPr>
      <w:r w:rsidRPr="00EF50BF">
        <w:rPr>
          <w:rFonts w:cs="Arial"/>
        </w:rPr>
        <w:tab/>
        <w:t xml:space="preserve">De acordo com Chiara (2014), uma pesquisa realizada pelo Serviço de Proteção ao Crédito (SPC Brasil) e pela Confederação Nacional de Dirigentes Lojistas (CNDL), indicou que 80% dos entrevistados não possuem o conhecimento de como controlar suas finanças. Além disso, foi revelado que partes expressivas dos entrevistados desconhecem as contas que devem ser pagas no mês corrente, as despesas extras do início do ano e a exatidão sobre suas receitas. Outro fato alarmante desta e de outras pesquisas e que geralmente a grande maioria destas pessoas, e compostas por jovens, que por não terem controle sobre seus gastos acabam se estressando e tendo ainda mais problemas com seu orçamento, em um </w:t>
      </w:r>
      <w:proofErr w:type="gramStart"/>
      <w:r w:rsidRPr="00EF50BF">
        <w:rPr>
          <w:rFonts w:cs="Arial"/>
        </w:rPr>
        <w:t>ciclo vicioso</w:t>
      </w:r>
      <w:proofErr w:type="gramEnd"/>
      <w:r w:rsidRPr="00EF50BF">
        <w:rPr>
          <w:rFonts w:cs="Arial"/>
        </w:rPr>
        <w:t xml:space="preserve">. </w:t>
      </w:r>
    </w:p>
    <w:p w:rsidR="00E93369" w:rsidRPr="00EF50BF" w:rsidRDefault="000D5202" w:rsidP="00E93369">
      <w:pPr>
        <w:rPr>
          <w:rFonts w:cs="Arial"/>
        </w:rPr>
      </w:pPr>
      <w:r w:rsidRPr="00EF50BF">
        <w:rPr>
          <w:rFonts w:cs="Arial"/>
        </w:rPr>
        <w:tab/>
      </w:r>
      <w:r w:rsidR="00E93369" w:rsidRPr="00EF50BF">
        <w:rPr>
          <w:rFonts w:cs="Arial"/>
        </w:rPr>
        <w:t xml:space="preserve">A principal dificuldade apontada por esta pesquisa foi, à disciplina em registras gastos e receitas com regularidade, e em menor proporção dificuldade em realizar contas, isto de </w:t>
      </w:r>
      <w:r w:rsidRPr="00EF50BF">
        <w:rPr>
          <w:rFonts w:cs="Arial"/>
        </w:rPr>
        <w:t>forma mais clara quer dizer que</w:t>
      </w:r>
      <w:r w:rsidR="00E93369" w:rsidRPr="00EF50BF">
        <w:rPr>
          <w:rFonts w:cs="Arial"/>
        </w:rPr>
        <w:t xml:space="preserve"> </w:t>
      </w:r>
      <w:r w:rsidRPr="00EF50BF">
        <w:rPr>
          <w:rFonts w:cs="Arial"/>
        </w:rPr>
        <w:t>e</w:t>
      </w:r>
      <w:r w:rsidR="00E93369" w:rsidRPr="00EF50BF">
        <w:rPr>
          <w:rFonts w:cs="Arial"/>
        </w:rPr>
        <w:t>stas pessoas com o objetivo de não se descontrolarem buscam uma infinidade de estratégias, por</w:t>
      </w:r>
      <w:r w:rsidR="00346397" w:rsidRPr="00EF50BF">
        <w:rPr>
          <w:rFonts w:cs="Arial"/>
        </w:rPr>
        <w:t>é</w:t>
      </w:r>
      <w:r w:rsidR="00E93369" w:rsidRPr="00EF50BF">
        <w:rPr>
          <w:rFonts w:cs="Arial"/>
        </w:rPr>
        <w:t xml:space="preserve">m </w:t>
      </w:r>
      <w:proofErr w:type="gramStart"/>
      <w:r w:rsidR="00E93369" w:rsidRPr="00EF50BF">
        <w:rPr>
          <w:rFonts w:cs="Arial"/>
        </w:rPr>
        <w:t>todas elas para serem no mínimo aceitáveis</w:t>
      </w:r>
      <w:proofErr w:type="gramEnd"/>
      <w:r w:rsidR="00E93369" w:rsidRPr="00EF50BF">
        <w:rPr>
          <w:rFonts w:cs="Arial"/>
        </w:rPr>
        <w:t xml:space="preserve"> demanda um controle rigoroso, assim muitos optam por manter anotações em planilhas montadas no </w:t>
      </w:r>
      <w:r w:rsidR="00E93369" w:rsidRPr="00EF50BF">
        <w:rPr>
          <w:rFonts w:cs="Arial"/>
          <w:i/>
        </w:rPr>
        <w:t>Excel</w:t>
      </w:r>
      <w:r w:rsidR="00E93369" w:rsidRPr="00EF50BF">
        <w:rPr>
          <w:rFonts w:cs="Arial"/>
        </w:rPr>
        <w:t xml:space="preserve"> ou </w:t>
      </w:r>
      <w:r w:rsidR="00E93369" w:rsidRPr="00EF50BF">
        <w:rPr>
          <w:rFonts w:cs="Arial"/>
          <w:i/>
        </w:rPr>
        <w:t>softwares</w:t>
      </w:r>
      <w:r w:rsidR="00E93369" w:rsidRPr="00EF50BF">
        <w:rPr>
          <w:rFonts w:cs="Arial"/>
        </w:rPr>
        <w:t xml:space="preserve"> similares, outros usam aplicativos de celular com finalidade parecida ou matem anotações em cadernos, notas esparsas ou na pior das hipóteses acham possível manter memórias sobre os mais variados gastos diários, é no final das contas não acompanham com a responsabilidade necessária ao efetivo controle destas “anotações” por extensão de seu orçamento. </w:t>
      </w:r>
    </w:p>
    <w:p w:rsidR="00E93369" w:rsidRPr="00EF50BF" w:rsidRDefault="00E93369" w:rsidP="00E93369">
      <w:pPr>
        <w:rPr>
          <w:rFonts w:cs="Arial"/>
        </w:rPr>
      </w:pPr>
      <w:r w:rsidRPr="00EF50BF">
        <w:rPr>
          <w:rFonts w:cs="Arial"/>
        </w:rPr>
        <w:tab/>
        <w:t xml:space="preserve">Foi a partir deste pressuposto que </w:t>
      </w:r>
      <w:proofErr w:type="gramStart"/>
      <w:r w:rsidR="000D6CC6" w:rsidRPr="00EF50BF">
        <w:rPr>
          <w:rFonts w:cs="Arial"/>
        </w:rPr>
        <w:t>buscou-se</w:t>
      </w:r>
      <w:proofErr w:type="gramEnd"/>
      <w:r w:rsidRPr="00EF50BF">
        <w:rPr>
          <w:rFonts w:cs="Arial"/>
        </w:rPr>
        <w:t xml:space="preserve"> criar e oferecer um aplicativo de controle de </w:t>
      </w:r>
      <w:r w:rsidR="000D6CC6" w:rsidRPr="00EF50BF">
        <w:rPr>
          <w:rFonts w:cs="Arial"/>
        </w:rPr>
        <w:t>finanças pessoais, para que as</w:t>
      </w:r>
      <w:r w:rsidRPr="00EF50BF">
        <w:rPr>
          <w:rFonts w:cs="Arial"/>
        </w:rPr>
        <w:t xml:space="preserve"> pessoas que necessitem de controle de seus gastos possam dispor de um recurso útil na sua busca por um c</w:t>
      </w:r>
      <w:r w:rsidR="000D6CC6" w:rsidRPr="00EF50BF">
        <w:rPr>
          <w:rFonts w:cs="Arial"/>
        </w:rPr>
        <w:t>ontrole efetivo de seus gastos</w:t>
      </w:r>
      <w:r w:rsidRPr="00EF50BF">
        <w:rPr>
          <w:rFonts w:cs="Arial"/>
        </w:rPr>
        <w:t>, para tanto o aplicativo planejado deverá ser de fácil entendimento, e de fato controlar e não somente servir como local de arquivamento de dados relativos a despesas ou ganhos mensais, mas sim uma ferramenta que auxilie no processo de registro e controle das despesas e receitas de modo consistente sendo por tanto de grande valia para o controle e</w:t>
      </w:r>
      <w:r w:rsidR="00AA478E" w:rsidRPr="00EF50BF">
        <w:rPr>
          <w:rFonts w:cs="Arial"/>
        </w:rPr>
        <w:t xml:space="preserve"> gestão das finanças pessoais e/</w:t>
      </w:r>
      <w:r w:rsidRPr="00EF50BF">
        <w:rPr>
          <w:rFonts w:cs="Arial"/>
        </w:rPr>
        <w:t>ou familiares do usuário.</w:t>
      </w:r>
    </w:p>
    <w:p w:rsidR="00E93369" w:rsidRDefault="00E93369" w:rsidP="00E93369">
      <w:pPr>
        <w:rPr>
          <w:rFonts w:cs="Arial"/>
        </w:rPr>
      </w:pPr>
      <w:r w:rsidRPr="00EF50BF">
        <w:rPr>
          <w:rFonts w:cs="Arial"/>
        </w:rPr>
        <w:tab/>
      </w:r>
    </w:p>
    <w:p w:rsidR="006E7973" w:rsidRPr="00EF50BF" w:rsidRDefault="006E7973" w:rsidP="00E93369">
      <w:pPr>
        <w:rPr>
          <w:rFonts w:cs="Arial"/>
        </w:rPr>
      </w:pPr>
    </w:p>
    <w:p w:rsidR="00E93369" w:rsidRPr="00EF50BF" w:rsidRDefault="00E93369" w:rsidP="00DE630D">
      <w:pPr>
        <w:pStyle w:val="Ttulo2"/>
        <w:rPr>
          <w:rFonts w:cs="Arial"/>
        </w:rPr>
      </w:pPr>
      <w:bookmarkStart w:id="24" w:name="_Toc462807418"/>
      <w:bookmarkStart w:id="25" w:name="_Toc477890756"/>
      <w:bookmarkStart w:id="26" w:name="_Toc484364652"/>
      <w:r w:rsidRPr="00EF50BF">
        <w:rPr>
          <w:rFonts w:cs="Arial"/>
        </w:rPr>
        <w:lastRenderedPageBreak/>
        <w:t>Justificativa da Escolha do Tema</w:t>
      </w:r>
      <w:bookmarkEnd w:id="24"/>
      <w:bookmarkEnd w:id="25"/>
      <w:bookmarkEnd w:id="26"/>
    </w:p>
    <w:p w:rsidR="00E93369" w:rsidRPr="00EF50BF" w:rsidRDefault="00E93369" w:rsidP="00E93369">
      <w:pPr>
        <w:rPr>
          <w:rFonts w:cs="Arial"/>
          <w:b/>
        </w:rPr>
      </w:pPr>
    </w:p>
    <w:p w:rsidR="00E93369" w:rsidRPr="00EF50BF" w:rsidRDefault="00E93369" w:rsidP="00E93369">
      <w:pPr>
        <w:rPr>
          <w:rFonts w:cs="Arial"/>
        </w:rPr>
      </w:pPr>
      <w:r w:rsidRPr="00EF50BF">
        <w:rPr>
          <w:rFonts w:cs="Arial"/>
          <w:b/>
        </w:rPr>
        <w:tab/>
      </w:r>
      <w:r w:rsidRPr="00EF50BF">
        <w:rPr>
          <w:rFonts w:cs="Arial"/>
        </w:rPr>
        <w:t>A Pesquisa de Endividamento e Inadimplência do Consumidor (</w:t>
      </w:r>
      <w:proofErr w:type="spellStart"/>
      <w:r w:rsidRPr="00EF50BF">
        <w:rPr>
          <w:rFonts w:cs="Arial"/>
        </w:rPr>
        <w:t>Peic</w:t>
      </w:r>
      <w:proofErr w:type="spellEnd"/>
      <w:r w:rsidRPr="00EF50BF">
        <w:rPr>
          <w:rFonts w:cs="Arial"/>
        </w:rPr>
        <w:t>) realizada mensalmente pela Confederação Nacional do Comércio de Bens, Serviços e Turismo (CNC), no mês de fevereiro de 2016, o número de famílias com dívidas atingiu 60,8%. O estudo ainda aponta o comprometimento de mais da metade da renda familiar com o pagamento de dívidas em 25,4</w:t>
      </w:r>
      <w:r w:rsidR="00747D7F" w:rsidRPr="00EF50BF">
        <w:rPr>
          <w:rFonts w:cs="Arial"/>
        </w:rPr>
        <w:t>% das famílias (CNC, 2016)</w:t>
      </w:r>
      <w:r w:rsidR="00D84A02">
        <w:rPr>
          <w:rFonts w:cs="Arial"/>
        </w:rPr>
        <w:t>.</w:t>
      </w:r>
      <w:r w:rsidR="00747D7F" w:rsidRPr="00EF50BF">
        <w:rPr>
          <w:rFonts w:cs="Arial"/>
        </w:rPr>
        <w:t xml:space="preserve"> </w:t>
      </w:r>
      <w:r w:rsidRPr="00EF50BF">
        <w:rPr>
          <w:rFonts w:cs="Arial"/>
        </w:rPr>
        <w:t>Entretanto, na atual conjuntura econômica e social, esses não são os únicos dados alarmantes relacionados aos problemas financeiros do brasileiro.</w:t>
      </w:r>
    </w:p>
    <w:p w:rsidR="00E93369" w:rsidRPr="00EF50BF" w:rsidRDefault="00E93369" w:rsidP="00E93369">
      <w:pPr>
        <w:rPr>
          <w:rFonts w:cs="Arial"/>
        </w:rPr>
      </w:pPr>
      <w:r w:rsidRPr="00EF50BF">
        <w:rPr>
          <w:rFonts w:cs="Arial"/>
        </w:rPr>
        <w:tab/>
        <w:t>Assim, esse projeto tem como motivação a forma como o uso de conceitos básicos de contabilidade, como receita e despesa, podem ajudar as pessoas a organizarem sua vida financeira através do controle de suas finanças.</w:t>
      </w:r>
    </w:p>
    <w:p w:rsidR="00E93369" w:rsidRPr="00EF50BF" w:rsidRDefault="00E93369" w:rsidP="00E93369">
      <w:pPr>
        <w:rPr>
          <w:rFonts w:cs="Arial"/>
          <w:b/>
        </w:rPr>
      </w:pPr>
    </w:p>
    <w:p w:rsidR="00E93369" w:rsidRPr="00EF50BF" w:rsidRDefault="00E93369" w:rsidP="00DE630D">
      <w:pPr>
        <w:pStyle w:val="Ttulo2"/>
        <w:rPr>
          <w:rFonts w:cs="Arial"/>
        </w:rPr>
      </w:pPr>
      <w:bookmarkStart w:id="27" w:name="_Toc462807419"/>
      <w:bookmarkStart w:id="28" w:name="_Toc477890757"/>
      <w:bookmarkStart w:id="29" w:name="_Toc484364653"/>
      <w:r w:rsidRPr="00EF50BF">
        <w:rPr>
          <w:rFonts w:cs="Arial"/>
        </w:rPr>
        <w:t>Método de Trabalho</w:t>
      </w:r>
      <w:bookmarkEnd w:id="27"/>
      <w:bookmarkEnd w:id="28"/>
      <w:bookmarkEnd w:id="29"/>
    </w:p>
    <w:p w:rsidR="00E93369" w:rsidRPr="00EF50BF" w:rsidRDefault="00E93369" w:rsidP="00E93369">
      <w:pPr>
        <w:rPr>
          <w:rFonts w:cs="Arial"/>
          <w:b/>
        </w:rPr>
      </w:pPr>
    </w:p>
    <w:p w:rsidR="00E93369" w:rsidRPr="00EF50BF" w:rsidRDefault="00E93369" w:rsidP="00E93369">
      <w:pPr>
        <w:rPr>
          <w:rFonts w:cs="Arial"/>
        </w:rPr>
      </w:pPr>
      <w:r w:rsidRPr="00EF50BF">
        <w:rPr>
          <w:rFonts w:cs="Arial"/>
          <w:b/>
        </w:rPr>
        <w:tab/>
      </w:r>
      <w:r w:rsidRPr="00EF50BF">
        <w:rPr>
          <w:rFonts w:cs="Arial"/>
        </w:rPr>
        <w:t xml:space="preserve">O modelo de processo de desenvolvimento de </w:t>
      </w:r>
      <w:r w:rsidRPr="00EF50BF">
        <w:rPr>
          <w:rFonts w:cs="Arial"/>
          <w:i/>
        </w:rPr>
        <w:t>software</w:t>
      </w:r>
      <w:r w:rsidRPr="00EF50BF">
        <w:rPr>
          <w:rFonts w:cs="Arial"/>
        </w:rPr>
        <w:t xml:space="preserve"> utilizado no projeto será </w:t>
      </w:r>
      <w:proofErr w:type="gramStart"/>
      <w:r w:rsidRPr="00EF50BF">
        <w:rPr>
          <w:rFonts w:cs="Arial"/>
        </w:rPr>
        <w:t>o cascata</w:t>
      </w:r>
      <w:proofErr w:type="gramEnd"/>
      <w:r w:rsidRPr="00EF50BF">
        <w:rPr>
          <w:rFonts w:cs="Arial"/>
        </w:rPr>
        <w:t xml:space="preserve">, pois este </w:t>
      </w:r>
    </w:p>
    <w:p w:rsidR="0062672F" w:rsidRPr="00EF50BF" w:rsidRDefault="0062672F" w:rsidP="00ED591A">
      <w:pPr>
        <w:spacing w:line="240" w:lineRule="auto"/>
        <w:ind w:left="2268"/>
        <w:rPr>
          <w:rFonts w:cs="Arial"/>
          <w:sz w:val="20"/>
          <w:szCs w:val="20"/>
        </w:rPr>
      </w:pPr>
    </w:p>
    <w:p w:rsidR="00E93369" w:rsidRPr="00EF50BF" w:rsidRDefault="00E93369" w:rsidP="00ED591A">
      <w:pPr>
        <w:spacing w:line="240" w:lineRule="auto"/>
        <w:ind w:left="2268"/>
        <w:rPr>
          <w:rFonts w:cs="Arial"/>
          <w:sz w:val="20"/>
          <w:szCs w:val="20"/>
        </w:rPr>
      </w:pPr>
      <w:r w:rsidRPr="00EF50BF">
        <w:rPr>
          <w:rFonts w:cs="Arial"/>
          <w:sz w:val="20"/>
          <w:szCs w:val="20"/>
        </w:rPr>
        <w:t xml:space="preserve">(...) sugere uma abordagem sequencial e sistemática para o desenvolvimento de software, começando com o levantamento de necessidades por parte do cliente, avançando pelas fases de planejamento, modelagem, construção, emprego e culminando no suporte contínuo do </w:t>
      </w:r>
      <w:r w:rsidRPr="00EF50BF">
        <w:rPr>
          <w:rFonts w:cs="Arial"/>
          <w:i/>
          <w:sz w:val="20"/>
          <w:szCs w:val="20"/>
        </w:rPr>
        <w:t>software</w:t>
      </w:r>
      <w:r w:rsidRPr="00EF50BF">
        <w:rPr>
          <w:rFonts w:cs="Arial"/>
          <w:sz w:val="20"/>
          <w:szCs w:val="20"/>
        </w:rPr>
        <w:t xml:space="preserve"> concluído. (PRESSMAN, 2011, p.29)</w:t>
      </w:r>
    </w:p>
    <w:p w:rsidR="00E93369" w:rsidRPr="00EF50BF" w:rsidRDefault="00E93369" w:rsidP="00E93369">
      <w:pPr>
        <w:rPr>
          <w:rFonts w:cs="Arial"/>
          <w:b/>
        </w:rPr>
      </w:pPr>
    </w:p>
    <w:p w:rsidR="00E93369" w:rsidRPr="00EF50BF" w:rsidRDefault="00E93369" w:rsidP="00E93369">
      <w:pPr>
        <w:rPr>
          <w:rFonts w:cs="Arial"/>
        </w:rPr>
      </w:pPr>
      <w:r w:rsidRPr="00EF50BF">
        <w:rPr>
          <w:rFonts w:cs="Arial"/>
        </w:rPr>
        <w:tab/>
        <w:t>A modelagem utilizada será a programação orienta a objetos (POO). Esta “oferece uma maneira mais natural e intuitiva para visualizar o processo de projeto – a saber, modelando objetos do mundo real, seus atributos e seu comportamento”. (DEITEL, DEITEL, 2003, p.68)</w:t>
      </w:r>
    </w:p>
    <w:p w:rsidR="00E93369" w:rsidRPr="00EF50BF" w:rsidRDefault="00E93369" w:rsidP="00E93369">
      <w:pPr>
        <w:rPr>
          <w:rFonts w:cs="Arial"/>
        </w:rPr>
      </w:pPr>
    </w:p>
    <w:p w:rsidR="00E93369" w:rsidRPr="00EF50BF" w:rsidRDefault="00E93369" w:rsidP="00DE630D">
      <w:pPr>
        <w:pStyle w:val="Ttulo2"/>
        <w:rPr>
          <w:rFonts w:cs="Arial"/>
        </w:rPr>
      </w:pPr>
      <w:bookmarkStart w:id="30" w:name="_Toc462807420"/>
      <w:bookmarkStart w:id="31" w:name="_Toc477890758"/>
      <w:bookmarkStart w:id="32" w:name="_Toc484364654"/>
      <w:r w:rsidRPr="00EF50BF">
        <w:rPr>
          <w:rFonts w:cs="Arial"/>
        </w:rPr>
        <w:t>Organização do Trabalho</w:t>
      </w:r>
      <w:bookmarkEnd w:id="30"/>
      <w:bookmarkEnd w:id="31"/>
      <w:bookmarkEnd w:id="32"/>
    </w:p>
    <w:p w:rsidR="00E93369" w:rsidRPr="00EF50BF" w:rsidRDefault="00E93369" w:rsidP="00E93369">
      <w:pPr>
        <w:rPr>
          <w:rFonts w:cs="Arial"/>
          <w:b/>
        </w:rPr>
      </w:pPr>
    </w:p>
    <w:p w:rsidR="00E93369" w:rsidRPr="00EF50BF" w:rsidRDefault="00E93369" w:rsidP="00E93369">
      <w:pPr>
        <w:rPr>
          <w:rFonts w:cs="Arial"/>
        </w:rPr>
      </w:pPr>
      <w:r w:rsidRPr="00EF50BF">
        <w:rPr>
          <w:rFonts w:cs="Arial"/>
          <w:b/>
        </w:rPr>
        <w:tab/>
      </w:r>
      <w:r w:rsidRPr="00EF50BF">
        <w:rPr>
          <w:rFonts w:cs="Arial"/>
        </w:rPr>
        <w:t>O presente documento de requisitos está organizado da seguinte forma:</w:t>
      </w:r>
    </w:p>
    <w:p w:rsidR="00E93369" w:rsidRPr="00EF50BF" w:rsidRDefault="00E93369" w:rsidP="00E93369">
      <w:pPr>
        <w:pStyle w:val="PargrafodaLista"/>
        <w:numPr>
          <w:ilvl w:val="0"/>
          <w:numId w:val="5"/>
        </w:numPr>
        <w:tabs>
          <w:tab w:val="left" w:pos="284"/>
        </w:tabs>
        <w:ind w:left="0" w:firstLine="0"/>
      </w:pPr>
      <w:r w:rsidRPr="00EF50BF">
        <w:t>Capítulo 1 - Introdução ao Documento: Este capítulo tem como objetivo apresentar o projeto.</w:t>
      </w:r>
    </w:p>
    <w:p w:rsidR="00E93369" w:rsidRPr="00EF50BF" w:rsidRDefault="00E93369" w:rsidP="00E93369">
      <w:pPr>
        <w:pStyle w:val="PargrafodaLista"/>
        <w:numPr>
          <w:ilvl w:val="0"/>
          <w:numId w:val="5"/>
        </w:numPr>
        <w:tabs>
          <w:tab w:val="left" w:pos="284"/>
        </w:tabs>
        <w:ind w:left="0" w:firstLine="0"/>
      </w:pPr>
      <w:r w:rsidRPr="00EF50BF">
        <w:t>Capítulo 2 - Descrição Geral do Sistema: Aqui estão descritos de forma geral o sistema, o escopo e as principais funções.</w:t>
      </w:r>
    </w:p>
    <w:p w:rsidR="00E93369" w:rsidRPr="00EF50BF" w:rsidRDefault="00E93369" w:rsidP="00E93369">
      <w:pPr>
        <w:pStyle w:val="PargrafodaLista"/>
        <w:numPr>
          <w:ilvl w:val="0"/>
          <w:numId w:val="5"/>
        </w:numPr>
        <w:tabs>
          <w:tab w:val="left" w:pos="284"/>
        </w:tabs>
        <w:ind w:left="0" w:firstLine="0"/>
      </w:pPr>
      <w:r w:rsidRPr="00EF50BF">
        <w:lastRenderedPageBreak/>
        <w:t>Capítulo 3 - Requisitos do Sistema: Esta seção tem como finalidade descrever os requisitos do sistema.</w:t>
      </w:r>
    </w:p>
    <w:p w:rsidR="00E93369" w:rsidRPr="00EF50BF" w:rsidRDefault="00E93369" w:rsidP="00E93369">
      <w:pPr>
        <w:pStyle w:val="PargrafodaLista"/>
        <w:numPr>
          <w:ilvl w:val="0"/>
          <w:numId w:val="5"/>
        </w:numPr>
        <w:tabs>
          <w:tab w:val="left" w:pos="284"/>
        </w:tabs>
        <w:ind w:left="0" w:firstLine="0"/>
      </w:pPr>
      <w:r w:rsidRPr="00EF50BF">
        <w:t>Capítulo 4 -</w:t>
      </w:r>
      <w:proofErr w:type="gramStart"/>
      <w:r w:rsidRPr="00EF50BF">
        <w:t xml:space="preserve">  </w:t>
      </w:r>
      <w:proofErr w:type="gramEnd"/>
      <w:r w:rsidRPr="00EF50BF">
        <w:t xml:space="preserve">Análise e </w:t>
      </w:r>
      <w:r w:rsidRPr="00EF50BF">
        <w:rPr>
          <w:i/>
        </w:rPr>
        <w:t>Design</w:t>
      </w:r>
      <w:r w:rsidRPr="00EF50BF">
        <w:t>: Este capítulo tem como objetivo analisar e detalhar a solução do sistema de acordo com os requisitos levantados e validados no Capítulo 3.</w:t>
      </w:r>
    </w:p>
    <w:p w:rsidR="00E93369" w:rsidRPr="00EF50BF" w:rsidRDefault="00E93369" w:rsidP="00E93369">
      <w:pPr>
        <w:rPr>
          <w:rFonts w:cs="Arial"/>
        </w:rPr>
      </w:pPr>
    </w:p>
    <w:p w:rsidR="00E93369" w:rsidRPr="00EF50BF" w:rsidRDefault="00E93369" w:rsidP="00DE630D">
      <w:pPr>
        <w:pStyle w:val="Ttulo2"/>
        <w:rPr>
          <w:rFonts w:cs="Arial"/>
        </w:rPr>
      </w:pPr>
      <w:bookmarkStart w:id="33" w:name="_Toc462807421"/>
      <w:bookmarkStart w:id="34" w:name="_Toc477890759"/>
      <w:bookmarkStart w:id="35" w:name="_Toc484364655"/>
      <w:r w:rsidRPr="00EF50BF">
        <w:rPr>
          <w:rFonts w:cs="Arial"/>
        </w:rPr>
        <w:t>Glossário</w:t>
      </w:r>
      <w:bookmarkEnd w:id="33"/>
      <w:bookmarkEnd w:id="34"/>
      <w:bookmarkEnd w:id="35"/>
    </w:p>
    <w:p w:rsidR="00E93369" w:rsidRPr="00EF50BF" w:rsidRDefault="00E93369" w:rsidP="00E93369">
      <w:pPr>
        <w:rPr>
          <w:rFonts w:cs="Arial"/>
        </w:rPr>
      </w:pPr>
    </w:p>
    <w:p w:rsidR="008B34B7" w:rsidRPr="00EF50BF" w:rsidRDefault="008B34B7" w:rsidP="00E93369">
      <w:pPr>
        <w:pStyle w:val="PargrafodaLista"/>
        <w:numPr>
          <w:ilvl w:val="0"/>
          <w:numId w:val="6"/>
        </w:numPr>
        <w:tabs>
          <w:tab w:val="left" w:pos="284"/>
        </w:tabs>
        <w:ind w:left="0" w:firstLine="0"/>
      </w:pPr>
      <w:r w:rsidRPr="00EF50BF">
        <w:rPr>
          <w:i/>
        </w:rPr>
        <w:t>Conta</w:t>
      </w:r>
      <w:r w:rsidRPr="00EF50BF">
        <w:t xml:space="preserve">: Pode-se entender conta, como sendo </w:t>
      </w:r>
      <w:proofErr w:type="gramStart"/>
      <w:r w:rsidRPr="00EF50BF">
        <w:t>um</w:t>
      </w:r>
      <w:proofErr w:type="gramEnd"/>
    </w:p>
    <w:p w:rsidR="0002776F" w:rsidRPr="00EF50BF" w:rsidRDefault="008B34B7" w:rsidP="0002776F">
      <w:pPr>
        <w:pStyle w:val="CitaoDireta"/>
        <w:rPr>
          <w:rStyle w:val="CitaoDiretaChar"/>
          <w:rFonts w:cs="Arial"/>
        </w:rPr>
      </w:pPr>
      <w:proofErr w:type="gramStart"/>
      <w:r w:rsidRPr="00EF50BF">
        <w:rPr>
          <w:rStyle w:val="CitaoDiretaChar"/>
          <w:rFonts w:cs="Arial"/>
        </w:rPr>
        <w:t>título</w:t>
      </w:r>
      <w:proofErr w:type="gramEnd"/>
      <w:r w:rsidRPr="00EF50BF">
        <w:rPr>
          <w:rStyle w:val="CitaoDiretaChar"/>
          <w:rFonts w:cs="Arial"/>
        </w:rPr>
        <w:t xml:space="preserve"> que constitui indicação geral do assunto, da categoria contábil, elemento ou rubrica de um plano de contas. No entender de Lopes de Sá: “instrumento de registro contábil relativo a fatos da mesma natureza e que se identifica por um título, contendo registros que informam sobre a evolução transformadora do aludido objeto, qualificando, quantificando, historiando no tempo e apresentando saldos devedores ou credores de acordo com cada caso”. </w:t>
      </w:r>
      <w:sdt>
        <w:sdtPr>
          <w:rPr>
            <w:rStyle w:val="CitaoDiretaChar"/>
            <w:rFonts w:cs="Arial"/>
          </w:rPr>
          <w:id w:val="1664900885"/>
          <w:citation/>
        </w:sdtPr>
        <w:sdtContent>
          <w:r w:rsidR="00726926" w:rsidRPr="00EF50BF">
            <w:rPr>
              <w:rStyle w:val="CitaoDiretaChar"/>
              <w:rFonts w:cs="Arial"/>
            </w:rPr>
            <w:fldChar w:fldCharType="begin"/>
          </w:r>
          <w:r w:rsidRPr="00EF50BF">
            <w:rPr>
              <w:rStyle w:val="CitaoDiretaChar"/>
              <w:rFonts w:cs="Arial"/>
            </w:rPr>
            <w:instrText xml:space="preserve">CITATION CFC09 \p 323 \l 1046 </w:instrText>
          </w:r>
          <w:r w:rsidR="00726926" w:rsidRPr="00EF50BF">
            <w:rPr>
              <w:rStyle w:val="CitaoDiretaChar"/>
              <w:rFonts w:cs="Arial"/>
            </w:rPr>
            <w:fldChar w:fldCharType="separate"/>
          </w:r>
          <w:r w:rsidR="00982022" w:rsidRPr="00982022">
            <w:rPr>
              <w:rFonts w:cs="Arial"/>
              <w:noProof/>
            </w:rPr>
            <w:t>(CFC - CONSELHO FEDERAL DE CONTABILIDADE, 2009, p. 323)</w:t>
          </w:r>
          <w:r w:rsidR="00726926" w:rsidRPr="00EF50BF">
            <w:rPr>
              <w:rStyle w:val="CitaoDiretaChar"/>
              <w:rFonts w:cs="Arial"/>
            </w:rPr>
            <w:fldChar w:fldCharType="end"/>
          </w:r>
        </w:sdtContent>
      </w:sdt>
    </w:p>
    <w:p w:rsidR="00701B53" w:rsidRPr="00EF50BF" w:rsidRDefault="00701B53" w:rsidP="0002776F">
      <w:pPr>
        <w:pStyle w:val="CitaoDireta"/>
        <w:rPr>
          <w:rStyle w:val="CitaoDiretaChar"/>
          <w:rFonts w:cs="Arial"/>
        </w:rPr>
      </w:pPr>
    </w:p>
    <w:p w:rsidR="00926BC4" w:rsidRPr="00EF50BF" w:rsidRDefault="00926BC4" w:rsidP="00187A9A">
      <w:pPr>
        <w:pStyle w:val="PargrafodaLista"/>
        <w:numPr>
          <w:ilvl w:val="0"/>
          <w:numId w:val="6"/>
        </w:numPr>
        <w:tabs>
          <w:tab w:val="left" w:pos="284"/>
        </w:tabs>
        <w:ind w:left="0" w:firstLine="0"/>
        <w:rPr>
          <w:sz w:val="28"/>
        </w:rPr>
      </w:pPr>
      <w:r w:rsidRPr="00EF50BF">
        <w:rPr>
          <w:i/>
        </w:rPr>
        <w:t>Despesas: “</w:t>
      </w:r>
      <w:r w:rsidRPr="00EF50BF">
        <w:t xml:space="preserve">Em finanças pessoais, é usual chamar de “despesa” qualquer saída de dinheiro”. </w:t>
      </w:r>
      <w:sdt>
        <w:sdtPr>
          <w:id w:val="-424729520"/>
          <w:citation/>
        </w:sdtPr>
        <w:sdtContent>
          <w:r w:rsidR="00726926" w:rsidRPr="00EF50BF">
            <w:fldChar w:fldCharType="begin"/>
          </w:r>
          <w:r w:rsidRPr="00EF50BF">
            <w:instrText xml:space="preserve">CITATION CON151 \l 1046 </w:instrText>
          </w:r>
          <w:r w:rsidR="00726926" w:rsidRPr="00EF50BF">
            <w:fldChar w:fldCharType="separate"/>
          </w:r>
          <w:r w:rsidR="00982022">
            <w:rPr>
              <w:noProof/>
            </w:rPr>
            <w:t>(CFA-CRAS - CONSELHOS FEDERAIS E REGIONAIS DE ADMINISTRAÇÃO, 2015)</w:t>
          </w:r>
          <w:r w:rsidR="00726926" w:rsidRPr="00EF50BF">
            <w:fldChar w:fldCharType="end"/>
          </w:r>
        </w:sdtContent>
      </w:sdt>
    </w:p>
    <w:p w:rsidR="00926BC4" w:rsidRPr="00EF50BF" w:rsidRDefault="00926BC4" w:rsidP="00312811">
      <w:pPr>
        <w:pStyle w:val="PargrafodaLista"/>
        <w:numPr>
          <w:ilvl w:val="0"/>
          <w:numId w:val="6"/>
        </w:numPr>
        <w:tabs>
          <w:tab w:val="left" w:pos="284"/>
        </w:tabs>
        <w:ind w:left="0" w:firstLine="0"/>
        <w:rPr>
          <w:sz w:val="28"/>
        </w:rPr>
      </w:pPr>
      <w:r w:rsidRPr="00EF50BF">
        <w:rPr>
          <w:i/>
        </w:rPr>
        <w:t>Finanças Pessoais</w:t>
      </w:r>
      <w:r w:rsidRPr="00EF50BF">
        <w:t xml:space="preserve">: São “técnicas e práticas de gestão financeira, quando aplicadas a indivíduos e </w:t>
      </w:r>
      <w:proofErr w:type="gramStart"/>
      <w:r w:rsidRPr="00EF50BF">
        <w:t>famílias(</w:t>
      </w:r>
      <w:proofErr w:type="gramEnd"/>
      <w:r w:rsidRPr="00EF50BF">
        <w:t xml:space="preserve">...)”. </w:t>
      </w:r>
      <w:sdt>
        <w:sdtPr>
          <w:id w:val="1781059953"/>
          <w:citation/>
        </w:sdtPr>
        <w:sdtContent>
          <w:r w:rsidR="00726926" w:rsidRPr="00EF50BF">
            <w:fldChar w:fldCharType="begin"/>
          </w:r>
          <w:r w:rsidRPr="00EF50BF">
            <w:instrText xml:space="preserve">CITATION CON151 \l 1046 </w:instrText>
          </w:r>
          <w:r w:rsidR="00726926" w:rsidRPr="00EF50BF">
            <w:fldChar w:fldCharType="separate"/>
          </w:r>
          <w:r w:rsidR="00982022">
            <w:rPr>
              <w:noProof/>
            </w:rPr>
            <w:t>(CFA-CRAS - CONSELHOS FEDERAIS E REGIONAIS DE ADMINISTRAÇÃO, 2015)</w:t>
          </w:r>
          <w:r w:rsidR="00726926" w:rsidRPr="00EF50BF">
            <w:fldChar w:fldCharType="end"/>
          </w:r>
        </w:sdtContent>
      </w:sdt>
    </w:p>
    <w:p w:rsidR="00926BC4" w:rsidRPr="00EF50BF" w:rsidRDefault="00926BC4" w:rsidP="005C068B">
      <w:pPr>
        <w:pStyle w:val="PargrafodaLista"/>
        <w:numPr>
          <w:ilvl w:val="0"/>
          <w:numId w:val="6"/>
        </w:numPr>
        <w:tabs>
          <w:tab w:val="left" w:pos="284"/>
        </w:tabs>
        <w:ind w:left="0" w:firstLine="0"/>
      </w:pPr>
      <w:r w:rsidRPr="00EF50BF">
        <w:rPr>
          <w:i/>
        </w:rPr>
        <w:t>Moeda estrangeira</w:t>
      </w:r>
      <w:r w:rsidRPr="00EF50BF">
        <w:t xml:space="preserve">: Pode ser definida como </w:t>
      </w:r>
      <w:r w:rsidR="000F046E" w:rsidRPr="00EF50BF">
        <w:t>qualquer moeda diferente da moeda nacional.</w:t>
      </w:r>
    </w:p>
    <w:p w:rsidR="00926BC4" w:rsidRPr="00EF50BF" w:rsidRDefault="00926BC4" w:rsidP="005C068B">
      <w:pPr>
        <w:pStyle w:val="PargrafodaLista"/>
        <w:numPr>
          <w:ilvl w:val="0"/>
          <w:numId w:val="6"/>
        </w:numPr>
        <w:tabs>
          <w:tab w:val="left" w:pos="284"/>
        </w:tabs>
        <w:ind w:left="0" w:firstLine="0"/>
      </w:pPr>
      <w:r w:rsidRPr="00EF50BF">
        <w:rPr>
          <w:i/>
        </w:rPr>
        <w:t xml:space="preserve">Moeda </w:t>
      </w:r>
      <w:r w:rsidR="00701B53" w:rsidRPr="00EF50BF">
        <w:rPr>
          <w:i/>
        </w:rPr>
        <w:t>corrente</w:t>
      </w:r>
      <w:r w:rsidR="00703EBD" w:rsidRPr="00EF50BF">
        <w:t>: É</w:t>
      </w:r>
      <w:r w:rsidRPr="00EF50BF">
        <w:t xml:space="preserve"> a moeda </w:t>
      </w:r>
      <w:r w:rsidR="000F046E" w:rsidRPr="00EF50BF">
        <w:t>do ambiente econômico principal em que o usuário opera.</w:t>
      </w:r>
    </w:p>
    <w:p w:rsidR="00926BC4" w:rsidRPr="00EF50BF" w:rsidRDefault="00926BC4" w:rsidP="00312811">
      <w:pPr>
        <w:pStyle w:val="PargrafodaLista"/>
        <w:numPr>
          <w:ilvl w:val="0"/>
          <w:numId w:val="6"/>
        </w:numPr>
        <w:tabs>
          <w:tab w:val="left" w:pos="284"/>
        </w:tabs>
        <w:ind w:left="0" w:firstLine="0"/>
      </w:pPr>
      <w:r w:rsidRPr="00EF50BF">
        <w:rPr>
          <w:i/>
        </w:rPr>
        <w:t>Orçamento</w:t>
      </w:r>
      <w:r w:rsidRPr="00EF50BF">
        <w:t xml:space="preserve">: É projeção de receitas e gastos que uma família elabora para determinado período. </w:t>
      </w:r>
    </w:p>
    <w:p w:rsidR="00926BC4" w:rsidRPr="00EF50BF" w:rsidRDefault="00926BC4" w:rsidP="00312811">
      <w:pPr>
        <w:pStyle w:val="PargrafodaLista"/>
        <w:numPr>
          <w:ilvl w:val="0"/>
          <w:numId w:val="6"/>
        </w:numPr>
        <w:tabs>
          <w:tab w:val="left" w:pos="284"/>
        </w:tabs>
        <w:ind w:left="0" w:firstLine="0"/>
      </w:pPr>
      <w:r w:rsidRPr="00EF50BF">
        <w:rPr>
          <w:i/>
        </w:rPr>
        <w:t xml:space="preserve">Receitas: </w:t>
      </w:r>
      <w:r w:rsidRPr="00EF50BF">
        <w:t>Representam as entradas de dinheiro do indivíduo, como aquela</w:t>
      </w:r>
      <w:proofErr w:type="gramStart"/>
      <w:r w:rsidRPr="00EF50BF">
        <w:t xml:space="preserve">   </w:t>
      </w:r>
      <w:proofErr w:type="gramEnd"/>
      <w:r w:rsidRPr="00EF50BF">
        <w:t xml:space="preserve">obtida por atividade profissional (salários, comissões, </w:t>
      </w:r>
      <w:r w:rsidRPr="00EF50BF">
        <w:rPr>
          <w:i/>
        </w:rPr>
        <w:t>pró-labore</w:t>
      </w:r>
      <w:r w:rsidRPr="00EF50BF">
        <w:t xml:space="preserve">, entre outros), rendas oriundas dos ativos (aluguéis recebidos, juros de investimentos, dividendos etc.) ou outros tipos de renda. </w:t>
      </w:r>
      <w:sdt>
        <w:sdtPr>
          <w:id w:val="596141800"/>
          <w:citation/>
        </w:sdtPr>
        <w:sdtContent>
          <w:r w:rsidR="00726926" w:rsidRPr="00EF50BF">
            <w:fldChar w:fldCharType="begin"/>
          </w:r>
          <w:r w:rsidRPr="00EF50BF">
            <w:instrText xml:space="preserve">CITATION CON151 \l 1046 </w:instrText>
          </w:r>
          <w:r w:rsidR="00726926" w:rsidRPr="00EF50BF">
            <w:fldChar w:fldCharType="separate"/>
          </w:r>
          <w:r w:rsidR="00982022">
            <w:rPr>
              <w:noProof/>
            </w:rPr>
            <w:t>(CFA-CRAS - CONSELHOS FEDERAIS E REGIONAIS DE ADMINISTRAÇÃO, 2015)</w:t>
          </w:r>
          <w:r w:rsidR="00726926" w:rsidRPr="00EF50BF">
            <w:fldChar w:fldCharType="end"/>
          </w:r>
        </w:sdtContent>
      </w:sdt>
    </w:p>
    <w:p w:rsidR="00926BC4" w:rsidRPr="00EF50BF" w:rsidRDefault="00926BC4" w:rsidP="00E93369">
      <w:pPr>
        <w:pStyle w:val="PargrafodaLista"/>
        <w:numPr>
          <w:ilvl w:val="0"/>
          <w:numId w:val="6"/>
        </w:numPr>
        <w:tabs>
          <w:tab w:val="left" w:pos="284"/>
        </w:tabs>
        <w:ind w:left="0" w:firstLine="0"/>
      </w:pPr>
      <w:r w:rsidRPr="00EF50BF">
        <w:rPr>
          <w:i/>
        </w:rPr>
        <w:t>Saldo</w:t>
      </w:r>
      <w:r w:rsidRPr="00EF50BF">
        <w:t>: É a diferença entre as receitas totais e as despesas totais em um determinado período ou entre a soma dos débitos e a soma dos créditos de uma determinada conta de receita ou despesa.</w:t>
      </w:r>
    </w:p>
    <w:p w:rsidR="00926BC4" w:rsidRPr="00EF50BF" w:rsidRDefault="00926BC4" w:rsidP="005C068B">
      <w:pPr>
        <w:pStyle w:val="PargrafodaLista"/>
        <w:numPr>
          <w:ilvl w:val="0"/>
          <w:numId w:val="6"/>
        </w:numPr>
        <w:tabs>
          <w:tab w:val="left" w:pos="284"/>
        </w:tabs>
        <w:ind w:left="0" w:firstLine="0"/>
      </w:pPr>
      <w:r w:rsidRPr="00EF50BF">
        <w:rPr>
          <w:i/>
        </w:rPr>
        <w:lastRenderedPageBreak/>
        <w:t>Taxa de câmbio</w:t>
      </w:r>
      <w:r w:rsidRPr="00EF50BF">
        <w:t xml:space="preserve">: “Taxa de câmbio é o preço de uma moeda estrangeira medido em unidades ou frações (centavos) da moeda nacional”. </w:t>
      </w:r>
      <w:sdt>
        <w:sdtPr>
          <w:id w:val="654419389"/>
          <w:citation/>
        </w:sdtPr>
        <w:sdtContent>
          <w:r w:rsidR="00726926" w:rsidRPr="00EF50BF">
            <w:fldChar w:fldCharType="begin"/>
          </w:r>
          <w:r w:rsidRPr="00EF50BF">
            <w:instrText xml:space="preserve"> CITATION BCB14 \l 1046 </w:instrText>
          </w:r>
          <w:r w:rsidR="00726926" w:rsidRPr="00EF50BF">
            <w:fldChar w:fldCharType="separate"/>
          </w:r>
          <w:r w:rsidR="00982022">
            <w:rPr>
              <w:noProof/>
            </w:rPr>
            <w:t>(BCB - BANCO CENTRAL DO BRASIL, 2014)</w:t>
          </w:r>
          <w:r w:rsidR="00726926" w:rsidRPr="00EF50BF">
            <w:fldChar w:fldCharType="end"/>
          </w:r>
        </w:sdtContent>
      </w:sdt>
    </w:p>
    <w:p w:rsidR="00926BC4" w:rsidRPr="00EF50BF" w:rsidRDefault="00926BC4" w:rsidP="00926BC4">
      <w:pPr>
        <w:pStyle w:val="PargrafodaLista"/>
      </w:pPr>
    </w:p>
    <w:p w:rsidR="00E93369" w:rsidRPr="00EF50BF" w:rsidRDefault="00E93369" w:rsidP="00F959A8">
      <w:pPr>
        <w:rPr>
          <w:rFonts w:cs="Arial"/>
        </w:rPr>
      </w:pPr>
      <w:r w:rsidRPr="00EF50BF">
        <w:rPr>
          <w:rFonts w:cs="Arial"/>
        </w:rPr>
        <w:br w:type="page"/>
      </w:r>
    </w:p>
    <w:p w:rsidR="00E93369" w:rsidRPr="00EF50BF" w:rsidRDefault="00E93369" w:rsidP="00E93369">
      <w:pPr>
        <w:pStyle w:val="Ttulo1"/>
        <w:rPr>
          <w:rFonts w:cs="Arial"/>
        </w:rPr>
      </w:pPr>
      <w:bookmarkStart w:id="36" w:name="_Toc462807422"/>
      <w:bookmarkStart w:id="37" w:name="_Toc477890760"/>
      <w:bookmarkStart w:id="38" w:name="_Toc484364656"/>
      <w:r w:rsidRPr="00EF50BF">
        <w:rPr>
          <w:rFonts w:cs="Arial"/>
        </w:rPr>
        <w:lastRenderedPageBreak/>
        <w:t xml:space="preserve">DESCRIÇÃO DO </w:t>
      </w:r>
      <w:bookmarkEnd w:id="36"/>
      <w:r w:rsidR="003E68F3">
        <w:rPr>
          <w:rFonts w:cs="Arial"/>
        </w:rPr>
        <w:t>sistema</w:t>
      </w:r>
      <w:bookmarkEnd w:id="37"/>
      <w:bookmarkEnd w:id="38"/>
    </w:p>
    <w:p w:rsidR="00E93369" w:rsidRPr="00EF50BF" w:rsidRDefault="00E93369" w:rsidP="00E93369">
      <w:pPr>
        <w:rPr>
          <w:rFonts w:cs="Arial"/>
          <w:b/>
        </w:rPr>
      </w:pPr>
    </w:p>
    <w:p w:rsidR="00E93369" w:rsidRPr="00EF50BF" w:rsidRDefault="00E93369" w:rsidP="00DE630D">
      <w:pPr>
        <w:pStyle w:val="Ttulo2"/>
        <w:rPr>
          <w:rFonts w:cs="Arial"/>
        </w:rPr>
      </w:pPr>
      <w:bookmarkStart w:id="39" w:name="_Toc462807423"/>
      <w:bookmarkStart w:id="40" w:name="_Toc477890761"/>
      <w:bookmarkStart w:id="41" w:name="_Toc484364657"/>
      <w:r w:rsidRPr="00EF50BF">
        <w:rPr>
          <w:rFonts w:cs="Arial"/>
        </w:rPr>
        <w:t>Descrição do Problema</w:t>
      </w:r>
      <w:bookmarkEnd w:id="39"/>
      <w:bookmarkEnd w:id="40"/>
      <w:bookmarkEnd w:id="41"/>
    </w:p>
    <w:p w:rsidR="00E93369" w:rsidRPr="00EF50BF" w:rsidRDefault="00E93369" w:rsidP="00E93369">
      <w:pPr>
        <w:rPr>
          <w:rFonts w:cs="Arial"/>
          <w:b/>
        </w:rPr>
      </w:pPr>
      <w:r w:rsidRPr="00EF50BF">
        <w:rPr>
          <w:rFonts w:cs="Arial"/>
          <w:b/>
        </w:rPr>
        <w:tab/>
      </w:r>
    </w:p>
    <w:p w:rsidR="00E93369" w:rsidRPr="00EF50BF" w:rsidRDefault="00E93369" w:rsidP="00E93369">
      <w:pPr>
        <w:rPr>
          <w:rFonts w:cs="Arial"/>
        </w:rPr>
      </w:pPr>
      <w:r w:rsidRPr="00EF50BF">
        <w:rPr>
          <w:rFonts w:cs="Arial"/>
          <w:b/>
        </w:rPr>
        <w:tab/>
      </w:r>
      <w:r w:rsidRPr="00EF50BF">
        <w:rPr>
          <w:rFonts w:cs="Arial"/>
        </w:rPr>
        <w:t xml:space="preserve">De acordo com pesquisa realizada pelo SPC (2016), somente 38% dos brasileiros se sentem seguros para gerir e organizar a própria vida financeira, o que pode acarretar problemas financeiros, como dívidas, inadimplemento, e dificuldade para a aquisição de bens e administração de imprevistos. Para que esse problema seja resolvido, é preciso educação financeira para que haja a conscientização da importância do planejamento financeiro contínuo e de longo prazo para garantir uma boa organização no orçamento pessoal e/ou familiar. </w:t>
      </w:r>
      <w:r w:rsidR="00184521" w:rsidRPr="00EF50BF">
        <w:rPr>
          <w:rFonts w:cs="Arial"/>
        </w:rPr>
        <w:t xml:space="preserve"> </w:t>
      </w:r>
      <w:sdt>
        <w:sdtPr>
          <w:rPr>
            <w:rFonts w:cs="Arial"/>
          </w:rPr>
          <w:id w:val="1681845909"/>
          <w:citation/>
        </w:sdtPr>
        <w:sdtContent>
          <w:r w:rsidR="00726926" w:rsidRPr="00EF50BF">
            <w:rPr>
              <w:rFonts w:cs="Arial"/>
            </w:rPr>
            <w:fldChar w:fldCharType="begin"/>
          </w:r>
          <w:r w:rsidRPr="00EF50BF">
            <w:rPr>
              <w:rFonts w:cs="Arial"/>
            </w:rPr>
            <w:instrText xml:space="preserve">CITATION GRÜ07 \l 1046 </w:instrText>
          </w:r>
          <w:r w:rsidR="00726926" w:rsidRPr="00EF50BF">
            <w:rPr>
              <w:rFonts w:cs="Arial"/>
            </w:rPr>
            <w:fldChar w:fldCharType="separate"/>
          </w:r>
          <w:r w:rsidR="00982022" w:rsidRPr="00982022">
            <w:rPr>
              <w:rFonts w:cs="Arial"/>
              <w:noProof/>
            </w:rPr>
            <w:t>(GRÜSSNER, 2007)</w:t>
          </w:r>
          <w:r w:rsidR="00726926" w:rsidRPr="00EF50BF">
            <w:rPr>
              <w:rFonts w:cs="Arial"/>
            </w:rPr>
            <w:fldChar w:fldCharType="end"/>
          </w:r>
        </w:sdtContent>
      </w:sdt>
    </w:p>
    <w:p w:rsidR="00E93369" w:rsidRPr="00EF50BF" w:rsidRDefault="00E93369" w:rsidP="00E93369">
      <w:pPr>
        <w:rPr>
          <w:rFonts w:cs="Arial"/>
        </w:rPr>
      </w:pPr>
    </w:p>
    <w:p w:rsidR="00E93369" w:rsidRPr="00EF50BF" w:rsidRDefault="00E93369" w:rsidP="00E93369">
      <w:pPr>
        <w:rPr>
          <w:rFonts w:cs="Arial"/>
        </w:rPr>
      </w:pPr>
      <w:r w:rsidRPr="00EF50BF">
        <w:rPr>
          <w:rFonts w:cs="Arial"/>
        </w:rPr>
        <w:tab/>
        <w:t>Com isso será possível alcança</w:t>
      </w:r>
      <w:r w:rsidR="007E1A95">
        <w:rPr>
          <w:rFonts w:cs="Arial"/>
        </w:rPr>
        <w:t>r</w:t>
      </w:r>
      <w:r w:rsidRPr="00EF50BF">
        <w:rPr>
          <w:rFonts w:cs="Arial"/>
        </w:rPr>
        <w:t xml:space="preserve"> alguns benefícios ao usuário, de acordo com o Banco Central do Brasil (2013), como:</w:t>
      </w:r>
    </w:p>
    <w:p w:rsidR="00E93369" w:rsidRPr="00EF50BF" w:rsidRDefault="00E93369" w:rsidP="00E93369">
      <w:pPr>
        <w:rPr>
          <w:rFonts w:cs="Arial"/>
        </w:rPr>
      </w:pPr>
      <w:r w:rsidRPr="00EF50BF">
        <w:rPr>
          <w:rFonts w:cs="Arial"/>
        </w:rPr>
        <w:t xml:space="preserve">1. </w:t>
      </w:r>
      <w:proofErr w:type="gramStart"/>
      <w:r w:rsidRPr="00EF50BF">
        <w:rPr>
          <w:rFonts w:cs="Arial"/>
        </w:rPr>
        <w:t>conhecer</w:t>
      </w:r>
      <w:proofErr w:type="gramEnd"/>
      <w:r w:rsidRPr="00EF50BF">
        <w:rPr>
          <w:rFonts w:cs="Arial"/>
        </w:rPr>
        <w:t xml:space="preserve"> sua real situação financeira, auxiliando no planejamento financeiro;</w:t>
      </w:r>
    </w:p>
    <w:p w:rsidR="00E93369" w:rsidRPr="00EF50BF" w:rsidRDefault="00E93369" w:rsidP="00E93369">
      <w:pPr>
        <w:rPr>
          <w:rFonts w:cs="Arial"/>
        </w:rPr>
      </w:pPr>
      <w:r w:rsidRPr="00EF50BF">
        <w:rPr>
          <w:rFonts w:cs="Arial"/>
        </w:rPr>
        <w:t xml:space="preserve">2. </w:t>
      </w:r>
      <w:proofErr w:type="gramStart"/>
      <w:r w:rsidRPr="00EF50BF">
        <w:rPr>
          <w:rFonts w:cs="Arial"/>
        </w:rPr>
        <w:t>definir</w:t>
      </w:r>
      <w:proofErr w:type="gramEnd"/>
      <w:r w:rsidRPr="00EF50BF">
        <w:rPr>
          <w:rFonts w:cs="Arial"/>
        </w:rPr>
        <w:t xml:space="preserve"> prioridades, ou seja, o que é mais importante para o usuário e sua família;</w:t>
      </w:r>
    </w:p>
    <w:p w:rsidR="00E93369" w:rsidRPr="00EF50BF" w:rsidRDefault="00E93369" w:rsidP="00E93369">
      <w:pPr>
        <w:rPr>
          <w:rFonts w:cs="Arial"/>
        </w:rPr>
      </w:pPr>
      <w:r w:rsidRPr="00EF50BF">
        <w:rPr>
          <w:rFonts w:cs="Arial"/>
        </w:rPr>
        <w:t xml:space="preserve">3. </w:t>
      </w:r>
      <w:proofErr w:type="gramStart"/>
      <w:r w:rsidRPr="00EF50BF">
        <w:rPr>
          <w:rFonts w:cs="Arial"/>
        </w:rPr>
        <w:t>identificar</w:t>
      </w:r>
      <w:proofErr w:type="gramEnd"/>
      <w:r w:rsidRPr="00EF50BF">
        <w:rPr>
          <w:rFonts w:cs="Arial"/>
        </w:rPr>
        <w:t xml:space="preserve"> e entender hábitos de consumo, o modo como é gosto o dinheiro;</w:t>
      </w:r>
    </w:p>
    <w:p w:rsidR="00E93369" w:rsidRPr="00EF50BF" w:rsidRDefault="00E93369" w:rsidP="00E93369">
      <w:pPr>
        <w:rPr>
          <w:rFonts w:cs="Arial"/>
        </w:rPr>
      </w:pPr>
      <w:r w:rsidRPr="00EF50BF">
        <w:rPr>
          <w:rFonts w:cs="Arial"/>
        </w:rPr>
        <w:t xml:space="preserve">4. </w:t>
      </w:r>
      <w:proofErr w:type="gramStart"/>
      <w:r w:rsidRPr="00EF50BF">
        <w:rPr>
          <w:rFonts w:cs="Arial"/>
        </w:rPr>
        <w:t>organizar</w:t>
      </w:r>
      <w:proofErr w:type="gramEnd"/>
      <w:r w:rsidRPr="00EF50BF">
        <w:rPr>
          <w:rFonts w:cs="Arial"/>
        </w:rPr>
        <w:t xml:space="preserve"> sua vida financeira e patrimonial;</w:t>
      </w:r>
    </w:p>
    <w:p w:rsidR="00E93369" w:rsidRPr="00EF50BF" w:rsidRDefault="00E93369" w:rsidP="00E93369">
      <w:pPr>
        <w:rPr>
          <w:rFonts w:cs="Arial"/>
        </w:rPr>
      </w:pPr>
      <w:r w:rsidRPr="00EF50BF">
        <w:rPr>
          <w:rFonts w:cs="Arial"/>
        </w:rPr>
        <w:t xml:space="preserve">5. </w:t>
      </w:r>
      <w:proofErr w:type="gramStart"/>
      <w:r w:rsidRPr="00EF50BF">
        <w:rPr>
          <w:rFonts w:cs="Arial"/>
        </w:rPr>
        <w:t>administrar</w:t>
      </w:r>
      <w:proofErr w:type="gramEnd"/>
      <w:r w:rsidRPr="00EF50BF">
        <w:rPr>
          <w:rFonts w:cs="Arial"/>
        </w:rPr>
        <w:t xml:space="preserve"> imprevistos, lidando melhor com o que acontece fora do planejado.</w:t>
      </w:r>
    </w:p>
    <w:p w:rsidR="00E93369" w:rsidRPr="00EF50BF" w:rsidRDefault="00E93369" w:rsidP="00E93369">
      <w:pPr>
        <w:rPr>
          <w:rFonts w:cs="Arial"/>
        </w:rPr>
      </w:pPr>
    </w:p>
    <w:p w:rsidR="00E93369" w:rsidRPr="00EF50BF" w:rsidRDefault="00E93369" w:rsidP="00E93369">
      <w:pPr>
        <w:rPr>
          <w:rFonts w:cs="Arial"/>
        </w:rPr>
      </w:pPr>
      <w:r w:rsidRPr="00EF50BF">
        <w:rPr>
          <w:rFonts w:cs="Arial"/>
        </w:rPr>
        <w:tab/>
        <w:t>Assim, o usuário do aplicativo será diretamente afetado e beneficiado pelo seu uso; e, de modo direto ou indireto, todos aqueles que estão ligados a esse orçamento de alguma forma, como filhos, cônjuge, parceiro.</w:t>
      </w:r>
    </w:p>
    <w:p w:rsidR="00E93369" w:rsidRPr="00EF50BF" w:rsidRDefault="00E93369" w:rsidP="00E93369">
      <w:pPr>
        <w:rPr>
          <w:rFonts w:cs="Arial"/>
          <w:szCs w:val="26"/>
        </w:rPr>
      </w:pPr>
    </w:p>
    <w:p w:rsidR="00E93369" w:rsidRPr="00EF50BF" w:rsidRDefault="00E93369" w:rsidP="00DE630D">
      <w:pPr>
        <w:pStyle w:val="Ttulo2"/>
        <w:rPr>
          <w:rFonts w:cs="Arial"/>
        </w:rPr>
      </w:pPr>
      <w:bookmarkStart w:id="42" w:name="_Toc462807424"/>
      <w:bookmarkStart w:id="43" w:name="_Toc477890762"/>
      <w:bookmarkStart w:id="44" w:name="_Toc484364658"/>
      <w:r w:rsidRPr="00EF50BF">
        <w:rPr>
          <w:rFonts w:cs="Arial"/>
        </w:rPr>
        <w:t>Objetivo do Sistema</w:t>
      </w:r>
      <w:bookmarkEnd w:id="42"/>
      <w:bookmarkEnd w:id="43"/>
      <w:bookmarkEnd w:id="44"/>
    </w:p>
    <w:p w:rsidR="00E93369" w:rsidRPr="00EF50BF" w:rsidRDefault="00E93369" w:rsidP="00E93369">
      <w:pPr>
        <w:rPr>
          <w:rFonts w:cs="Arial"/>
        </w:rPr>
      </w:pPr>
    </w:p>
    <w:p w:rsidR="00E93369" w:rsidRPr="00EF50BF" w:rsidRDefault="00E93369" w:rsidP="00E93369">
      <w:pPr>
        <w:ind w:firstLine="708"/>
        <w:rPr>
          <w:rFonts w:cs="Arial"/>
        </w:rPr>
      </w:pPr>
      <w:r w:rsidRPr="006F2C3A">
        <w:rPr>
          <w:rFonts w:cs="Arial"/>
        </w:rPr>
        <w:t xml:space="preserve">O </w:t>
      </w:r>
      <w:proofErr w:type="spellStart"/>
      <w:r w:rsidR="003579FE" w:rsidRPr="006F2C3A">
        <w:rPr>
          <w:rFonts w:cs="Arial"/>
          <w:i/>
        </w:rPr>
        <w:t>Count</w:t>
      </w:r>
      <w:proofErr w:type="spellEnd"/>
      <w:r w:rsidR="003579FE" w:rsidRPr="006F2C3A">
        <w:rPr>
          <w:rFonts w:cs="Arial"/>
          <w:i/>
        </w:rPr>
        <w:t xml:space="preserve"> </w:t>
      </w:r>
      <w:proofErr w:type="spellStart"/>
      <w:r w:rsidR="003579FE" w:rsidRPr="006F2C3A">
        <w:rPr>
          <w:rFonts w:cs="Arial"/>
          <w:i/>
        </w:rPr>
        <w:t>App</w:t>
      </w:r>
      <w:proofErr w:type="spellEnd"/>
      <w:r w:rsidR="003579FE" w:rsidRPr="006F2C3A">
        <w:rPr>
          <w:rFonts w:cs="Arial"/>
        </w:rPr>
        <w:t xml:space="preserve"> </w:t>
      </w:r>
      <w:r w:rsidRPr="006F2C3A">
        <w:rPr>
          <w:rFonts w:cs="Arial"/>
        </w:rPr>
        <w:t xml:space="preserve">tem como objetivo possibilitar que o usuário visualize o fluxo de entradas </w:t>
      </w:r>
      <w:r w:rsidR="00B90799">
        <w:rPr>
          <w:rFonts w:cs="Arial"/>
        </w:rPr>
        <w:t>e saídas de recursos monetários e</w:t>
      </w:r>
      <w:r w:rsidRPr="006F2C3A">
        <w:rPr>
          <w:rFonts w:cs="Arial"/>
        </w:rPr>
        <w:t xml:space="preserve"> o saldo </w:t>
      </w:r>
      <w:r w:rsidR="005965C8">
        <w:rPr>
          <w:rFonts w:cs="Arial"/>
        </w:rPr>
        <w:t>final em um determinado período</w:t>
      </w:r>
      <w:r w:rsidRPr="006F2C3A">
        <w:rPr>
          <w:rFonts w:cs="Arial"/>
        </w:rPr>
        <w:t xml:space="preserve">. </w:t>
      </w:r>
      <w:r w:rsidR="00C224F6" w:rsidRPr="006F2C3A">
        <w:rPr>
          <w:rFonts w:cs="Arial"/>
        </w:rPr>
        <w:t xml:space="preserve">Esse </w:t>
      </w:r>
      <w:proofErr w:type="spellStart"/>
      <w:r w:rsidR="00C224F6" w:rsidRPr="006F2C3A">
        <w:rPr>
          <w:rFonts w:cs="Arial"/>
          <w:i/>
        </w:rPr>
        <w:t>app</w:t>
      </w:r>
      <w:proofErr w:type="spellEnd"/>
      <w:r w:rsidRPr="006F2C3A">
        <w:rPr>
          <w:rFonts w:cs="Arial"/>
        </w:rPr>
        <w:t xml:space="preserve"> é uma ferramenta que pode auxiliar a gerenciar as finanças pessoais do usuário do sistema e, consequentemente, a elaboração</w:t>
      </w:r>
      <w:r w:rsidRPr="00EF50BF">
        <w:rPr>
          <w:rFonts w:cs="Arial"/>
        </w:rPr>
        <w:t xml:space="preserve"> de um orçamento pessoal. Para isso, é necessário seguir alguns passos:</w:t>
      </w:r>
    </w:p>
    <w:p w:rsidR="00E93369" w:rsidRPr="00EF50BF" w:rsidRDefault="00E93369" w:rsidP="00E93369">
      <w:pPr>
        <w:rPr>
          <w:rFonts w:cs="Arial"/>
        </w:rPr>
      </w:pPr>
      <w:r w:rsidRPr="00EF50BF">
        <w:rPr>
          <w:rFonts w:cs="Arial"/>
        </w:rPr>
        <w:lastRenderedPageBreak/>
        <w:t>- Registrar todas as receitas – informar o valor, data e fonte, como salário, aluguel, comissão de vendas, aplicações financeiras, benefícios assistenciais de programas sociais do governo etc.;</w:t>
      </w:r>
    </w:p>
    <w:p w:rsidR="00E93369" w:rsidRPr="00EF50BF" w:rsidRDefault="00E93369" w:rsidP="00E93369">
      <w:pPr>
        <w:rPr>
          <w:rFonts w:cs="Arial"/>
        </w:rPr>
      </w:pPr>
      <w:r w:rsidRPr="00EF50BF">
        <w:rPr>
          <w:rFonts w:cs="Arial"/>
        </w:rPr>
        <w:t>- Registrar todas as despesas– informar o valor, data, onde gastou e o meio de pagamento utilizado (dinheiro, débito e crédito).</w:t>
      </w:r>
    </w:p>
    <w:p w:rsidR="00E93369" w:rsidRPr="00EF50BF" w:rsidRDefault="00E93369" w:rsidP="00E93369">
      <w:pPr>
        <w:rPr>
          <w:rFonts w:cs="Arial"/>
        </w:rPr>
      </w:pPr>
      <w:r w:rsidRPr="00EF50BF">
        <w:rPr>
          <w:rFonts w:cs="Arial"/>
        </w:rPr>
        <w:tab/>
        <w:t>Permitindo com isto que, tanto as receitas como as despesas possam ser agrupadas em categorias, como alimentação, saúde, salário, entre outros. Isso permitirá que o usuário tenha o conhecimento de sua fonte de renda e de seus gastos.</w:t>
      </w:r>
    </w:p>
    <w:p w:rsidR="00E93369" w:rsidRPr="00EF50BF" w:rsidRDefault="00E93369" w:rsidP="00E93369">
      <w:pPr>
        <w:rPr>
          <w:rFonts w:cs="Arial"/>
        </w:rPr>
      </w:pPr>
      <w:r w:rsidRPr="00EF50BF">
        <w:rPr>
          <w:rFonts w:cs="Arial"/>
        </w:rPr>
        <w:tab/>
        <w:t>Além disso, será possível avaliar como as finanças do usuário “se comportam ao longo do período e poderá agir, corretiva e previamente, para que seu salário e renda proporcionem o máximo de benefícios, conforto e qualidade de vida (...)</w:t>
      </w:r>
      <w:proofErr w:type="gramStart"/>
      <w:r w:rsidRPr="00EF50BF">
        <w:rPr>
          <w:rFonts w:cs="Arial"/>
        </w:rPr>
        <w:t>”.</w:t>
      </w:r>
      <w:proofErr w:type="gramEnd"/>
      <w:sdt>
        <w:sdtPr>
          <w:rPr>
            <w:rFonts w:cs="Arial"/>
          </w:rPr>
          <w:id w:val="1419438001"/>
          <w:citation/>
        </w:sdtPr>
        <w:sdtContent>
          <w:r w:rsidR="00726926" w:rsidRPr="00EF50BF">
            <w:rPr>
              <w:rFonts w:cs="Arial"/>
            </w:rPr>
            <w:fldChar w:fldCharType="begin"/>
          </w:r>
          <w:r w:rsidRPr="00EF50BF">
            <w:rPr>
              <w:rFonts w:cs="Arial"/>
            </w:rPr>
            <w:instrText xml:space="preserve">CITATION BAN13 \l 1046 </w:instrText>
          </w:r>
          <w:r w:rsidR="00726926" w:rsidRPr="00EF50BF">
            <w:rPr>
              <w:rFonts w:cs="Arial"/>
            </w:rPr>
            <w:fldChar w:fldCharType="separate"/>
          </w:r>
          <w:r w:rsidR="00982022">
            <w:rPr>
              <w:rFonts w:cs="Arial"/>
              <w:noProof/>
            </w:rPr>
            <w:t xml:space="preserve"> </w:t>
          </w:r>
          <w:r w:rsidR="00982022" w:rsidRPr="00982022">
            <w:rPr>
              <w:rFonts w:cs="Arial"/>
              <w:noProof/>
            </w:rPr>
            <w:t>(BCB - BANCO CENTRAL DO BRASIL, 2013b)</w:t>
          </w:r>
          <w:r w:rsidR="00726926" w:rsidRPr="00EF50BF">
            <w:rPr>
              <w:rFonts w:cs="Arial"/>
            </w:rPr>
            <w:fldChar w:fldCharType="end"/>
          </w:r>
        </w:sdtContent>
      </w:sdt>
      <w:r w:rsidRPr="00EF50BF">
        <w:rPr>
          <w:rFonts w:cs="Arial"/>
        </w:rPr>
        <w:t>. Também há a possibilidade de avaliar se o saldo final do período foi deficitário</w:t>
      </w:r>
      <w:r w:rsidRPr="00EF50BF">
        <w:rPr>
          <w:rStyle w:val="Refdenotaderodap"/>
          <w:rFonts w:cs="Arial"/>
        </w:rPr>
        <w:footnoteReference w:id="1"/>
      </w:r>
      <w:r w:rsidRPr="00EF50BF">
        <w:rPr>
          <w:rFonts w:cs="Arial"/>
        </w:rPr>
        <w:t xml:space="preserve">, neutro </w:t>
      </w:r>
      <w:r w:rsidRPr="00EF50BF">
        <w:rPr>
          <w:rStyle w:val="Refdenotaderodap"/>
          <w:rFonts w:cs="Arial"/>
        </w:rPr>
        <w:footnoteReference w:id="2"/>
      </w:r>
      <w:r w:rsidRPr="00EF50BF">
        <w:rPr>
          <w:rFonts w:cs="Arial"/>
        </w:rPr>
        <w:t>ou superavitário</w:t>
      </w:r>
      <w:r w:rsidRPr="00EF50BF">
        <w:rPr>
          <w:rStyle w:val="Refdenotaderodap"/>
          <w:rFonts w:cs="Arial"/>
        </w:rPr>
        <w:footnoteReference w:id="3"/>
      </w:r>
      <w:r w:rsidRPr="00EF50BF">
        <w:rPr>
          <w:rFonts w:cs="Arial"/>
        </w:rPr>
        <w:t>, e realizar comparações com outros períodos.</w:t>
      </w:r>
    </w:p>
    <w:p w:rsidR="00E93369" w:rsidRPr="00EF50BF" w:rsidRDefault="00E93369" w:rsidP="00E93369">
      <w:pPr>
        <w:rPr>
          <w:rFonts w:cs="Arial"/>
        </w:rPr>
      </w:pPr>
    </w:p>
    <w:p w:rsidR="00E93369" w:rsidRPr="00EF50BF" w:rsidRDefault="00E93369" w:rsidP="00DE630D">
      <w:pPr>
        <w:pStyle w:val="Ttulo2"/>
        <w:rPr>
          <w:rFonts w:cs="Arial"/>
        </w:rPr>
      </w:pPr>
      <w:bookmarkStart w:id="45" w:name="_Toc462807425"/>
      <w:bookmarkStart w:id="46" w:name="_Toc477890763"/>
      <w:bookmarkStart w:id="47" w:name="_Toc484364659"/>
      <w:r w:rsidRPr="00EF50BF">
        <w:rPr>
          <w:rFonts w:cs="Arial"/>
        </w:rPr>
        <w:t>Principais Envolvidos e suas Características</w:t>
      </w:r>
      <w:bookmarkEnd w:id="45"/>
      <w:bookmarkEnd w:id="46"/>
      <w:bookmarkEnd w:id="47"/>
    </w:p>
    <w:p w:rsidR="00E93369" w:rsidRPr="00EF50BF" w:rsidRDefault="00E93369" w:rsidP="00E93369">
      <w:pPr>
        <w:rPr>
          <w:rFonts w:cs="Arial"/>
        </w:rPr>
      </w:pPr>
    </w:p>
    <w:p w:rsidR="00E93369" w:rsidRPr="00EF50BF" w:rsidRDefault="00E93369" w:rsidP="00E93369">
      <w:pPr>
        <w:pStyle w:val="Ttulo3"/>
        <w:rPr>
          <w:rFonts w:cs="Arial"/>
        </w:rPr>
      </w:pPr>
      <w:bookmarkStart w:id="48" w:name="_Toc462807426"/>
      <w:bookmarkStart w:id="49" w:name="_Toc477890764"/>
      <w:bookmarkStart w:id="50" w:name="_Toc484364660"/>
      <w:r w:rsidRPr="00EF50BF">
        <w:rPr>
          <w:rFonts w:cs="Arial"/>
        </w:rPr>
        <w:t>Usuários do Sistema</w:t>
      </w:r>
      <w:bookmarkEnd w:id="48"/>
      <w:bookmarkEnd w:id="49"/>
      <w:bookmarkEnd w:id="50"/>
    </w:p>
    <w:p w:rsidR="00E93369" w:rsidRPr="00EF50BF" w:rsidRDefault="00E93369" w:rsidP="00E93369">
      <w:pPr>
        <w:rPr>
          <w:rFonts w:cs="Arial"/>
        </w:rPr>
      </w:pPr>
    </w:p>
    <w:p w:rsidR="00E93369" w:rsidRPr="00EF50BF" w:rsidRDefault="00E93369" w:rsidP="00E93369">
      <w:pPr>
        <w:rPr>
          <w:rFonts w:cs="Arial"/>
          <w:b/>
        </w:rPr>
      </w:pPr>
      <w:r w:rsidRPr="00EF50BF">
        <w:rPr>
          <w:rFonts w:cs="Arial"/>
        </w:rPr>
        <w:tab/>
        <w:t xml:space="preserve">Os usuários desse sistema são pessoas físicas interessadas em gerenciar suas próprias finanças e sejam usuárias de dispositivos móveis com acesso à </w:t>
      </w:r>
      <w:r w:rsidRPr="00EF50BF">
        <w:rPr>
          <w:rFonts w:cs="Arial"/>
          <w:i/>
        </w:rPr>
        <w:t>internet</w:t>
      </w:r>
      <w:r w:rsidRPr="00EF50BF">
        <w:rPr>
          <w:rFonts w:cs="Arial"/>
        </w:rPr>
        <w:t xml:space="preserve">. </w:t>
      </w:r>
    </w:p>
    <w:p w:rsidR="00E93369" w:rsidRPr="00EF50BF" w:rsidRDefault="00E93369" w:rsidP="00E93369">
      <w:pPr>
        <w:tabs>
          <w:tab w:val="left" w:pos="708"/>
          <w:tab w:val="left" w:pos="2405"/>
        </w:tabs>
        <w:rPr>
          <w:rFonts w:cs="Arial"/>
          <w:b/>
        </w:rPr>
      </w:pPr>
      <w:r w:rsidRPr="00EF50BF">
        <w:rPr>
          <w:rFonts w:cs="Arial"/>
          <w:b/>
        </w:rPr>
        <w:tab/>
      </w:r>
      <w:r w:rsidRPr="00EF50BF">
        <w:rPr>
          <w:rFonts w:cs="Arial"/>
          <w:b/>
        </w:rPr>
        <w:tab/>
      </w:r>
    </w:p>
    <w:p w:rsidR="00E93369" w:rsidRPr="00EF50BF" w:rsidRDefault="00E93369" w:rsidP="00E93369">
      <w:pPr>
        <w:pStyle w:val="Ttulo3"/>
        <w:rPr>
          <w:rFonts w:cs="Arial"/>
        </w:rPr>
      </w:pPr>
      <w:bookmarkStart w:id="51" w:name="_Toc462807427"/>
      <w:bookmarkStart w:id="52" w:name="_Toc477890765"/>
      <w:bookmarkStart w:id="53" w:name="_Toc484364661"/>
      <w:r w:rsidRPr="00EF50BF">
        <w:rPr>
          <w:rFonts w:cs="Arial"/>
        </w:rPr>
        <w:t>Desenvolvedores do Sistema</w:t>
      </w:r>
      <w:bookmarkEnd w:id="51"/>
      <w:bookmarkEnd w:id="52"/>
      <w:bookmarkEnd w:id="53"/>
    </w:p>
    <w:p w:rsidR="00E93369" w:rsidRPr="00EF50BF" w:rsidRDefault="00E93369" w:rsidP="00E93369">
      <w:pPr>
        <w:rPr>
          <w:rFonts w:cs="Arial"/>
        </w:rPr>
      </w:pPr>
    </w:p>
    <w:p w:rsidR="00E93369" w:rsidRPr="00EF50BF" w:rsidRDefault="00E93369" w:rsidP="00E93369">
      <w:pPr>
        <w:rPr>
          <w:rFonts w:cs="Arial"/>
        </w:rPr>
      </w:pPr>
      <w:r w:rsidRPr="00EF50BF">
        <w:rPr>
          <w:rFonts w:cs="Arial"/>
        </w:rPr>
        <w:tab/>
        <w:t>Os desenvolvedores desse sistema são os alunos da Faculdade de Tecnologia de Ourinhos (FATEC)</w:t>
      </w:r>
      <w:r w:rsidR="00FA498F">
        <w:rPr>
          <w:rFonts w:cs="Arial"/>
        </w:rPr>
        <w:t xml:space="preserve"> do curso de Análise e Desenvolvimento de Sistemas</w:t>
      </w:r>
      <w:r w:rsidR="001B6AB8">
        <w:rPr>
          <w:rFonts w:cs="Arial"/>
        </w:rPr>
        <w:t>:</w:t>
      </w:r>
      <w:r w:rsidR="00255A6C" w:rsidRPr="00EF50BF">
        <w:rPr>
          <w:rFonts w:cs="Arial"/>
        </w:rPr>
        <w:t xml:space="preserve"> </w:t>
      </w:r>
      <w:r w:rsidRPr="00EF50BF">
        <w:rPr>
          <w:rFonts w:cs="Arial"/>
        </w:rPr>
        <w:t xml:space="preserve">Thales da Silva Neves; Roberta </w:t>
      </w:r>
      <w:proofErr w:type="spellStart"/>
      <w:r w:rsidRPr="00EF50BF">
        <w:rPr>
          <w:rFonts w:cs="Arial"/>
        </w:rPr>
        <w:t>Pfaff</w:t>
      </w:r>
      <w:proofErr w:type="spellEnd"/>
      <w:r w:rsidRPr="00EF50BF">
        <w:rPr>
          <w:rFonts w:cs="Arial"/>
        </w:rPr>
        <w:t xml:space="preserve"> Maluf Teixeira; e Verônica </w:t>
      </w:r>
      <w:proofErr w:type="spellStart"/>
      <w:r w:rsidRPr="00EF50BF">
        <w:rPr>
          <w:rFonts w:cs="Arial"/>
        </w:rPr>
        <w:t>Megumi</w:t>
      </w:r>
      <w:proofErr w:type="spellEnd"/>
      <w:r w:rsidRPr="00EF50BF">
        <w:rPr>
          <w:rFonts w:cs="Arial"/>
        </w:rPr>
        <w:t xml:space="preserve"> </w:t>
      </w:r>
      <w:proofErr w:type="spellStart"/>
      <w:r w:rsidRPr="00EF50BF">
        <w:rPr>
          <w:rFonts w:cs="Arial"/>
        </w:rPr>
        <w:t>Sakai</w:t>
      </w:r>
      <w:proofErr w:type="spellEnd"/>
      <w:r w:rsidRPr="00EF50BF">
        <w:rPr>
          <w:rFonts w:cs="Arial"/>
        </w:rPr>
        <w:t xml:space="preserve">, com o auxílio e orientação das professoras Silvia </w:t>
      </w:r>
      <w:proofErr w:type="gramStart"/>
      <w:r w:rsidRPr="00EF50BF">
        <w:rPr>
          <w:rFonts w:cs="Arial"/>
        </w:rPr>
        <w:t>Helena de Oliveira Santos</w:t>
      </w:r>
      <w:proofErr w:type="gramEnd"/>
      <w:r w:rsidRPr="00EF50BF">
        <w:rPr>
          <w:rFonts w:cs="Arial"/>
        </w:rPr>
        <w:t xml:space="preserve"> e Viviane de Fátima </w:t>
      </w:r>
      <w:proofErr w:type="spellStart"/>
      <w:r w:rsidRPr="00EF50BF">
        <w:rPr>
          <w:rFonts w:cs="Arial"/>
        </w:rPr>
        <w:t>Bartholo</w:t>
      </w:r>
      <w:proofErr w:type="spellEnd"/>
      <w:r w:rsidRPr="00EF50BF">
        <w:rPr>
          <w:rFonts w:cs="Arial"/>
        </w:rPr>
        <w:t>.</w:t>
      </w:r>
    </w:p>
    <w:p w:rsidR="00E93369" w:rsidRPr="00EF50BF" w:rsidRDefault="00E93369" w:rsidP="00E93369">
      <w:pPr>
        <w:rPr>
          <w:rFonts w:cs="Arial"/>
        </w:rPr>
      </w:pPr>
    </w:p>
    <w:p w:rsidR="00E93369" w:rsidRPr="00EF50BF" w:rsidRDefault="00E93369" w:rsidP="00DE630D">
      <w:pPr>
        <w:pStyle w:val="Ttulo2"/>
        <w:rPr>
          <w:rFonts w:cs="Arial"/>
        </w:rPr>
      </w:pPr>
      <w:bookmarkStart w:id="54" w:name="_Toc462807428"/>
      <w:bookmarkStart w:id="55" w:name="_Toc477890766"/>
      <w:bookmarkStart w:id="56" w:name="_Toc484364662"/>
      <w:r w:rsidRPr="00EF50BF">
        <w:rPr>
          <w:rFonts w:cs="Arial"/>
        </w:rPr>
        <w:t>Regras de Negócio</w:t>
      </w:r>
      <w:bookmarkEnd w:id="54"/>
      <w:bookmarkEnd w:id="55"/>
      <w:bookmarkEnd w:id="56"/>
    </w:p>
    <w:p w:rsidR="00E93369" w:rsidRPr="00EF50BF" w:rsidRDefault="00E93369" w:rsidP="00E93369">
      <w:pPr>
        <w:rPr>
          <w:rFonts w:cs="Arial"/>
        </w:rPr>
      </w:pPr>
    </w:p>
    <w:p w:rsidR="00E93369" w:rsidRPr="00EF50BF" w:rsidRDefault="00E93369" w:rsidP="00E93369">
      <w:pPr>
        <w:rPr>
          <w:rFonts w:cs="Arial"/>
        </w:rPr>
      </w:pPr>
      <w:r w:rsidRPr="00EF50BF">
        <w:rPr>
          <w:rFonts w:cs="Arial"/>
        </w:rPr>
        <w:tab/>
        <w:t xml:space="preserve">O </w:t>
      </w:r>
      <w:proofErr w:type="spellStart"/>
      <w:r w:rsidR="003579FE" w:rsidRPr="00EF50BF">
        <w:rPr>
          <w:rFonts w:cs="Arial"/>
          <w:i/>
        </w:rPr>
        <w:t>Co</w:t>
      </w:r>
      <w:r w:rsidR="00105C30" w:rsidRPr="00EF50BF">
        <w:rPr>
          <w:rFonts w:cs="Arial"/>
          <w:i/>
        </w:rPr>
        <w:t>u</w:t>
      </w:r>
      <w:r w:rsidR="003579FE" w:rsidRPr="00EF50BF">
        <w:rPr>
          <w:rFonts w:cs="Arial"/>
          <w:i/>
        </w:rPr>
        <w:t>nt</w:t>
      </w:r>
      <w:proofErr w:type="spellEnd"/>
      <w:r w:rsidR="00105C30" w:rsidRPr="00EF50BF">
        <w:rPr>
          <w:rFonts w:cs="Arial"/>
          <w:i/>
        </w:rPr>
        <w:t xml:space="preserve"> </w:t>
      </w:r>
      <w:proofErr w:type="spellStart"/>
      <w:r w:rsidR="00105C30" w:rsidRPr="00EF50BF">
        <w:rPr>
          <w:rFonts w:cs="Arial"/>
          <w:i/>
        </w:rPr>
        <w:t>App</w:t>
      </w:r>
      <w:proofErr w:type="spellEnd"/>
      <w:r w:rsidR="003579FE" w:rsidRPr="00EF50BF">
        <w:rPr>
          <w:rFonts w:cs="Arial"/>
        </w:rPr>
        <w:t xml:space="preserve"> </w:t>
      </w:r>
      <w:r w:rsidRPr="00EF50BF">
        <w:rPr>
          <w:rFonts w:cs="Arial"/>
        </w:rPr>
        <w:t xml:space="preserve">será disponibilizado, para dispositivos móveis com sistema operacional </w:t>
      </w:r>
      <w:proofErr w:type="spellStart"/>
      <w:r w:rsidRPr="00EF50BF">
        <w:rPr>
          <w:rFonts w:cs="Arial"/>
          <w:i/>
        </w:rPr>
        <w:t>Android</w:t>
      </w:r>
      <w:proofErr w:type="spellEnd"/>
      <w:r w:rsidRPr="00EF50BF">
        <w:rPr>
          <w:rFonts w:cs="Arial"/>
        </w:rPr>
        <w:t xml:space="preserve">, na loja de aplicativos </w:t>
      </w:r>
      <w:r w:rsidRPr="00EF50BF">
        <w:rPr>
          <w:rFonts w:cs="Arial"/>
          <w:i/>
        </w:rPr>
        <w:t>Google Play</w:t>
      </w:r>
      <w:r w:rsidRPr="00EF50BF">
        <w:rPr>
          <w:rFonts w:cs="Arial"/>
        </w:rPr>
        <w:t xml:space="preserve"> de forma gratuita.</w:t>
      </w:r>
    </w:p>
    <w:p w:rsidR="00E93369" w:rsidRPr="00EF50BF" w:rsidRDefault="00E93369" w:rsidP="00E93369">
      <w:pPr>
        <w:rPr>
          <w:rFonts w:cs="Arial"/>
        </w:rPr>
      </w:pPr>
      <w:r w:rsidRPr="00EF50BF">
        <w:rPr>
          <w:rFonts w:cs="Arial"/>
        </w:rPr>
        <w:tab/>
        <w:t xml:space="preserve"> </w:t>
      </w:r>
    </w:p>
    <w:p w:rsidR="00E93369" w:rsidRPr="00EF50BF" w:rsidRDefault="00E93369" w:rsidP="00E93369">
      <w:pPr>
        <w:rPr>
          <w:rFonts w:cs="Arial"/>
        </w:rPr>
      </w:pPr>
      <w:r w:rsidRPr="00EF50BF">
        <w:rPr>
          <w:rFonts w:cs="Arial"/>
        </w:rPr>
        <w:tab/>
        <w:t xml:space="preserve">Os dados inseridos pelo usuário no </w:t>
      </w:r>
      <w:proofErr w:type="spellStart"/>
      <w:r w:rsidRPr="00EF50BF">
        <w:rPr>
          <w:rFonts w:cs="Arial"/>
          <w:i/>
        </w:rPr>
        <w:t>app</w:t>
      </w:r>
      <w:proofErr w:type="spellEnd"/>
      <w:r w:rsidRPr="00EF50BF">
        <w:rPr>
          <w:rFonts w:cs="Arial"/>
        </w:rPr>
        <w:t xml:space="preserve"> e os gerados pelo sistema serão armazenados no próprio dispositivo do usuário com o uso do banco de dados </w:t>
      </w:r>
      <w:proofErr w:type="spellStart"/>
      <w:proofErr w:type="gramStart"/>
      <w:r w:rsidRPr="00EF50BF">
        <w:rPr>
          <w:rFonts w:cs="Arial"/>
          <w:i/>
        </w:rPr>
        <w:t>SQ</w:t>
      </w:r>
      <w:r w:rsidR="00006BFD" w:rsidRPr="00EF50BF">
        <w:rPr>
          <w:rFonts w:cs="Arial"/>
          <w:i/>
        </w:rPr>
        <w:t>Lite</w:t>
      </w:r>
      <w:proofErr w:type="spellEnd"/>
      <w:proofErr w:type="gramEnd"/>
      <w:r w:rsidR="00D822C1" w:rsidRPr="00EF50BF">
        <w:rPr>
          <w:rFonts w:cs="Arial"/>
          <w:i/>
        </w:rPr>
        <w:t xml:space="preserve">                                                                                                                                                                                                                           </w:t>
      </w:r>
      <w:r w:rsidRPr="00EF50BF">
        <w:rPr>
          <w:rFonts w:cs="Arial"/>
        </w:rPr>
        <w:t xml:space="preserve"> e com a possibilidade de realização de </w:t>
      </w:r>
      <w:r w:rsidRPr="00EF50BF">
        <w:rPr>
          <w:rFonts w:cs="Arial"/>
          <w:i/>
        </w:rPr>
        <w:t>backup</w:t>
      </w:r>
      <w:r w:rsidRPr="00EF50BF">
        <w:rPr>
          <w:rFonts w:cs="Arial"/>
        </w:rPr>
        <w:t xml:space="preserve"> desses dados em nuvem – </w:t>
      </w:r>
      <w:r w:rsidRPr="00EF50BF">
        <w:rPr>
          <w:rFonts w:cs="Arial"/>
          <w:i/>
        </w:rPr>
        <w:t>Google Drive</w:t>
      </w:r>
      <w:r w:rsidRPr="00EF50BF">
        <w:rPr>
          <w:rFonts w:cs="Arial"/>
        </w:rPr>
        <w:t>.</w:t>
      </w:r>
    </w:p>
    <w:p w:rsidR="00E93369" w:rsidRPr="00EF50BF" w:rsidRDefault="00E93369" w:rsidP="00E93369">
      <w:pPr>
        <w:rPr>
          <w:rFonts w:cs="Arial"/>
        </w:rPr>
      </w:pPr>
    </w:p>
    <w:p w:rsidR="00E93369" w:rsidRPr="00EF50BF" w:rsidRDefault="00E93369" w:rsidP="00E93369">
      <w:pPr>
        <w:rPr>
          <w:rFonts w:cs="Arial"/>
        </w:rPr>
      </w:pPr>
    </w:p>
    <w:p w:rsidR="00E93369" w:rsidRPr="00EF50BF" w:rsidRDefault="00E93369" w:rsidP="00342671">
      <w:pPr>
        <w:pStyle w:val="Ttulo1"/>
        <w:rPr>
          <w:rFonts w:cs="Arial"/>
        </w:rPr>
      </w:pPr>
      <w:r w:rsidRPr="00EF50BF">
        <w:rPr>
          <w:rFonts w:cs="Arial"/>
        </w:rPr>
        <w:br w:type="page"/>
      </w:r>
      <w:bookmarkStart w:id="57" w:name="_Toc477890767"/>
      <w:bookmarkStart w:id="58" w:name="_Toc484364663"/>
      <w:r w:rsidRPr="00EF50BF">
        <w:rPr>
          <w:rFonts w:cs="Arial"/>
        </w:rPr>
        <w:lastRenderedPageBreak/>
        <w:t>REQUISITOS DO SISTEMA</w:t>
      </w:r>
      <w:bookmarkEnd w:id="57"/>
      <w:bookmarkEnd w:id="58"/>
    </w:p>
    <w:p w:rsidR="00845AFD" w:rsidRPr="00EF50BF" w:rsidRDefault="00845AFD" w:rsidP="00816C02">
      <w:pPr>
        <w:rPr>
          <w:rFonts w:cs="Arial"/>
        </w:rPr>
      </w:pPr>
    </w:p>
    <w:p w:rsidR="00845AFD" w:rsidRPr="00EF50BF" w:rsidRDefault="00845AFD" w:rsidP="00816C02">
      <w:pPr>
        <w:rPr>
          <w:rFonts w:cs="Arial"/>
        </w:rPr>
      </w:pPr>
      <w:r w:rsidRPr="00EF50BF">
        <w:rPr>
          <w:rFonts w:cs="Arial"/>
        </w:rPr>
        <w:tab/>
        <w:t xml:space="preserve">Os requisitos do sistema descrevem de forma mais detalhada as funções, serviços e restrições operacionais do </w:t>
      </w:r>
      <w:r w:rsidRPr="00EF50BF">
        <w:rPr>
          <w:rFonts w:cs="Arial"/>
          <w:i/>
        </w:rPr>
        <w:t>software</w:t>
      </w:r>
      <w:r w:rsidRPr="00EF50BF">
        <w:rPr>
          <w:rFonts w:cs="Arial"/>
        </w:rPr>
        <w:t>. Estes são frequentemente classificados em funcionais e não funcionais</w:t>
      </w:r>
      <w:sdt>
        <w:sdtPr>
          <w:rPr>
            <w:rFonts w:cs="Arial"/>
          </w:rPr>
          <w:id w:val="1987273371"/>
          <w:citation/>
        </w:sdtPr>
        <w:sdtContent>
          <w:r w:rsidR="00726926" w:rsidRPr="00EF50BF">
            <w:rPr>
              <w:rFonts w:cs="Arial"/>
            </w:rPr>
            <w:fldChar w:fldCharType="begin"/>
          </w:r>
          <w:r w:rsidRPr="00EF50BF">
            <w:rPr>
              <w:rFonts w:cs="Arial"/>
            </w:rPr>
            <w:instrText xml:space="preserve"> CITATION Som11 \l 1046 </w:instrText>
          </w:r>
          <w:r w:rsidR="00726926" w:rsidRPr="00EF50BF">
            <w:rPr>
              <w:rFonts w:cs="Arial"/>
            </w:rPr>
            <w:fldChar w:fldCharType="separate"/>
          </w:r>
          <w:r w:rsidR="00982022">
            <w:rPr>
              <w:rFonts w:cs="Arial"/>
              <w:noProof/>
            </w:rPr>
            <w:t xml:space="preserve"> </w:t>
          </w:r>
          <w:r w:rsidR="00982022" w:rsidRPr="00982022">
            <w:rPr>
              <w:rFonts w:cs="Arial"/>
              <w:noProof/>
            </w:rPr>
            <w:t>(SOMMERVILLE, 2011)</w:t>
          </w:r>
          <w:r w:rsidR="00726926" w:rsidRPr="00EF50BF">
            <w:rPr>
              <w:rFonts w:cs="Arial"/>
            </w:rPr>
            <w:fldChar w:fldCharType="end"/>
          </w:r>
        </w:sdtContent>
      </w:sdt>
      <w:r w:rsidR="00FA498F">
        <w:rPr>
          <w:rFonts w:cs="Arial"/>
        </w:rPr>
        <w:t>.</w:t>
      </w:r>
    </w:p>
    <w:p w:rsidR="00816C02" w:rsidRPr="00EF50BF" w:rsidRDefault="00816C02" w:rsidP="00816C02">
      <w:pPr>
        <w:rPr>
          <w:rFonts w:cs="Arial"/>
        </w:rPr>
      </w:pPr>
    </w:p>
    <w:p w:rsidR="00E93369" w:rsidRPr="00EF50BF" w:rsidRDefault="00E93369" w:rsidP="00832519">
      <w:pPr>
        <w:pStyle w:val="Ttulo2"/>
        <w:rPr>
          <w:rFonts w:cs="Arial"/>
        </w:rPr>
      </w:pPr>
      <w:bookmarkStart w:id="59" w:name="_Toc477890768"/>
      <w:bookmarkStart w:id="60" w:name="_Toc484364664"/>
      <w:r w:rsidRPr="00EF50BF">
        <w:rPr>
          <w:rFonts w:cs="Arial"/>
        </w:rPr>
        <w:t>Requisitos Funcionais</w:t>
      </w:r>
      <w:bookmarkEnd w:id="59"/>
      <w:bookmarkEnd w:id="60"/>
    </w:p>
    <w:p w:rsidR="00F242CE" w:rsidRPr="00EF50BF" w:rsidRDefault="00F242CE" w:rsidP="00832519">
      <w:pPr>
        <w:rPr>
          <w:rFonts w:cs="Arial"/>
        </w:rPr>
      </w:pPr>
    </w:p>
    <w:p w:rsidR="004D7263" w:rsidRPr="00EF50BF" w:rsidRDefault="00077AB4" w:rsidP="00832519">
      <w:pPr>
        <w:rPr>
          <w:rFonts w:cs="Arial"/>
        </w:rPr>
      </w:pPr>
      <w:r w:rsidRPr="00EF50BF">
        <w:rPr>
          <w:rFonts w:cs="Arial"/>
        </w:rPr>
        <w:tab/>
        <w:t xml:space="preserve">Para auxiliar a identificação dos </w:t>
      </w:r>
      <w:r w:rsidR="00DB6EBC" w:rsidRPr="00EF50BF">
        <w:rPr>
          <w:rFonts w:cs="Arial"/>
        </w:rPr>
        <w:t xml:space="preserve">requisitos </w:t>
      </w:r>
      <w:r w:rsidR="004D7263" w:rsidRPr="00EF50BF">
        <w:rPr>
          <w:rFonts w:cs="Arial"/>
        </w:rPr>
        <w:t>funcionais do sistema</w:t>
      </w:r>
      <w:r w:rsidRPr="00EF50BF">
        <w:rPr>
          <w:rFonts w:cs="Arial"/>
        </w:rPr>
        <w:t>, a referê</w:t>
      </w:r>
      <w:r w:rsidR="00F20083" w:rsidRPr="00EF50BF">
        <w:rPr>
          <w:rFonts w:cs="Arial"/>
        </w:rPr>
        <w:t>ncia é feita da seguinte forma:</w:t>
      </w:r>
      <w:r w:rsidR="00481FDD" w:rsidRPr="00EF50BF">
        <w:rPr>
          <w:rFonts w:cs="Arial"/>
        </w:rPr>
        <w:t xml:space="preserve"> </w:t>
      </w:r>
    </w:p>
    <w:p w:rsidR="00077AB4" w:rsidRPr="00B37392" w:rsidRDefault="00B37392" w:rsidP="00832519">
      <w:pPr>
        <w:jc w:val="center"/>
        <w:rPr>
          <w:rFonts w:cs="Arial"/>
        </w:rPr>
      </w:pPr>
      <m:oMath>
        <m:r>
          <m:rPr>
            <m:sty m:val="p"/>
          </m:rPr>
          <w:rPr>
            <w:rFonts w:ascii="Cambria Math" w:hAnsi="Cambria Math" w:cs="Arial"/>
          </w:rPr>
          <m:t>[</m:t>
        </m:r>
        <m:r>
          <m:rPr>
            <m:nor/>
          </m:rPr>
          <w:rPr>
            <w:rFonts w:cs="Arial"/>
          </w:rPr>
          <m:t>sigla do requisito funcional</m:t>
        </m:r>
        <m:r>
          <m:rPr>
            <m:nor/>
          </m:rPr>
          <w:rPr>
            <w:rFonts w:ascii="Cambria Math" w:cs="Arial"/>
          </w:rPr>
          <m:t xml:space="preserve"> (RF) </m:t>
        </m:r>
        <m:r>
          <m:rPr>
            <m:nor/>
          </m:rPr>
          <w:rPr>
            <w:rFonts w:cs="Arial"/>
          </w:rPr>
          <m:t xml:space="preserve">| numeração] - &lt;requisito funcional&gt; </m:t>
        </m:r>
      </m:oMath>
      <w:r w:rsidR="00481FDD" w:rsidRPr="00B37392">
        <w:rPr>
          <w:rFonts w:cs="Arial"/>
        </w:rPr>
        <w:t>.</w:t>
      </w:r>
    </w:p>
    <w:p w:rsidR="00C83EBB" w:rsidRPr="00EF50BF" w:rsidRDefault="0090615C" w:rsidP="00832519">
      <w:pPr>
        <w:rPr>
          <w:rFonts w:eastAsiaTheme="minorEastAsia" w:cs="Arial"/>
        </w:rPr>
      </w:pPr>
      <w:r w:rsidRPr="00EF50BF">
        <w:rPr>
          <w:rFonts w:eastAsiaTheme="minorEastAsia" w:cs="Arial"/>
        </w:rPr>
        <w:tab/>
      </w:r>
    </w:p>
    <w:p w:rsidR="00402CFA" w:rsidRDefault="003E1DF3" w:rsidP="00402CFA">
      <w:pPr>
        <w:rPr>
          <w:rFonts w:eastAsiaTheme="minorEastAsia" w:cs="Arial"/>
        </w:rPr>
      </w:pPr>
      <w:r w:rsidRPr="00EF50BF">
        <w:rPr>
          <w:rFonts w:eastAsiaTheme="minorEastAsia" w:cs="Arial"/>
        </w:rPr>
        <w:tab/>
        <w:t>Os dados marcados com * (asterisco</w:t>
      </w:r>
      <w:proofErr w:type="gramStart"/>
      <w:r w:rsidRPr="00EF50BF">
        <w:rPr>
          <w:rFonts w:eastAsiaTheme="minorEastAsia" w:cs="Arial"/>
        </w:rPr>
        <w:t>)</w:t>
      </w:r>
      <w:proofErr w:type="gramEnd"/>
      <w:r w:rsidR="00C83EBB" w:rsidRPr="00EF50BF">
        <w:rPr>
          <w:rFonts w:eastAsiaTheme="minorEastAsia" w:cs="Arial"/>
        </w:rPr>
        <w:tab/>
      </w:r>
      <w:r w:rsidRPr="00EF50BF">
        <w:rPr>
          <w:rFonts w:eastAsiaTheme="minorEastAsia" w:cs="Arial"/>
        </w:rPr>
        <w:t>são campos de preenchimento obrigatório.</w:t>
      </w:r>
    </w:p>
    <w:p w:rsidR="003E4548" w:rsidRDefault="003E4548" w:rsidP="00C02858">
      <w:pPr>
        <w:rPr>
          <w:rFonts w:eastAsiaTheme="minorEastAsia"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B719DE" w:rsidTr="00C02858">
        <w:tc>
          <w:tcPr>
            <w:tcW w:w="9061" w:type="dxa"/>
          </w:tcPr>
          <w:p w:rsidR="00B719DE" w:rsidRPr="00C02858" w:rsidRDefault="00B719DE" w:rsidP="00832519">
            <w:pPr>
              <w:rPr>
                <w:i/>
              </w:rPr>
            </w:pPr>
            <w:r w:rsidRPr="00C02858">
              <w:rPr>
                <w:i/>
              </w:rPr>
              <w:t>[RF</w:t>
            </w:r>
            <w:r w:rsidR="001A68F9">
              <w:rPr>
                <w:i/>
              </w:rPr>
              <w:t>1</w:t>
            </w:r>
            <w:r w:rsidRPr="00C02858">
              <w:rPr>
                <w:i/>
              </w:rPr>
              <w:t xml:space="preserve">] - </w:t>
            </w:r>
            <w:r w:rsidRPr="00EF50BF">
              <w:rPr>
                <w:rFonts w:cs="Arial"/>
                <w:i/>
              </w:rPr>
              <w:t>Cadastrar usuário</w:t>
            </w:r>
          </w:p>
        </w:tc>
      </w:tr>
      <w:tr w:rsidR="00B719DE" w:rsidTr="00C02858">
        <w:trPr>
          <w:trHeight w:val="276"/>
        </w:trPr>
        <w:tc>
          <w:tcPr>
            <w:tcW w:w="9061" w:type="dxa"/>
          </w:tcPr>
          <w:p w:rsidR="00B719DE" w:rsidRPr="00EF50BF" w:rsidRDefault="00B719DE" w:rsidP="00B719DE">
            <w:pPr>
              <w:pStyle w:val="PargrafodaLista"/>
              <w:numPr>
                <w:ilvl w:val="1"/>
                <w:numId w:val="24"/>
              </w:numPr>
            </w:pPr>
            <w:r w:rsidRPr="00EF50BF">
              <w:t xml:space="preserve">O sistema deve </w:t>
            </w:r>
            <w:r>
              <w:t xml:space="preserve">permitir a inclusão, alteração </w:t>
            </w:r>
            <w:r w:rsidRPr="00EF50BF">
              <w:t xml:space="preserve">e exclusão de usuários do sistema e consulta </w:t>
            </w:r>
            <w:r>
              <w:t xml:space="preserve">e </w:t>
            </w:r>
            <w:r w:rsidRPr="00EF50BF">
              <w:t>alteração de seus dados.</w:t>
            </w:r>
          </w:p>
          <w:p w:rsidR="00B719DE" w:rsidRPr="00EF50BF" w:rsidRDefault="00B719DE" w:rsidP="00B719DE">
            <w:pPr>
              <w:pStyle w:val="PargrafodaLista"/>
              <w:numPr>
                <w:ilvl w:val="1"/>
                <w:numId w:val="24"/>
              </w:numPr>
            </w:pPr>
            <w:r w:rsidRPr="00EF50BF">
              <w:t>Para a inclusão são necessários os seguintes dados: e-mail*, senha*, nome do usuário* e moeda corrente*.</w:t>
            </w:r>
          </w:p>
          <w:p w:rsidR="00B719DE" w:rsidRPr="00EF50BF" w:rsidRDefault="00B719DE" w:rsidP="00B719DE">
            <w:pPr>
              <w:pStyle w:val="PargrafodaLista"/>
              <w:numPr>
                <w:ilvl w:val="1"/>
                <w:numId w:val="24"/>
              </w:numPr>
            </w:pPr>
            <w:r w:rsidRPr="00EF50BF">
              <w:t xml:space="preserve">O sistema deve permitir que a senha </w:t>
            </w:r>
            <w:proofErr w:type="gramStart"/>
            <w:r w:rsidRPr="00EF50BF">
              <w:t>seja</w:t>
            </w:r>
            <w:proofErr w:type="gramEnd"/>
            <w:r w:rsidRPr="00EF50BF">
              <w:t xml:space="preserve"> alterada. Para a alteração são necessárias </w:t>
            </w:r>
            <w:proofErr w:type="gramStart"/>
            <w:r w:rsidRPr="00EF50BF">
              <w:t>a</w:t>
            </w:r>
            <w:proofErr w:type="gramEnd"/>
            <w:r w:rsidRPr="00EF50BF">
              <w:t xml:space="preserve"> antiga* e a nova senha*.</w:t>
            </w:r>
          </w:p>
          <w:p w:rsidR="00B719DE" w:rsidRPr="00EF50BF" w:rsidRDefault="00B719DE" w:rsidP="00B719DE">
            <w:pPr>
              <w:pStyle w:val="PargrafodaLista"/>
              <w:numPr>
                <w:ilvl w:val="1"/>
                <w:numId w:val="24"/>
              </w:numPr>
            </w:pPr>
            <w:r w:rsidRPr="00EF50BF">
              <w:t xml:space="preserve">O sistema deve possibilitar a recuperação, em caso de esquecimento, dos seguintes dados: senha e nome do usuário. Para recuperar a senha e/ou o nome do usuário, o usuário deve informar ao sistema o </w:t>
            </w:r>
            <w:r w:rsidRPr="00EF50BF">
              <w:rPr>
                <w:i/>
              </w:rPr>
              <w:t>e-mail</w:t>
            </w:r>
            <w:r w:rsidRPr="00EF50BF">
              <w:t xml:space="preserve"> cadastrado, para que este envie um </w:t>
            </w:r>
            <w:r w:rsidRPr="00EF50BF">
              <w:rPr>
                <w:i/>
              </w:rPr>
              <w:t>e-mail</w:t>
            </w:r>
            <w:r w:rsidRPr="00EF50BF">
              <w:t xml:space="preserve"> com uma senha para acesso provisório, sendo possível alterá-la posteriormente, e/ou o nome do usuário.</w:t>
            </w:r>
          </w:p>
          <w:p w:rsidR="00B719DE" w:rsidRPr="00EF50BF" w:rsidRDefault="00B719DE" w:rsidP="00B719DE">
            <w:pPr>
              <w:pStyle w:val="PargrafodaLista"/>
              <w:numPr>
                <w:ilvl w:val="1"/>
                <w:numId w:val="24"/>
              </w:numPr>
            </w:pPr>
            <w:r w:rsidRPr="00EF50BF">
              <w:t xml:space="preserve">O sistema deve permitir que o usuário </w:t>
            </w:r>
            <w:proofErr w:type="gramStart"/>
            <w:r w:rsidRPr="00EF50BF">
              <w:t>exclua</w:t>
            </w:r>
            <w:proofErr w:type="gramEnd"/>
            <w:r w:rsidRPr="00EF50BF">
              <w:t xml:space="preserve"> seu cadastro.</w:t>
            </w:r>
          </w:p>
          <w:p w:rsidR="00B719DE" w:rsidRDefault="00B719DE" w:rsidP="00B719DE">
            <w:pPr>
              <w:pStyle w:val="PargrafodaLista"/>
              <w:numPr>
                <w:ilvl w:val="1"/>
                <w:numId w:val="24"/>
              </w:numPr>
            </w:pPr>
            <w:r w:rsidRPr="00EF50BF">
              <w:t xml:space="preserve">O sistema deve permitir </w:t>
            </w:r>
            <w:r>
              <w:t>a</w:t>
            </w:r>
            <w:r w:rsidRPr="00EF50BF">
              <w:t>o usuário visualiz</w:t>
            </w:r>
            <w:r>
              <w:t>ar</w:t>
            </w:r>
            <w:r w:rsidRPr="00EF50BF">
              <w:t xml:space="preserve"> os seguintes dados de seu cadastro: e-mail, nome do usuário e moeda corrente.</w:t>
            </w:r>
          </w:p>
        </w:tc>
      </w:tr>
    </w:tbl>
    <w:p w:rsidR="00B719DE" w:rsidRDefault="00B719DE" w:rsidP="00C02858">
      <w:pPr>
        <w:rPr>
          <w:rFonts w:eastAsiaTheme="minorEastAsia" w:cs="Arial"/>
        </w:rPr>
      </w:pPr>
    </w:p>
    <w:p w:rsidR="00B719DE" w:rsidRPr="00EF50BF" w:rsidRDefault="00B719DE" w:rsidP="00C02858">
      <w:pPr>
        <w:rPr>
          <w:rFonts w:eastAsiaTheme="minorEastAsia"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B719DE" w:rsidTr="00C02858">
        <w:tc>
          <w:tcPr>
            <w:tcW w:w="9061" w:type="dxa"/>
          </w:tcPr>
          <w:p w:rsidR="00B719DE" w:rsidRPr="00C02858" w:rsidRDefault="00B719DE" w:rsidP="00832519">
            <w:pPr>
              <w:rPr>
                <w:i/>
              </w:rPr>
            </w:pPr>
            <w:r w:rsidRPr="00C02858">
              <w:rPr>
                <w:i/>
              </w:rPr>
              <w:lastRenderedPageBreak/>
              <w:t>[RF</w:t>
            </w:r>
            <w:r w:rsidR="001A68F9">
              <w:rPr>
                <w:i/>
              </w:rPr>
              <w:t>2</w:t>
            </w:r>
            <w:r w:rsidRPr="00C02858">
              <w:rPr>
                <w:i/>
              </w:rPr>
              <w:t xml:space="preserve">] - </w:t>
            </w:r>
            <w:r w:rsidRPr="00EF50BF">
              <w:rPr>
                <w:rFonts w:cs="Arial"/>
                <w:i/>
              </w:rPr>
              <w:t xml:space="preserve">Criar </w:t>
            </w:r>
            <w:r w:rsidR="00A86433">
              <w:rPr>
                <w:rFonts w:cs="Arial"/>
                <w:i/>
              </w:rPr>
              <w:t xml:space="preserve">uma </w:t>
            </w:r>
            <w:r w:rsidR="00875966">
              <w:rPr>
                <w:rFonts w:cs="Arial"/>
                <w:i/>
              </w:rPr>
              <w:t>conta</w:t>
            </w:r>
            <w:r>
              <w:rPr>
                <w:rFonts w:cs="Arial"/>
                <w:i/>
              </w:rPr>
              <w:t xml:space="preserve"> d</w:t>
            </w:r>
            <w:r w:rsidRPr="00EF50BF">
              <w:rPr>
                <w:rFonts w:cs="Arial"/>
                <w:i/>
              </w:rPr>
              <w:t>e receita/ despesa</w:t>
            </w:r>
          </w:p>
        </w:tc>
      </w:tr>
      <w:tr w:rsidR="00B719DE" w:rsidTr="00B55C2A">
        <w:trPr>
          <w:trHeight w:val="276"/>
          <w:hidden/>
        </w:trPr>
        <w:tc>
          <w:tcPr>
            <w:tcW w:w="9061" w:type="dxa"/>
          </w:tcPr>
          <w:p w:rsidR="00B719DE" w:rsidRPr="00EF50BF" w:rsidRDefault="00B719DE" w:rsidP="00B55C2A">
            <w:pPr>
              <w:pStyle w:val="PargrafodaLista"/>
              <w:numPr>
                <w:ilvl w:val="0"/>
                <w:numId w:val="25"/>
              </w:numPr>
              <w:rPr>
                <w:vanish/>
              </w:rPr>
            </w:pPr>
          </w:p>
          <w:p w:rsidR="00B719DE" w:rsidRPr="00EF50BF" w:rsidRDefault="00B719DE" w:rsidP="00B55C2A">
            <w:pPr>
              <w:pStyle w:val="PargrafodaLista"/>
              <w:numPr>
                <w:ilvl w:val="0"/>
                <w:numId w:val="25"/>
              </w:numPr>
              <w:rPr>
                <w:vanish/>
              </w:rPr>
            </w:pPr>
          </w:p>
          <w:p w:rsidR="00B719DE" w:rsidRPr="00EF50BF" w:rsidRDefault="00B719DE" w:rsidP="00B55C2A">
            <w:pPr>
              <w:pStyle w:val="PargrafodaLista"/>
              <w:numPr>
                <w:ilvl w:val="1"/>
                <w:numId w:val="25"/>
              </w:numPr>
            </w:pPr>
            <w:r w:rsidRPr="00EF50BF">
              <w:t>O sistema deve permitir a inclusão, alteração, exclusão e consulta das categorias (contas) criadas tanto de receitas como de despesas.</w:t>
            </w:r>
          </w:p>
          <w:p w:rsidR="00B719DE" w:rsidRDefault="00B719DE" w:rsidP="00B55C2A">
            <w:pPr>
              <w:pStyle w:val="PargrafodaLista"/>
              <w:numPr>
                <w:ilvl w:val="1"/>
                <w:numId w:val="25"/>
              </w:numPr>
            </w:pPr>
            <w:r w:rsidRPr="00EF50BF">
              <w:t xml:space="preserve">Para a inclusão de uma nova </w:t>
            </w:r>
            <w:r w:rsidR="00E24AF2">
              <w:t>conta</w:t>
            </w:r>
            <w:r w:rsidRPr="00EF50BF">
              <w:t xml:space="preserve">, é necessário </w:t>
            </w:r>
            <w:r>
              <w:t xml:space="preserve">o seguinte dado: </w:t>
            </w:r>
            <w:r w:rsidRPr="00EF50BF">
              <w:t>nome*</w:t>
            </w:r>
            <w:r w:rsidR="006F1521">
              <w:t xml:space="preserve"> e </w:t>
            </w:r>
            <w:r w:rsidR="00313497">
              <w:t>informar se receita ou despesa*</w:t>
            </w:r>
            <w:r w:rsidRPr="00EF50BF">
              <w:t xml:space="preserve">. </w:t>
            </w:r>
          </w:p>
          <w:p w:rsidR="00747CB9" w:rsidRPr="00EF50BF" w:rsidRDefault="00747CB9" w:rsidP="00747CB9">
            <w:pPr>
              <w:pStyle w:val="PargrafodaLista"/>
              <w:numPr>
                <w:ilvl w:val="1"/>
                <w:numId w:val="25"/>
              </w:numPr>
            </w:pPr>
            <w:r w:rsidRPr="00747CB9">
              <w:t xml:space="preserve">Caso seja incluída uma </w:t>
            </w:r>
            <w:r w:rsidR="00A86433">
              <w:t>nova conta</w:t>
            </w:r>
            <w:r w:rsidR="00AF6A27">
              <w:t xml:space="preserve"> de receita/despesa ([RF4</w:t>
            </w:r>
            <w:r w:rsidRPr="00747CB9">
              <w:t>]</w:t>
            </w:r>
            <w:r w:rsidR="00AF6A27">
              <w:t xml:space="preserve"> e [RF5</w:t>
            </w:r>
            <w:r w:rsidR="00AF6A27" w:rsidRPr="00747CB9">
              <w:t>]</w:t>
            </w:r>
            <w:r w:rsidRPr="00747CB9">
              <w:t>) com o mesmo nome, o sistema deve exibir uma mensagem alertando o usuário de sua existência e imp</w:t>
            </w:r>
            <w:r>
              <w:t xml:space="preserve">ossibilitando a sua inclusão. </w:t>
            </w:r>
          </w:p>
          <w:p w:rsidR="00B719DE" w:rsidRPr="00EF50BF" w:rsidRDefault="00B719DE" w:rsidP="00B55C2A">
            <w:pPr>
              <w:pStyle w:val="PargrafodaLista"/>
              <w:numPr>
                <w:ilvl w:val="1"/>
                <w:numId w:val="25"/>
              </w:numPr>
            </w:pPr>
            <w:r w:rsidRPr="00EF50BF">
              <w:t xml:space="preserve"> O sistema deve permitir </w:t>
            </w:r>
            <w:r>
              <w:t>ser</w:t>
            </w:r>
            <w:r w:rsidRPr="00EF50BF">
              <w:t xml:space="preserve"> alterado a nome da categoria. </w:t>
            </w:r>
          </w:p>
          <w:p w:rsidR="00B719DE" w:rsidRPr="00611DDF" w:rsidRDefault="00B719DE" w:rsidP="00B719DE">
            <w:pPr>
              <w:pStyle w:val="PargrafodaLista"/>
              <w:numPr>
                <w:ilvl w:val="1"/>
                <w:numId w:val="25"/>
              </w:numPr>
            </w:pPr>
            <w:r w:rsidRPr="00611DDF">
              <w:t>O sistema deve permitir a exclusão de categoria cadastrada. Os valores lançados nessa categoria permanecem no sistema, mas passam a ser classific</w:t>
            </w:r>
            <w:r w:rsidR="00B2262E" w:rsidRPr="00611DDF">
              <w:t xml:space="preserve">ados com o nome </w:t>
            </w:r>
            <w:r w:rsidRPr="00611DDF">
              <w:rPr>
                <w:i/>
              </w:rPr>
              <w:t>sem categoria</w:t>
            </w:r>
            <w:r w:rsidR="00B2262E" w:rsidRPr="00611DDF">
              <w:t>, mas ainda permanecem como sendo receita ou despesa</w:t>
            </w:r>
            <w:r w:rsidRPr="00611DDF">
              <w:t xml:space="preserve">, podendo ser realocados em outra </w:t>
            </w:r>
            <w:r w:rsidR="00032772" w:rsidRPr="00611DDF">
              <w:t>categoria</w:t>
            </w:r>
            <w:r w:rsidRPr="00611DDF">
              <w:t>.</w:t>
            </w:r>
            <w:r w:rsidR="00B2262E" w:rsidRPr="00611DDF">
              <w:t xml:space="preserve"> </w:t>
            </w:r>
          </w:p>
          <w:p w:rsidR="00B719DE" w:rsidRDefault="00B719DE" w:rsidP="00B719DE">
            <w:pPr>
              <w:pStyle w:val="PargrafodaLista"/>
              <w:numPr>
                <w:ilvl w:val="1"/>
                <w:numId w:val="25"/>
              </w:numPr>
            </w:pPr>
            <w:r w:rsidRPr="00EF50BF">
              <w:t xml:space="preserve">O sistema deve permitir que o usuário </w:t>
            </w:r>
            <w:proofErr w:type="gramStart"/>
            <w:r w:rsidRPr="00EF50BF">
              <w:t>consulte</w:t>
            </w:r>
            <w:proofErr w:type="gramEnd"/>
            <w:r w:rsidRPr="00EF50BF">
              <w:t xml:space="preserve"> (visualize) todas as categorias criadas.</w:t>
            </w:r>
          </w:p>
        </w:tc>
      </w:tr>
    </w:tbl>
    <w:p w:rsidR="00DF1350" w:rsidRDefault="00DF1350" w:rsidP="00C02858">
      <w:pPr>
        <w:rPr>
          <w:rFonts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6A0605" w:rsidRPr="00EF50BF" w:rsidTr="00C02858">
        <w:tc>
          <w:tcPr>
            <w:tcW w:w="9061" w:type="dxa"/>
          </w:tcPr>
          <w:p w:rsidR="006A0605" w:rsidRPr="00EF50BF" w:rsidRDefault="006A0605" w:rsidP="00832519">
            <w:pPr>
              <w:rPr>
                <w:rFonts w:cs="Arial"/>
                <w:i/>
              </w:rPr>
            </w:pPr>
            <w:r w:rsidRPr="00EF50BF">
              <w:rPr>
                <w:rFonts w:cs="Arial"/>
                <w:i/>
              </w:rPr>
              <w:t>[RF</w:t>
            </w:r>
            <w:r w:rsidR="001A68F9">
              <w:rPr>
                <w:rFonts w:cs="Arial"/>
                <w:i/>
              </w:rPr>
              <w:t>3</w:t>
            </w:r>
            <w:r w:rsidRPr="00EF50BF">
              <w:rPr>
                <w:rFonts w:cs="Arial"/>
                <w:i/>
              </w:rPr>
              <w:t>] – Adicionar formas de pagamento</w:t>
            </w:r>
          </w:p>
        </w:tc>
      </w:tr>
      <w:tr w:rsidR="00EF50BF" w:rsidRPr="00EF50BF" w:rsidTr="00C02858">
        <w:trPr>
          <w:trHeight w:val="276"/>
          <w:hidden/>
        </w:trPr>
        <w:tc>
          <w:tcPr>
            <w:tcW w:w="9061" w:type="dxa"/>
          </w:tcPr>
          <w:p w:rsidR="006A0605" w:rsidRPr="00EF50BF" w:rsidRDefault="006A0605" w:rsidP="006A0605">
            <w:pPr>
              <w:pStyle w:val="PargrafodaLista"/>
              <w:numPr>
                <w:ilvl w:val="0"/>
                <w:numId w:val="26"/>
              </w:numPr>
              <w:rPr>
                <w:vanish/>
              </w:rPr>
            </w:pPr>
          </w:p>
          <w:p w:rsidR="006A0605" w:rsidRPr="00EF50BF" w:rsidRDefault="006A0605" w:rsidP="006A0605">
            <w:pPr>
              <w:pStyle w:val="PargrafodaLista"/>
              <w:numPr>
                <w:ilvl w:val="0"/>
                <w:numId w:val="26"/>
              </w:numPr>
              <w:rPr>
                <w:vanish/>
              </w:rPr>
            </w:pPr>
          </w:p>
          <w:p w:rsidR="006A0605" w:rsidRPr="00EF50BF" w:rsidRDefault="006A0605" w:rsidP="006A0605">
            <w:pPr>
              <w:pStyle w:val="PargrafodaLista"/>
              <w:numPr>
                <w:ilvl w:val="0"/>
                <w:numId w:val="26"/>
              </w:numPr>
              <w:rPr>
                <w:vanish/>
              </w:rPr>
            </w:pPr>
          </w:p>
          <w:p w:rsidR="006A0605" w:rsidRPr="00EF50BF" w:rsidRDefault="006A0605" w:rsidP="006A0605">
            <w:pPr>
              <w:pStyle w:val="PargrafodaLista"/>
              <w:numPr>
                <w:ilvl w:val="1"/>
                <w:numId w:val="26"/>
              </w:numPr>
            </w:pPr>
            <w:r w:rsidRPr="00EF50BF">
              <w:t xml:space="preserve">O sistema deve possuir </w:t>
            </w:r>
            <w:r w:rsidR="003C3D34">
              <w:t>as seguintes</w:t>
            </w:r>
            <w:r w:rsidR="003C3D34" w:rsidRPr="00EF50BF">
              <w:t xml:space="preserve"> </w:t>
            </w:r>
            <w:r w:rsidRPr="00EF50BF">
              <w:t xml:space="preserve">formas de pagamento </w:t>
            </w:r>
            <w:r w:rsidR="00A67C32">
              <w:t>pré</w:t>
            </w:r>
            <w:r w:rsidRPr="00EF50BF">
              <w:t>-</w:t>
            </w:r>
            <w:r w:rsidR="003C3D34">
              <w:t>cadastradas</w:t>
            </w:r>
            <w:r w:rsidR="003C3D34" w:rsidRPr="00EF50BF">
              <w:t xml:space="preserve"> </w:t>
            </w:r>
            <w:r w:rsidRPr="00EF50BF">
              <w:t>– dinheiro, cartão de crédito e débito.</w:t>
            </w:r>
          </w:p>
          <w:p w:rsidR="006A0605" w:rsidRPr="00EF50BF" w:rsidRDefault="006A0605" w:rsidP="006A0605">
            <w:pPr>
              <w:pStyle w:val="PargrafodaLista"/>
              <w:numPr>
                <w:ilvl w:val="1"/>
                <w:numId w:val="26"/>
              </w:numPr>
            </w:pPr>
            <w:r w:rsidRPr="00EF50BF">
              <w:t xml:space="preserve">O sistema deve </w:t>
            </w:r>
            <w:r w:rsidR="00DA1D07" w:rsidRPr="00EF50BF">
              <w:t>permitir a inclusão, exclusão</w:t>
            </w:r>
            <w:r w:rsidR="00BB2E63" w:rsidRPr="00EF50BF">
              <w:t xml:space="preserve">, </w:t>
            </w:r>
            <w:r w:rsidRPr="00EF50BF">
              <w:t>alteração e consulta das formas de pagamento.</w:t>
            </w:r>
          </w:p>
          <w:p w:rsidR="006A0605" w:rsidRDefault="006A0605" w:rsidP="006A0605">
            <w:pPr>
              <w:pStyle w:val="PargrafodaLista"/>
              <w:numPr>
                <w:ilvl w:val="1"/>
                <w:numId w:val="26"/>
              </w:numPr>
            </w:pPr>
            <w:r w:rsidRPr="00EF50BF">
              <w:t xml:space="preserve">Para a inclusão, é necessário </w:t>
            </w:r>
            <w:r w:rsidR="001040FA">
              <w:t xml:space="preserve">o seguinte dado: </w:t>
            </w:r>
            <w:r w:rsidRPr="00EF50BF">
              <w:t>nome*.</w:t>
            </w:r>
          </w:p>
          <w:p w:rsidR="00BF4740" w:rsidRPr="00EF50BF" w:rsidRDefault="00BF4740" w:rsidP="00BF4740">
            <w:pPr>
              <w:pStyle w:val="PargrafodaLista"/>
              <w:numPr>
                <w:ilvl w:val="1"/>
                <w:numId w:val="26"/>
              </w:numPr>
            </w:pPr>
            <w:r w:rsidRPr="00BF4740">
              <w:t>Caso</w:t>
            </w:r>
            <w:r>
              <w:t xml:space="preserve"> seja incluída uma categoria de </w:t>
            </w:r>
            <w:r w:rsidR="00A86433">
              <w:t>forma de pagamento</w:t>
            </w:r>
            <w:r w:rsidRPr="00BF4740">
              <w:t xml:space="preserve"> com o mesmo nome, o sistema deve exibir uma mensagem alertando o usuário de sua existência e imp</w:t>
            </w:r>
            <w:r>
              <w:t xml:space="preserve">ossibilitando a sua inclusão. </w:t>
            </w:r>
          </w:p>
          <w:p w:rsidR="006A1F94" w:rsidRPr="00EF50BF" w:rsidRDefault="009E5ACC" w:rsidP="006042D8">
            <w:pPr>
              <w:pStyle w:val="PargrafodaLista"/>
              <w:numPr>
                <w:ilvl w:val="1"/>
                <w:numId w:val="26"/>
              </w:numPr>
            </w:pPr>
            <w:r w:rsidRPr="00EF50BF">
              <w:t>O sistema deve permitir a exclus</w:t>
            </w:r>
            <w:r w:rsidR="00D25627" w:rsidRPr="00EF50BF">
              <w:t xml:space="preserve">ão </w:t>
            </w:r>
            <w:r w:rsidR="00DA1D07" w:rsidRPr="00EF50BF">
              <w:t>das formas de pagamento adicionadas pelo usuário.</w:t>
            </w:r>
            <w:r w:rsidR="006A1F94" w:rsidRPr="00EF50BF">
              <w:t xml:space="preserve">  </w:t>
            </w:r>
            <w:r w:rsidR="00EF13EB">
              <w:t>Caso esta forma de pagamento tenha sido utilizada em algum lançamento, o</w:t>
            </w:r>
            <w:r w:rsidR="006A1F94" w:rsidRPr="00EF50BF">
              <w:t xml:space="preserve">s valores lançados </w:t>
            </w:r>
            <w:r w:rsidR="00EF13EB">
              <w:t xml:space="preserve">devem </w:t>
            </w:r>
            <w:r w:rsidR="006A1F94" w:rsidRPr="00EF50BF">
              <w:t>permanece</w:t>
            </w:r>
            <w:r w:rsidR="00EF13EB">
              <w:t>r</w:t>
            </w:r>
            <w:r w:rsidR="006A1F94" w:rsidRPr="00EF50BF">
              <w:t xml:space="preserve"> no sistema, </w:t>
            </w:r>
            <w:r w:rsidR="00EF13EB">
              <w:t xml:space="preserve">e devem </w:t>
            </w:r>
            <w:r w:rsidR="006A1F94" w:rsidRPr="00EF50BF">
              <w:t xml:space="preserve">ser classificados como </w:t>
            </w:r>
            <w:r w:rsidR="006A1F94" w:rsidRPr="00EF50BF">
              <w:rPr>
                <w:i/>
              </w:rPr>
              <w:t>sem forma de pagamento</w:t>
            </w:r>
            <w:r w:rsidR="006A1F94" w:rsidRPr="00EF50BF">
              <w:t>, podendo ser realocados em outra</w:t>
            </w:r>
            <w:r w:rsidR="006A1F94" w:rsidRPr="00EF50BF">
              <w:rPr>
                <w:i/>
              </w:rPr>
              <w:t>.</w:t>
            </w:r>
          </w:p>
          <w:p w:rsidR="00D35AFC" w:rsidRPr="00EF50BF" w:rsidRDefault="00D35AFC" w:rsidP="00D35AFC">
            <w:pPr>
              <w:pStyle w:val="PargrafodaLista"/>
              <w:numPr>
                <w:ilvl w:val="0"/>
                <w:numId w:val="25"/>
              </w:numPr>
              <w:rPr>
                <w:vanish/>
              </w:rPr>
            </w:pPr>
          </w:p>
          <w:p w:rsidR="00D35AFC" w:rsidRPr="00EF50BF" w:rsidRDefault="00D35AFC" w:rsidP="00D35AFC">
            <w:pPr>
              <w:pStyle w:val="PargrafodaLista"/>
              <w:numPr>
                <w:ilvl w:val="1"/>
                <w:numId w:val="25"/>
              </w:numPr>
              <w:rPr>
                <w:vanish/>
              </w:rPr>
            </w:pPr>
          </w:p>
          <w:p w:rsidR="00D35AFC" w:rsidRPr="00EF50BF" w:rsidRDefault="00D35AFC" w:rsidP="00D35AFC">
            <w:pPr>
              <w:pStyle w:val="PargrafodaLista"/>
              <w:numPr>
                <w:ilvl w:val="1"/>
                <w:numId w:val="25"/>
              </w:numPr>
              <w:rPr>
                <w:vanish/>
              </w:rPr>
            </w:pPr>
          </w:p>
          <w:p w:rsidR="00D35AFC" w:rsidRPr="00EF50BF" w:rsidRDefault="00D35AFC" w:rsidP="00D35AFC">
            <w:pPr>
              <w:pStyle w:val="PargrafodaLista"/>
              <w:numPr>
                <w:ilvl w:val="1"/>
                <w:numId w:val="25"/>
              </w:numPr>
              <w:rPr>
                <w:vanish/>
              </w:rPr>
            </w:pPr>
          </w:p>
          <w:p w:rsidR="00D35AFC" w:rsidRPr="00EF50BF" w:rsidRDefault="00D35AFC" w:rsidP="00D35AFC">
            <w:pPr>
              <w:pStyle w:val="PargrafodaLista"/>
              <w:numPr>
                <w:ilvl w:val="1"/>
                <w:numId w:val="25"/>
              </w:numPr>
              <w:rPr>
                <w:vanish/>
              </w:rPr>
            </w:pPr>
          </w:p>
          <w:p w:rsidR="006A0605" w:rsidRPr="00EF50BF" w:rsidRDefault="00D25627" w:rsidP="00D35AFC">
            <w:pPr>
              <w:pStyle w:val="PargrafodaLista"/>
              <w:numPr>
                <w:ilvl w:val="1"/>
                <w:numId w:val="25"/>
              </w:numPr>
            </w:pPr>
            <w:r w:rsidRPr="00EF50BF">
              <w:t xml:space="preserve">O sistema deve permitir que </w:t>
            </w:r>
            <w:proofErr w:type="gramStart"/>
            <w:r w:rsidRPr="00EF50BF">
              <w:t>sejam</w:t>
            </w:r>
            <w:proofErr w:type="gramEnd"/>
            <w:r w:rsidRPr="00EF50BF">
              <w:t xml:space="preserve"> consultadas todas as formas de pagamento existentes.</w:t>
            </w:r>
          </w:p>
        </w:tc>
      </w:tr>
    </w:tbl>
    <w:p w:rsidR="008F3C8C" w:rsidRPr="00EF50BF" w:rsidRDefault="008F3C8C" w:rsidP="00C02858">
      <w:pPr>
        <w:rPr>
          <w:rFonts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D25627" w:rsidRPr="00EF50BF" w:rsidTr="00C02858">
        <w:tc>
          <w:tcPr>
            <w:tcW w:w="9061" w:type="dxa"/>
          </w:tcPr>
          <w:p w:rsidR="00D25627" w:rsidRPr="00EF50BF" w:rsidRDefault="00D25627" w:rsidP="00832519">
            <w:pPr>
              <w:rPr>
                <w:rFonts w:cs="Arial"/>
                <w:i/>
              </w:rPr>
            </w:pPr>
            <w:r w:rsidRPr="00EF50BF">
              <w:rPr>
                <w:rFonts w:cs="Arial"/>
                <w:i/>
              </w:rPr>
              <w:lastRenderedPageBreak/>
              <w:t>[RF</w:t>
            </w:r>
            <w:r w:rsidR="001A68F9">
              <w:rPr>
                <w:rFonts w:cs="Arial"/>
                <w:i/>
              </w:rPr>
              <w:t>4</w:t>
            </w:r>
            <w:r w:rsidRPr="00EF50BF">
              <w:rPr>
                <w:rFonts w:cs="Arial"/>
                <w:i/>
              </w:rPr>
              <w:t>] – Lançar receita</w:t>
            </w:r>
          </w:p>
        </w:tc>
      </w:tr>
      <w:tr w:rsidR="00EF50BF" w:rsidRPr="00EF50BF" w:rsidTr="00C02858">
        <w:trPr>
          <w:trHeight w:val="276"/>
          <w:hidden/>
        </w:trPr>
        <w:tc>
          <w:tcPr>
            <w:tcW w:w="9061" w:type="dxa"/>
          </w:tcPr>
          <w:p w:rsidR="00CD73A3" w:rsidRPr="00CD73A3" w:rsidRDefault="00CD73A3" w:rsidP="00DA2076">
            <w:pPr>
              <w:pStyle w:val="PargrafodaLista"/>
              <w:numPr>
                <w:ilvl w:val="0"/>
                <w:numId w:val="30"/>
              </w:numPr>
              <w:rPr>
                <w:vanish/>
              </w:rPr>
            </w:pPr>
          </w:p>
          <w:p w:rsidR="00CD73A3" w:rsidRPr="00CD73A3" w:rsidRDefault="00CD73A3" w:rsidP="00DA2076">
            <w:pPr>
              <w:pStyle w:val="PargrafodaLista"/>
              <w:numPr>
                <w:ilvl w:val="0"/>
                <w:numId w:val="30"/>
              </w:numPr>
              <w:rPr>
                <w:vanish/>
              </w:rPr>
            </w:pPr>
          </w:p>
          <w:p w:rsidR="00CD73A3" w:rsidRPr="00CD73A3" w:rsidRDefault="00CD73A3" w:rsidP="00DA2076">
            <w:pPr>
              <w:pStyle w:val="PargrafodaLista"/>
              <w:numPr>
                <w:ilvl w:val="0"/>
                <w:numId w:val="30"/>
              </w:numPr>
              <w:rPr>
                <w:vanish/>
              </w:rPr>
            </w:pPr>
          </w:p>
          <w:p w:rsidR="00CD73A3" w:rsidRPr="00CD73A3" w:rsidRDefault="00CD73A3" w:rsidP="00DA2076">
            <w:pPr>
              <w:pStyle w:val="PargrafodaLista"/>
              <w:numPr>
                <w:ilvl w:val="0"/>
                <w:numId w:val="30"/>
              </w:numPr>
              <w:rPr>
                <w:vanish/>
              </w:rPr>
            </w:pPr>
          </w:p>
          <w:p w:rsidR="00D25627" w:rsidRPr="00EF50BF" w:rsidRDefault="001759A4" w:rsidP="00DA2076">
            <w:pPr>
              <w:pStyle w:val="PargrafodaLista"/>
              <w:numPr>
                <w:ilvl w:val="1"/>
                <w:numId w:val="30"/>
              </w:numPr>
            </w:pPr>
            <w:r w:rsidRPr="00EF50BF">
              <w:t>O sistema deve permitir a inclusão, alte</w:t>
            </w:r>
            <w:r w:rsidR="00F85D91" w:rsidRPr="00EF50BF">
              <w:t xml:space="preserve">ração e </w:t>
            </w:r>
            <w:r w:rsidRPr="00EF50BF">
              <w:t xml:space="preserve">exclusão </w:t>
            </w:r>
            <w:r w:rsidR="00F85D91" w:rsidRPr="00EF50BF">
              <w:t xml:space="preserve">de </w:t>
            </w:r>
            <w:r w:rsidR="004D5DE7" w:rsidRPr="00EF50BF">
              <w:t xml:space="preserve">valores lançados como </w:t>
            </w:r>
            <w:r w:rsidR="00F85D91" w:rsidRPr="00EF50BF">
              <w:t>receita</w:t>
            </w:r>
            <w:r w:rsidRPr="00EF50BF">
              <w:t>.</w:t>
            </w:r>
          </w:p>
          <w:p w:rsidR="00386177" w:rsidRPr="00EF50BF" w:rsidRDefault="00DC0413" w:rsidP="00DA2076">
            <w:pPr>
              <w:pStyle w:val="PargrafodaLista"/>
              <w:numPr>
                <w:ilvl w:val="1"/>
                <w:numId w:val="30"/>
              </w:numPr>
            </w:pPr>
            <w:r w:rsidRPr="00EF50BF">
              <w:t>Para a inclusão são necessários os seguintes dados:</w:t>
            </w:r>
            <w:r w:rsidR="006D23CA" w:rsidRPr="00EF50BF">
              <w:t xml:space="preserve"> </w:t>
            </w:r>
            <w:r w:rsidRPr="00EF50BF">
              <w:t>valor</w:t>
            </w:r>
            <w:r w:rsidR="00F85D91" w:rsidRPr="00EF50BF">
              <w:t xml:space="preserve"> da transação</w:t>
            </w:r>
            <w:r w:rsidR="000E2D01">
              <w:t>*, categoria*</w:t>
            </w:r>
            <w:r w:rsidR="00E32AA0">
              <w:t xml:space="preserve"> (pré-cadastrada)</w:t>
            </w:r>
            <w:r w:rsidR="000E2D01">
              <w:t>,</w:t>
            </w:r>
            <w:r w:rsidRPr="00EF50BF">
              <w:t xml:space="preserve"> data de recebimento da receita*</w:t>
            </w:r>
            <w:r w:rsidR="000E2D01">
              <w:t xml:space="preserve"> e observação</w:t>
            </w:r>
            <w:ins w:id="61" w:author="Silvia Helena" w:date="2017-06-21T17:52:00Z">
              <w:r w:rsidR="007F1EBD">
                <w:t xml:space="preserve">, </w:t>
              </w:r>
            </w:ins>
            <w:ins w:id="62" w:author="Silvia Helena" w:date="2017-06-21T17:53:00Z">
              <w:r w:rsidR="009C62E2">
                <w:t xml:space="preserve">tempo de </w:t>
              </w:r>
            </w:ins>
            <w:ins w:id="63" w:author="Silvia Helena" w:date="2017-06-21T17:52:00Z">
              <w:r w:rsidR="007F1EBD">
                <w:t>repetição</w:t>
              </w:r>
            </w:ins>
            <w:ins w:id="64" w:author="Silvia Helena" w:date="2017-06-21T17:53:00Z">
              <w:r w:rsidR="009C62E2">
                <w:t xml:space="preserve"> (caso o usuário faça a opção)</w:t>
              </w:r>
            </w:ins>
            <w:r w:rsidRPr="00EF50BF">
              <w:t>.</w:t>
            </w:r>
            <w:r w:rsidR="00386177" w:rsidRPr="00EF50BF">
              <w:t xml:space="preserve"> </w:t>
            </w:r>
          </w:p>
          <w:p w:rsidR="00386177" w:rsidRPr="00EF50BF" w:rsidRDefault="00386177" w:rsidP="00DA2076">
            <w:pPr>
              <w:pStyle w:val="PargrafodaLista"/>
              <w:numPr>
                <w:ilvl w:val="1"/>
                <w:numId w:val="30"/>
              </w:numPr>
            </w:pPr>
            <w:r w:rsidRPr="00EF50BF">
              <w:t>A moeda para os lançamentos das receitas é moeda corren</w:t>
            </w:r>
            <w:r w:rsidR="00A86433">
              <w:t>te</w:t>
            </w:r>
            <w:r w:rsidR="006A3ADF">
              <w:t xml:space="preserve"> selecionada durante o cadastro do usuário ([RF1]).</w:t>
            </w:r>
          </w:p>
          <w:p w:rsidR="00DC0413" w:rsidRPr="00EF50BF" w:rsidRDefault="00386177" w:rsidP="00DA2076">
            <w:pPr>
              <w:pStyle w:val="PargrafodaLista"/>
              <w:numPr>
                <w:ilvl w:val="1"/>
                <w:numId w:val="30"/>
              </w:numPr>
            </w:pPr>
            <w:r w:rsidRPr="00EF50BF">
              <w:t xml:space="preserve"> </w:t>
            </w:r>
            <w:r w:rsidR="00DC0413" w:rsidRPr="00EF50BF">
              <w:t>O sistema deve pe</w:t>
            </w:r>
            <w:r w:rsidR="006D23CA" w:rsidRPr="00EF50BF">
              <w:t xml:space="preserve">rmitir o usuário possa alterar </w:t>
            </w:r>
            <w:r w:rsidR="00DC0413" w:rsidRPr="00EF50BF">
              <w:t>o valor</w:t>
            </w:r>
            <w:r w:rsidR="00ED568F" w:rsidRPr="00EF50BF">
              <w:t xml:space="preserve"> da transação</w:t>
            </w:r>
            <w:r w:rsidR="00DC0413" w:rsidRPr="00EF50BF">
              <w:t>, a categoria e a data de recebimento</w:t>
            </w:r>
            <w:r w:rsidR="006D23CA" w:rsidRPr="00EF50BF">
              <w:t xml:space="preserve"> da receita</w:t>
            </w:r>
            <w:r w:rsidR="00DC0413" w:rsidRPr="00EF50BF">
              <w:t>.</w:t>
            </w:r>
          </w:p>
          <w:p w:rsidR="009B0C4A" w:rsidRPr="00EF50BF" w:rsidRDefault="006A46A4" w:rsidP="00DA2076">
            <w:pPr>
              <w:pStyle w:val="PargrafodaLista"/>
              <w:numPr>
                <w:ilvl w:val="1"/>
                <w:numId w:val="30"/>
              </w:numPr>
            </w:pPr>
            <w:r w:rsidRPr="00EF50BF">
              <w:t>O</w:t>
            </w:r>
            <w:r w:rsidR="009B0C4A" w:rsidRPr="00EF50BF">
              <w:t xml:space="preserve"> sistema deve permitir a criação de uma nova </w:t>
            </w:r>
            <w:r w:rsidRPr="00EF50BF">
              <w:t>categoria</w:t>
            </w:r>
            <w:r w:rsidR="009B0C4A" w:rsidRPr="00EF50BF">
              <w:t xml:space="preserve"> de receita</w:t>
            </w:r>
            <w:r w:rsidR="003B70DF" w:rsidRPr="00EF50BF">
              <w:t xml:space="preserve"> </w:t>
            </w:r>
            <w:r w:rsidRPr="00EF50BF">
              <w:t xml:space="preserve">além das anteriormente já adicionadas </w:t>
            </w:r>
            <w:r w:rsidR="003B70DF" w:rsidRPr="00EF50BF">
              <w:t>([RF</w:t>
            </w:r>
            <w:r w:rsidR="00A86433">
              <w:t>2</w:t>
            </w:r>
            <w:r w:rsidR="003B70DF" w:rsidRPr="00EF50BF">
              <w:t>])</w:t>
            </w:r>
            <w:r w:rsidR="009B0C4A" w:rsidRPr="00EF50BF">
              <w:t>.</w:t>
            </w:r>
          </w:p>
          <w:p w:rsidR="003D08DA" w:rsidRDefault="003D08DA" w:rsidP="00DA2076">
            <w:pPr>
              <w:pStyle w:val="PargrafodaLista"/>
              <w:numPr>
                <w:ilvl w:val="1"/>
                <w:numId w:val="30"/>
              </w:numPr>
            </w:pPr>
            <w:r w:rsidRPr="00EF50BF">
              <w:t xml:space="preserve">Caso o valor da transação seja em moeda estrangeira, o sistema deve permitir a sua </w:t>
            </w:r>
            <w:commentRangeStart w:id="65"/>
            <w:r w:rsidRPr="00EF50BF">
              <w:t xml:space="preserve">conversão em moeda </w:t>
            </w:r>
            <w:r w:rsidR="00386177" w:rsidRPr="00EF50BF">
              <w:t>corrente</w:t>
            </w:r>
            <w:commentRangeEnd w:id="65"/>
            <w:r w:rsidR="007B34A2">
              <w:rPr>
                <w:rStyle w:val="Refdecomentrio"/>
                <w:rFonts w:cstheme="minorBidi"/>
              </w:rPr>
              <w:commentReference w:id="65"/>
            </w:r>
            <w:r w:rsidR="00A86433">
              <w:t xml:space="preserve"> ([RF6</w:t>
            </w:r>
            <w:r w:rsidRPr="00EF50BF">
              <w:t>]).</w:t>
            </w:r>
          </w:p>
          <w:p w:rsidR="00DA2076" w:rsidRPr="00EF50BF" w:rsidRDefault="00DA2076" w:rsidP="003454C2">
            <w:pPr>
              <w:pStyle w:val="PargrafodaLista"/>
              <w:numPr>
                <w:ilvl w:val="1"/>
                <w:numId w:val="30"/>
              </w:numPr>
              <w:spacing w:before="240"/>
            </w:pPr>
            <w:r w:rsidRPr="00EF50BF">
              <w:t>Ao ad</w:t>
            </w:r>
            <w:r>
              <w:t xml:space="preserve">icionar um valor de receita, </w:t>
            </w:r>
            <w:r w:rsidRPr="00EF50BF">
              <w:t xml:space="preserve">o sistema deve </w:t>
            </w:r>
            <w:r>
              <w:t xml:space="preserve">calcular e exibir </w:t>
            </w:r>
            <w:r w:rsidRPr="00EF50BF">
              <w:t>o saldo do dia das receitas</w:t>
            </w:r>
            <w:r w:rsidR="00E172E2">
              <w:t xml:space="preserve"> (soma de todas as transações referentes às receitas do dia</w:t>
            </w:r>
            <w:r w:rsidR="002B51B4">
              <w:t xml:space="preserve">), </w:t>
            </w:r>
            <w:commentRangeStart w:id="66"/>
            <w:r w:rsidR="002B51B4" w:rsidRPr="00EF50BF">
              <w:t>das</w:t>
            </w:r>
            <w:r w:rsidRPr="00EF50BF">
              <w:t xml:space="preserve"> despesas</w:t>
            </w:r>
            <w:r w:rsidR="00E172E2">
              <w:t xml:space="preserve"> (somatório de todas as transações referentes às despesas do dia)</w:t>
            </w:r>
            <w:r w:rsidR="00025E18">
              <w:t xml:space="preserve"> e </w:t>
            </w:r>
            <w:r w:rsidR="00C869D3">
              <w:t xml:space="preserve">o </w:t>
            </w:r>
            <w:r w:rsidR="00025E18">
              <w:t xml:space="preserve">final </w:t>
            </w:r>
            <w:r w:rsidR="00E172E2">
              <w:t>(diferença entre os somatórios das receitas e das despesas do dia</w:t>
            </w:r>
            <w:proofErr w:type="gramStart"/>
            <w:r w:rsidR="00E172E2">
              <w:t>)</w:t>
            </w:r>
            <w:r w:rsidRPr="00EF50BF">
              <w:t>.</w:t>
            </w:r>
            <w:commentRangeEnd w:id="66"/>
            <w:proofErr w:type="gramEnd"/>
            <w:r w:rsidR="007F1EBD">
              <w:rPr>
                <w:rStyle w:val="Refdecomentrio"/>
                <w:rFonts w:cstheme="minorBidi"/>
              </w:rPr>
              <w:commentReference w:id="66"/>
            </w:r>
            <w:r w:rsidRPr="00EF50BF">
              <w:t xml:space="preserve"> </w:t>
            </w:r>
          </w:p>
          <w:p w:rsidR="00F27208" w:rsidRDefault="00334FDC" w:rsidP="00DA2076">
            <w:pPr>
              <w:pStyle w:val="PargrafodaLista"/>
              <w:numPr>
                <w:ilvl w:val="1"/>
                <w:numId w:val="30"/>
              </w:numPr>
            </w:pPr>
            <w:r w:rsidRPr="00EF50BF">
              <w:t xml:space="preserve">Caso </w:t>
            </w:r>
            <w:ins w:id="67" w:author="Silvia Helena" w:date="2017-06-21T17:52:00Z">
              <w:r w:rsidR="007F1EBD">
                <w:t xml:space="preserve">no lançamento de </w:t>
              </w:r>
            </w:ins>
            <w:r w:rsidRPr="00EF50BF">
              <w:t xml:space="preserve">uma receita </w:t>
            </w:r>
            <w:ins w:id="68" w:author="Silvia Helena" w:date="2017-06-21T17:52:00Z">
              <w:r w:rsidR="007F1EBD">
                <w:t>esteja como “repetição”</w:t>
              </w:r>
            </w:ins>
            <w:del w:id="69" w:author="Silvia Helena" w:date="2017-06-21T17:53:00Z">
              <w:r w:rsidRPr="00EF50BF" w:rsidDel="007F1EBD">
                <w:delText>venha a se repetir</w:delText>
              </w:r>
            </w:del>
            <w:r w:rsidRPr="00EF50BF">
              <w:t xml:space="preserve">, por um determinado período de tempo, o sistema deve </w:t>
            </w:r>
            <w:r w:rsidR="00B41338" w:rsidRPr="00EF50BF">
              <w:t xml:space="preserve">contabilizar tais repetições. Para isso, </w:t>
            </w:r>
            <w:commentRangeStart w:id="70"/>
            <w:r w:rsidR="00B41338" w:rsidRPr="00EF50BF">
              <w:t xml:space="preserve">é preciso </w:t>
            </w:r>
            <w:r w:rsidRPr="00EF50BF">
              <w:t xml:space="preserve">que o usuário inclua </w:t>
            </w:r>
            <w:r w:rsidR="003C4608" w:rsidRPr="00EF50BF">
              <w:t>a moeda</w:t>
            </w:r>
            <w:commentRangeEnd w:id="70"/>
            <w:r w:rsidR="00DE7FBD">
              <w:rPr>
                <w:rStyle w:val="Refdecomentrio"/>
                <w:rFonts w:cstheme="minorBidi"/>
              </w:rPr>
              <w:commentReference w:id="70"/>
            </w:r>
            <w:r w:rsidR="003C4608" w:rsidRPr="00EF50BF">
              <w:t xml:space="preserve">*, o </w:t>
            </w:r>
            <w:r w:rsidRPr="00EF50BF">
              <w:t>valor</w:t>
            </w:r>
            <w:r w:rsidR="003B6893" w:rsidRPr="00EF50BF">
              <w:t xml:space="preserve"> </w:t>
            </w:r>
            <w:r w:rsidR="0059389B" w:rsidRPr="00EF50BF">
              <w:t>d</w:t>
            </w:r>
            <w:r w:rsidR="00811100" w:rsidRPr="00EF50BF">
              <w:t>a</w:t>
            </w:r>
            <w:r w:rsidR="0059389B" w:rsidRPr="00EF50BF">
              <w:t xml:space="preserve"> </w:t>
            </w:r>
            <w:r w:rsidR="006A46A4" w:rsidRPr="00EF50BF">
              <w:t xml:space="preserve">transação da </w:t>
            </w:r>
            <w:r w:rsidR="0059389B" w:rsidRPr="00EF50BF">
              <w:t>conta a</w:t>
            </w:r>
            <w:r w:rsidR="00811100" w:rsidRPr="00EF50BF">
              <w:t xml:space="preserve"> receber</w:t>
            </w:r>
            <w:r w:rsidRPr="00EF50BF">
              <w:t xml:space="preserve">*, a categoria* a que </w:t>
            </w:r>
            <w:proofErr w:type="gramStart"/>
            <w:r w:rsidRPr="00EF50BF">
              <w:t>pertence,</w:t>
            </w:r>
            <w:proofErr w:type="gramEnd"/>
            <w:r w:rsidRPr="00EF50BF">
              <w:t xml:space="preserve"> a data da primeira ocorrência* e a quantidade de repetiç</w:t>
            </w:r>
            <w:r w:rsidR="003B6893" w:rsidRPr="00EF50BF">
              <w:t>ões</w:t>
            </w:r>
            <w:r w:rsidR="004D5DE7" w:rsidRPr="00EF50BF">
              <w:t>*</w:t>
            </w:r>
            <w:r w:rsidRPr="00EF50BF">
              <w:t>.</w:t>
            </w:r>
            <w:r w:rsidR="00373E64" w:rsidRPr="00EF50BF">
              <w:t xml:space="preserve"> </w:t>
            </w:r>
            <w:r w:rsidR="003A5111">
              <w:t xml:space="preserve"> </w:t>
            </w:r>
          </w:p>
          <w:p w:rsidR="00466889" w:rsidRPr="00374C96" w:rsidRDefault="00466889" w:rsidP="00DA2076">
            <w:pPr>
              <w:pStyle w:val="PargrafodaLista"/>
              <w:numPr>
                <w:ilvl w:val="1"/>
                <w:numId w:val="30"/>
              </w:numPr>
            </w:pPr>
            <w:commentRangeStart w:id="71"/>
            <w:r>
              <w:t xml:space="preserve">Caso </w:t>
            </w:r>
            <w:commentRangeEnd w:id="71"/>
            <w:r w:rsidR="00422926">
              <w:rPr>
                <w:rStyle w:val="Refdecomentrio"/>
                <w:rFonts w:cstheme="minorBidi"/>
              </w:rPr>
              <w:commentReference w:id="71"/>
            </w:r>
            <w:r>
              <w:t xml:space="preserve">a receita venha a ocorrer em uma data futura, o sistema deve permitir que o usuário </w:t>
            </w:r>
            <w:proofErr w:type="gramStart"/>
            <w:r>
              <w:t>inclua</w:t>
            </w:r>
            <w:proofErr w:type="gramEnd"/>
            <w:r>
              <w:t xml:space="preserve"> o valor</w:t>
            </w:r>
            <w:r w:rsidR="005666CC">
              <w:t>*</w:t>
            </w:r>
            <w:r>
              <w:t xml:space="preserve"> da tra</w:t>
            </w:r>
            <w:r w:rsidR="005666CC">
              <w:t>nsação de uma receita a receber</w:t>
            </w:r>
            <w:r>
              <w:t xml:space="preserve">, a categoria* a que pertence e a data em que ocorrerá* para que seja </w:t>
            </w:r>
            <w:r w:rsidRPr="00374C96">
              <w:t>contabilizada no período a ela pertinente.</w:t>
            </w:r>
          </w:p>
          <w:p w:rsidR="00D57D40" w:rsidRPr="00EF50BF" w:rsidRDefault="00D57D40" w:rsidP="00DA2076">
            <w:pPr>
              <w:pStyle w:val="PargrafodaLista"/>
              <w:numPr>
                <w:ilvl w:val="1"/>
                <w:numId w:val="30"/>
              </w:numPr>
            </w:pPr>
            <w:r w:rsidRPr="00374C96">
              <w:t>O sistema deve permitir a exclusão de um valor adicionado</w:t>
            </w:r>
            <w:r w:rsidR="00374C96" w:rsidRPr="00374C96">
              <w:t>. Para que isso ocorra, o sistema deve enviar uma mensagem de confirmação de exclusão desse</w:t>
            </w:r>
            <w:r w:rsidR="00374C96" w:rsidRPr="008F35D3">
              <w:t xml:space="preserve"> valor</w:t>
            </w:r>
            <w:r w:rsidR="00374C96">
              <w:t>, e em caso afirmativo, esse valor será excluído, caso contrário, permanecerá no sistema</w:t>
            </w:r>
            <w:r w:rsidR="00374C96" w:rsidRPr="008F35D3">
              <w:t>.</w:t>
            </w:r>
          </w:p>
        </w:tc>
      </w:tr>
    </w:tbl>
    <w:p w:rsidR="00E44658" w:rsidRPr="00EF50BF" w:rsidRDefault="00E44658" w:rsidP="00C02858">
      <w:pPr>
        <w:rPr>
          <w:rFonts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D25627" w:rsidRPr="00EF50BF" w:rsidTr="0079794F">
        <w:tc>
          <w:tcPr>
            <w:tcW w:w="9061" w:type="dxa"/>
          </w:tcPr>
          <w:p w:rsidR="00D25627" w:rsidRPr="00EF50BF" w:rsidRDefault="00D25627" w:rsidP="0079794F">
            <w:pPr>
              <w:rPr>
                <w:rFonts w:cs="Arial"/>
                <w:i/>
              </w:rPr>
            </w:pPr>
            <w:r w:rsidRPr="00EF50BF">
              <w:rPr>
                <w:rFonts w:cs="Arial"/>
                <w:i/>
              </w:rPr>
              <w:lastRenderedPageBreak/>
              <w:t>[RF</w:t>
            </w:r>
            <w:r w:rsidR="001A68F9">
              <w:rPr>
                <w:rFonts w:cs="Arial"/>
                <w:i/>
              </w:rPr>
              <w:t>5</w:t>
            </w:r>
            <w:r w:rsidRPr="00EF50BF">
              <w:rPr>
                <w:rFonts w:cs="Arial"/>
                <w:i/>
              </w:rPr>
              <w:t xml:space="preserve">] – </w:t>
            </w:r>
            <w:commentRangeStart w:id="72"/>
            <w:r w:rsidRPr="00EF50BF">
              <w:rPr>
                <w:rFonts w:cs="Arial"/>
                <w:i/>
              </w:rPr>
              <w:t>Lançar despesa</w:t>
            </w:r>
            <w:commentRangeEnd w:id="72"/>
            <w:r w:rsidR="004C02EA">
              <w:rPr>
                <w:rStyle w:val="Refdecomentrio"/>
              </w:rPr>
              <w:commentReference w:id="72"/>
            </w:r>
          </w:p>
        </w:tc>
      </w:tr>
      <w:tr w:rsidR="00EF50BF" w:rsidRPr="00EF50BF" w:rsidTr="0079794F">
        <w:trPr>
          <w:trHeight w:val="276"/>
          <w:hidden/>
        </w:trPr>
        <w:tc>
          <w:tcPr>
            <w:tcW w:w="9061" w:type="dxa"/>
          </w:tcPr>
          <w:p w:rsidR="00D25627" w:rsidRPr="00EF50BF" w:rsidRDefault="00D25627" w:rsidP="004D5DE7">
            <w:pPr>
              <w:pStyle w:val="PargrafodaLista"/>
              <w:numPr>
                <w:ilvl w:val="0"/>
                <w:numId w:val="30"/>
              </w:numPr>
              <w:rPr>
                <w:vanish/>
              </w:rPr>
            </w:pPr>
          </w:p>
          <w:p w:rsidR="004D5DE7" w:rsidRPr="00EF50BF" w:rsidRDefault="007508D0" w:rsidP="004D5DE7">
            <w:pPr>
              <w:pStyle w:val="PargrafodaLista"/>
              <w:numPr>
                <w:ilvl w:val="1"/>
                <w:numId w:val="30"/>
              </w:numPr>
            </w:pPr>
            <w:r w:rsidRPr="00EF50BF">
              <w:t>O sistema deve</w:t>
            </w:r>
            <w:r w:rsidR="004D5DE7" w:rsidRPr="00EF50BF">
              <w:t xml:space="preserve"> permitir a inclusão, alteração e</w:t>
            </w:r>
            <w:r w:rsidRPr="00EF50BF">
              <w:t xml:space="preserve"> exclusão </w:t>
            </w:r>
            <w:r w:rsidR="004D5DE7" w:rsidRPr="00EF50BF">
              <w:t xml:space="preserve">de valores lançados como despesa. </w:t>
            </w:r>
          </w:p>
          <w:p w:rsidR="00334FDC" w:rsidRPr="00EF50BF" w:rsidRDefault="00334FDC" w:rsidP="004D5DE7">
            <w:pPr>
              <w:pStyle w:val="PargrafodaLista"/>
              <w:numPr>
                <w:ilvl w:val="1"/>
                <w:numId w:val="30"/>
              </w:numPr>
            </w:pPr>
            <w:r w:rsidRPr="00EF50BF">
              <w:t>Para a inclusão são necessários os seguintes dados: valor</w:t>
            </w:r>
            <w:r w:rsidR="004D5DE7" w:rsidRPr="00EF50BF">
              <w:t xml:space="preserve"> da transação</w:t>
            </w:r>
            <w:r w:rsidRPr="00EF50BF">
              <w:t>*, categoria*, d</w:t>
            </w:r>
            <w:r w:rsidR="000E2D01">
              <w:t xml:space="preserve">ata de ocorrência da despesa*, </w:t>
            </w:r>
            <w:r w:rsidRPr="00EF50BF">
              <w:t>forma de pagamento*</w:t>
            </w:r>
            <w:r w:rsidR="000E2D01">
              <w:t xml:space="preserve"> e observação</w:t>
            </w:r>
            <w:r w:rsidRPr="00EF50BF">
              <w:t>.</w:t>
            </w:r>
          </w:p>
          <w:p w:rsidR="0022242C" w:rsidRPr="00EF50BF" w:rsidRDefault="0022242C" w:rsidP="0022242C">
            <w:pPr>
              <w:pStyle w:val="PargrafodaLista"/>
              <w:numPr>
                <w:ilvl w:val="1"/>
                <w:numId w:val="30"/>
              </w:numPr>
            </w:pPr>
            <w:r w:rsidRPr="00EF50BF">
              <w:t xml:space="preserve">A moeda pré-definida para os lançamentos das </w:t>
            </w:r>
            <w:r>
              <w:t>despesas</w:t>
            </w:r>
            <w:r w:rsidRPr="00EF50BF">
              <w:t xml:space="preserve"> é moeda corren</w:t>
            </w:r>
            <w:r>
              <w:t>te selecionada durante o cadastro do usuário ([RF1]).</w:t>
            </w:r>
          </w:p>
          <w:p w:rsidR="00334FDC" w:rsidRPr="00EF50BF" w:rsidRDefault="00334FDC" w:rsidP="004D5DE7">
            <w:pPr>
              <w:pStyle w:val="PargrafodaLista"/>
              <w:numPr>
                <w:ilvl w:val="1"/>
                <w:numId w:val="30"/>
              </w:numPr>
            </w:pPr>
            <w:r w:rsidRPr="00EF50BF">
              <w:t>O sistema deve pe</w:t>
            </w:r>
            <w:r w:rsidR="00CB4CB8" w:rsidRPr="00EF50BF">
              <w:t xml:space="preserve">rmitir o usuário possa alterar </w:t>
            </w:r>
            <w:r w:rsidRPr="00EF50BF">
              <w:t>a moeda, o valor, a</w:t>
            </w:r>
            <w:r w:rsidR="00386177" w:rsidRPr="00EF50BF">
              <w:t xml:space="preserve"> categoria, a data da ocorrência e a forma de pagamento</w:t>
            </w:r>
            <w:r w:rsidRPr="00EF50BF">
              <w:t>.</w:t>
            </w:r>
          </w:p>
          <w:p w:rsidR="00D57D40" w:rsidRPr="00EF50BF" w:rsidRDefault="008A6996" w:rsidP="00206693">
            <w:pPr>
              <w:pStyle w:val="PargrafodaLista"/>
              <w:numPr>
                <w:ilvl w:val="1"/>
                <w:numId w:val="30"/>
              </w:numPr>
            </w:pPr>
            <w:r w:rsidRPr="00EF50BF">
              <w:t>O</w:t>
            </w:r>
            <w:r w:rsidR="00D57D40" w:rsidRPr="00EF50BF">
              <w:t xml:space="preserve"> sistema deve permitir a criação de uma nova conta de despesa ([RF</w:t>
            </w:r>
            <w:r w:rsidR="001040CE">
              <w:t>2</w:t>
            </w:r>
            <w:r w:rsidR="00D57D40" w:rsidRPr="00EF50BF">
              <w:t>]) e de formas de pagamento ([RF</w:t>
            </w:r>
            <w:r w:rsidR="001040CE">
              <w:t>3</w:t>
            </w:r>
            <w:r w:rsidR="00D57D40" w:rsidRPr="00EF50BF">
              <w:t>]).</w:t>
            </w:r>
          </w:p>
          <w:p w:rsidR="003D2B2D" w:rsidRDefault="003D08DA" w:rsidP="00DA2076">
            <w:pPr>
              <w:pStyle w:val="PargrafodaLista"/>
              <w:numPr>
                <w:ilvl w:val="1"/>
                <w:numId w:val="30"/>
              </w:numPr>
              <w:spacing w:before="240"/>
            </w:pPr>
            <w:r w:rsidRPr="00EF50BF">
              <w:t>Caso o valor da transação seja em moeda estrangeira, o sistema deve permitir a sua conversão em moeda nacional ([RF</w:t>
            </w:r>
            <w:r w:rsidR="00306C1C">
              <w:t>6</w:t>
            </w:r>
            <w:r w:rsidRPr="00EF50BF">
              <w:t>]).</w:t>
            </w:r>
            <w:r w:rsidR="00DA2076" w:rsidRPr="00EF50BF">
              <w:t xml:space="preserve"> </w:t>
            </w:r>
          </w:p>
          <w:p w:rsidR="00C869D3" w:rsidRPr="00EF50BF" w:rsidRDefault="00C869D3" w:rsidP="00C869D3">
            <w:pPr>
              <w:pStyle w:val="PargrafodaLista"/>
              <w:numPr>
                <w:ilvl w:val="1"/>
                <w:numId w:val="30"/>
              </w:numPr>
              <w:spacing w:before="240"/>
            </w:pPr>
            <w:r w:rsidRPr="00EF50BF">
              <w:t>Ao ad</w:t>
            </w:r>
            <w:r>
              <w:t xml:space="preserve">icionar um valor de receita, </w:t>
            </w:r>
            <w:r w:rsidRPr="00EF50BF">
              <w:t xml:space="preserve">o sistema deve </w:t>
            </w:r>
            <w:r>
              <w:t xml:space="preserve">calcular e exibir </w:t>
            </w:r>
            <w:r w:rsidRPr="00EF50BF">
              <w:t>o saldo do dia das receitas</w:t>
            </w:r>
            <w:r>
              <w:t xml:space="preserve"> (soma de todas as transações referentes às receitas do dia), </w:t>
            </w:r>
            <w:r w:rsidRPr="00EF50BF">
              <w:t>das despesas</w:t>
            </w:r>
            <w:r>
              <w:t xml:space="preserve"> (somatório de todas as transações referentes às despesas do dia) e o final (diferença entre os somatórios das receitas e das despesas do dia)</w:t>
            </w:r>
            <w:r w:rsidRPr="00EF50BF">
              <w:t xml:space="preserve">. </w:t>
            </w:r>
          </w:p>
          <w:p w:rsidR="00D25627" w:rsidRDefault="00334FDC" w:rsidP="004D5DE7">
            <w:pPr>
              <w:pStyle w:val="PargrafodaLista"/>
              <w:numPr>
                <w:ilvl w:val="1"/>
                <w:numId w:val="30"/>
              </w:numPr>
            </w:pPr>
            <w:r w:rsidRPr="00EF50BF">
              <w:t xml:space="preserve">Caso uma despesa venha a se repetir por um determinado período de tempo, o sistema deve </w:t>
            </w:r>
            <w:r w:rsidR="00B41338" w:rsidRPr="00EF50BF">
              <w:t xml:space="preserve">contabilizar tais repetições. Para isso, é preciso </w:t>
            </w:r>
            <w:r w:rsidR="00151C7E">
              <w:t>que o usuário inclua</w:t>
            </w:r>
            <w:r w:rsidR="003C4608" w:rsidRPr="00EF50BF">
              <w:t xml:space="preserve"> o valor</w:t>
            </w:r>
            <w:r w:rsidR="00811100" w:rsidRPr="00EF50BF">
              <w:t xml:space="preserve"> </w:t>
            </w:r>
            <w:r w:rsidR="0059389B" w:rsidRPr="00EF50BF">
              <w:t>d</w:t>
            </w:r>
            <w:r w:rsidR="00811100" w:rsidRPr="00EF50BF">
              <w:t>a</w:t>
            </w:r>
            <w:r w:rsidR="006A46A4" w:rsidRPr="00EF50BF">
              <w:t xml:space="preserve"> transação da</w:t>
            </w:r>
            <w:r w:rsidR="0059389B" w:rsidRPr="00EF50BF">
              <w:t xml:space="preserve"> conta a</w:t>
            </w:r>
            <w:r w:rsidR="00811100" w:rsidRPr="00EF50BF">
              <w:t xml:space="preserve"> pagar</w:t>
            </w:r>
            <w:r w:rsidR="003C4608" w:rsidRPr="00EF50BF">
              <w:t>*, a categoria*</w:t>
            </w:r>
            <w:r w:rsidRPr="00EF50BF">
              <w:t xml:space="preserve"> a que </w:t>
            </w:r>
            <w:proofErr w:type="gramStart"/>
            <w:r w:rsidRPr="00EF50BF">
              <w:t>pertence,</w:t>
            </w:r>
            <w:proofErr w:type="gramEnd"/>
            <w:r w:rsidRPr="00EF50BF">
              <w:t xml:space="preserve"> a data da primeira ocorrência* e a quantidade de repetições dessa despesa</w:t>
            </w:r>
            <w:r w:rsidR="004D5DE7" w:rsidRPr="00EF50BF">
              <w:t>*</w:t>
            </w:r>
            <w:r w:rsidRPr="00EF50BF">
              <w:t>.</w:t>
            </w:r>
          </w:p>
          <w:p w:rsidR="00151C7E" w:rsidRPr="00EF50BF" w:rsidRDefault="00151C7E" w:rsidP="004D5DE7">
            <w:pPr>
              <w:pStyle w:val="PargrafodaLista"/>
              <w:numPr>
                <w:ilvl w:val="1"/>
                <w:numId w:val="30"/>
              </w:numPr>
            </w:pPr>
            <w:r>
              <w:t xml:space="preserve">Caso a despesa venha a ocorrer em uma data futura, o sistema deve permitir que o usuário </w:t>
            </w:r>
            <w:proofErr w:type="gramStart"/>
            <w:r>
              <w:t>inclua</w:t>
            </w:r>
            <w:proofErr w:type="gramEnd"/>
            <w:r>
              <w:t xml:space="preserve"> o valor da transaç</w:t>
            </w:r>
            <w:r w:rsidR="00466889">
              <w:t xml:space="preserve">ão de uma </w:t>
            </w:r>
            <w:r w:rsidR="00C901B5">
              <w:t xml:space="preserve">despesa </w:t>
            </w:r>
            <w:r>
              <w:t>a pagar*, a categoria* a que pertence e a data em que ocorrerá* para que seja contabilizada no período a ela pertinente.</w:t>
            </w:r>
          </w:p>
          <w:p w:rsidR="00D57D40" w:rsidRPr="00EF50BF" w:rsidRDefault="00D57D40" w:rsidP="00D57D40">
            <w:pPr>
              <w:pStyle w:val="PargrafodaLista"/>
              <w:numPr>
                <w:ilvl w:val="1"/>
                <w:numId w:val="30"/>
              </w:numPr>
            </w:pPr>
            <w:r w:rsidRPr="00EF50BF">
              <w:t>O sistema deve permitir a exclusão de um valor adicionado.</w:t>
            </w:r>
            <w:r w:rsidR="00837671" w:rsidRPr="00374C96">
              <w:t xml:space="preserve"> Para que isso ocorra, o sistema deve enviar uma mensagem de confirmação de exclusão desse</w:t>
            </w:r>
            <w:r w:rsidR="00837671" w:rsidRPr="008F35D3">
              <w:t xml:space="preserve"> valor</w:t>
            </w:r>
            <w:r w:rsidR="00837671">
              <w:t>, e em caso afirmativo, esse valor será excluído, caso contrário, permanecerá no sistema</w:t>
            </w:r>
            <w:r w:rsidR="00837671" w:rsidRPr="008F35D3">
              <w:t>.</w:t>
            </w:r>
          </w:p>
        </w:tc>
      </w:tr>
    </w:tbl>
    <w:p w:rsidR="00496036" w:rsidRPr="00EF50BF" w:rsidRDefault="00496036" w:rsidP="002C053E">
      <w:pPr>
        <w:rPr>
          <w:rFonts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2C053E" w:rsidRPr="00EF50BF" w:rsidTr="003454C2">
        <w:tc>
          <w:tcPr>
            <w:tcW w:w="9061" w:type="dxa"/>
          </w:tcPr>
          <w:p w:rsidR="002C053E" w:rsidRPr="00EF50BF" w:rsidRDefault="002C053E" w:rsidP="003454C2">
            <w:pPr>
              <w:rPr>
                <w:rFonts w:cs="Arial"/>
                <w:i/>
              </w:rPr>
            </w:pPr>
            <w:r w:rsidRPr="00EF50BF">
              <w:rPr>
                <w:rFonts w:cs="Arial"/>
                <w:i/>
              </w:rPr>
              <w:lastRenderedPageBreak/>
              <w:t>[</w:t>
            </w:r>
            <w:r w:rsidR="001A68F9">
              <w:rPr>
                <w:rFonts w:cs="Arial"/>
                <w:i/>
              </w:rPr>
              <w:t>RF6</w:t>
            </w:r>
            <w:r w:rsidRPr="00EF50BF">
              <w:rPr>
                <w:rFonts w:cs="Arial"/>
                <w:i/>
              </w:rPr>
              <w:t>] – Converter moeda</w:t>
            </w:r>
          </w:p>
        </w:tc>
      </w:tr>
      <w:tr w:rsidR="002C053E" w:rsidRPr="00EF50BF" w:rsidTr="003454C2">
        <w:trPr>
          <w:trHeight w:val="276"/>
          <w:hidden/>
        </w:trPr>
        <w:tc>
          <w:tcPr>
            <w:tcW w:w="9061" w:type="dxa"/>
          </w:tcPr>
          <w:p w:rsidR="002C053E" w:rsidRPr="00EF50BF" w:rsidRDefault="002C053E" w:rsidP="003454C2">
            <w:pPr>
              <w:pStyle w:val="PargrafodaLista"/>
              <w:numPr>
                <w:ilvl w:val="0"/>
                <w:numId w:val="29"/>
              </w:numPr>
              <w:rPr>
                <w:vanish/>
              </w:rPr>
            </w:pPr>
          </w:p>
          <w:p w:rsidR="002C053E" w:rsidRPr="00EF50BF" w:rsidRDefault="002C053E" w:rsidP="003454C2">
            <w:pPr>
              <w:pStyle w:val="PargrafodaLista"/>
              <w:numPr>
                <w:ilvl w:val="0"/>
                <w:numId w:val="29"/>
              </w:numPr>
              <w:rPr>
                <w:vanish/>
              </w:rPr>
            </w:pPr>
          </w:p>
          <w:p w:rsidR="002C053E" w:rsidRPr="00EF50BF" w:rsidRDefault="002C053E" w:rsidP="003454C2">
            <w:pPr>
              <w:pStyle w:val="PargrafodaLista"/>
              <w:numPr>
                <w:ilvl w:val="0"/>
                <w:numId w:val="29"/>
              </w:numPr>
              <w:rPr>
                <w:vanish/>
              </w:rPr>
            </w:pPr>
          </w:p>
          <w:p w:rsidR="002C053E" w:rsidRPr="00EF50BF" w:rsidRDefault="002C053E" w:rsidP="003454C2">
            <w:pPr>
              <w:pStyle w:val="PargrafodaLista"/>
              <w:numPr>
                <w:ilvl w:val="0"/>
                <w:numId w:val="29"/>
              </w:numPr>
              <w:rPr>
                <w:vanish/>
              </w:rPr>
            </w:pPr>
          </w:p>
          <w:p w:rsidR="001A68F9" w:rsidRPr="001A68F9" w:rsidRDefault="001A68F9" w:rsidP="001A68F9">
            <w:pPr>
              <w:pStyle w:val="PargrafodaLista"/>
              <w:numPr>
                <w:ilvl w:val="0"/>
                <w:numId w:val="26"/>
              </w:numPr>
              <w:rPr>
                <w:vanish/>
              </w:rPr>
            </w:pPr>
          </w:p>
          <w:p w:rsidR="001A68F9" w:rsidRPr="001A68F9" w:rsidRDefault="001A68F9" w:rsidP="001A68F9">
            <w:pPr>
              <w:pStyle w:val="PargrafodaLista"/>
              <w:numPr>
                <w:ilvl w:val="0"/>
                <w:numId w:val="26"/>
              </w:numPr>
              <w:rPr>
                <w:vanish/>
              </w:rPr>
            </w:pPr>
          </w:p>
          <w:p w:rsidR="001A68F9" w:rsidRPr="001A68F9" w:rsidRDefault="001A68F9" w:rsidP="001A68F9">
            <w:pPr>
              <w:pStyle w:val="PargrafodaLista"/>
              <w:numPr>
                <w:ilvl w:val="0"/>
                <w:numId w:val="26"/>
              </w:numPr>
              <w:rPr>
                <w:vanish/>
              </w:rPr>
            </w:pPr>
          </w:p>
          <w:p w:rsidR="002C053E" w:rsidRPr="00EF50BF" w:rsidRDefault="002C053E" w:rsidP="001A68F9">
            <w:pPr>
              <w:pStyle w:val="PargrafodaLista"/>
              <w:numPr>
                <w:ilvl w:val="1"/>
                <w:numId w:val="26"/>
              </w:numPr>
            </w:pPr>
            <w:r w:rsidRPr="00EF50BF">
              <w:t xml:space="preserve">O sistema deve permitir que </w:t>
            </w:r>
            <w:r>
              <w:t>a</w:t>
            </w:r>
            <w:r w:rsidRPr="00EF50BF">
              <w:t xml:space="preserve">o usuário </w:t>
            </w:r>
            <w:proofErr w:type="gramStart"/>
            <w:r w:rsidRPr="00EF50BF">
              <w:t>realiz</w:t>
            </w:r>
            <w:r>
              <w:t>ar</w:t>
            </w:r>
            <w:proofErr w:type="gramEnd"/>
            <w:r w:rsidRPr="00EF50BF">
              <w:t xml:space="preserve"> a conversão de transações realizadas em moeda estrangeira </w:t>
            </w:r>
            <w:commentRangeStart w:id="73"/>
            <w:r w:rsidRPr="00EF50BF">
              <w:t xml:space="preserve">em </w:t>
            </w:r>
            <w:commentRangeEnd w:id="73"/>
            <w:r w:rsidR="007B34A2">
              <w:rPr>
                <w:rStyle w:val="Refdecomentrio"/>
                <w:rFonts w:cstheme="minorBidi"/>
              </w:rPr>
              <w:commentReference w:id="73"/>
            </w:r>
            <w:r w:rsidRPr="00EF50BF">
              <w:t>moeda corrente.</w:t>
            </w:r>
          </w:p>
          <w:p w:rsidR="002C053E" w:rsidRPr="00EF50BF" w:rsidRDefault="002C053E" w:rsidP="003454C2">
            <w:pPr>
              <w:pStyle w:val="PargrafodaLista"/>
              <w:numPr>
                <w:ilvl w:val="1"/>
                <w:numId w:val="26"/>
              </w:numPr>
            </w:pPr>
            <w:r w:rsidRPr="00EF50BF">
              <w:t xml:space="preserve">Para a conversão de moeda, são necessários os seguintes dados: moeda estrangeira*, valor da transação* e taxa de </w:t>
            </w:r>
            <w:proofErr w:type="gramStart"/>
            <w:r w:rsidRPr="00EF50BF">
              <w:t>câmbio</w:t>
            </w:r>
            <w:r w:rsidR="009323C3">
              <w:t xml:space="preserve"> </w:t>
            </w:r>
            <w:r w:rsidR="001C2DAE">
              <w:t>informada pelo usuário</w:t>
            </w:r>
            <w:r w:rsidRPr="00EF50BF">
              <w:t>*</w:t>
            </w:r>
            <w:proofErr w:type="gramEnd"/>
            <w:r w:rsidRPr="00EF50BF">
              <w:t>.</w:t>
            </w:r>
          </w:p>
          <w:p w:rsidR="002C053E" w:rsidRDefault="002C053E" w:rsidP="003454C2">
            <w:pPr>
              <w:pStyle w:val="PargrafodaLista"/>
              <w:numPr>
                <w:ilvl w:val="1"/>
                <w:numId w:val="26"/>
              </w:numPr>
            </w:pPr>
            <w:r w:rsidRPr="00EF50BF">
              <w:t>O sistema deve permitir a alteração dos seguintes dados da transação realizada em moeda estrangeira: moeda estrangeira, valor da transação e taxa de câmbio.</w:t>
            </w:r>
          </w:p>
          <w:p w:rsidR="00D2449E" w:rsidRDefault="00D2449E" w:rsidP="003454C2">
            <w:pPr>
              <w:pStyle w:val="PargrafodaLista"/>
              <w:numPr>
                <w:ilvl w:val="1"/>
                <w:numId w:val="26"/>
              </w:numPr>
            </w:pPr>
            <w:r>
              <w:t>O valor da transação convertido</w:t>
            </w:r>
            <w:r w:rsidR="001454D3">
              <w:t xml:space="preserve"> para moeda corrente</w:t>
            </w:r>
            <w:r w:rsidR="003A64FE">
              <w:t xml:space="preserve"> será obtido através do valor da transação realizado em moeda </w:t>
            </w:r>
            <w:proofErr w:type="gramStart"/>
            <w:r w:rsidR="003A64FE">
              <w:t>estrangeira multiplicado pela taxa de câmbio</w:t>
            </w:r>
            <w:proofErr w:type="gramEnd"/>
            <w:r w:rsidR="003A64FE">
              <w:t>.</w:t>
            </w:r>
          </w:p>
          <w:p w:rsidR="002C053E" w:rsidRPr="00EF50BF" w:rsidRDefault="002525D1" w:rsidP="003454C2">
            <w:pPr>
              <w:pStyle w:val="PargrafodaLista"/>
              <w:numPr>
                <w:ilvl w:val="1"/>
                <w:numId w:val="26"/>
              </w:numPr>
            </w:pPr>
            <w:r>
              <w:t>O sistema deve armazenar os dados</w:t>
            </w:r>
            <w:r w:rsidR="00782E2C">
              <w:t xml:space="preserve"> </w:t>
            </w:r>
            <w:r w:rsidR="00B708B5">
              <w:t xml:space="preserve">das transações </w:t>
            </w:r>
            <w:r w:rsidR="00782E2C">
              <w:t xml:space="preserve">em moeda </w:t>
            </w:r>
            <w:r w:rsidR="00782E2C" w:rsidRPr="00782E2C">
              <w:t>estrangeira</w:t>
            </w:r>
            <w:r w:rsidR="00782E2C">
              <w:t xml:space="preserve">, assim como os </w:t>
            </w:r>
            <w:r w:rsidR="003365E2">
              <w:t xml:space="preserve">seus correspondentes </w:t>
            </w:r>
            <w:r w:rsidR="00782E2C">
              <w:t xml:space="preserve">valores convertidos. Deve-se ressaltar </w:t>
            </w:r>
            <w:commentRangeStart w:id="74"/>
            <w:r w:rsidR="003365E2">
              <w:t>que para</w:t>
            </w:r>
            <w:r w:rsidR="00782E2C">
              <w:t xml:space="preserve"> efeito de cálculo</w:t>
            </w:r>
            <w:commentRangeEnd w:id="74"/>
            <w:r w:rsidR="007B34A2">
              <w:rPr>
                <w:rStyle w:val="Refdecomentrio"/>
                <w:rFonts w:cstheme="minorBidi"/>
              </w:rPr>
              <w:commentReference w:id="74"/>
            </w:r>
            <w:r w:rsidR="00782E2C">
              <w:t>, será utilizado o valor convertido em moeda corrente</w:t>
            </w:r>
            <w:r w:rsidR="003365E2">
              <w:t>.</w:t>
            </w:r>
          </w:p>
        </w:tc>
      </w:tr>
    </w:tbl>
    <w:p w:rsidR="002C053E" w:rsidRPr="00EF50BF" w:rsidRDefault="002C053E" w:rsidP="00C02858">
      <w:pPr>
        <w:rPr>
          <w:rFonts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8F3C8C" w:rsidRPr="00EF50BF" w:rsidTr="00CC471A">
        <w:tc>
          <w:tcPr>
            <w:tcW w:w="9061" w:type="dxa"/>
          </w:tcPr>
          <w:p w:rsidR="008F3C8C" w:rsidRPr="00EF50BF" w:rsidRDefault="008F3C8C" w:rsidP="00CC471A">
            <w:pPr>
              <w:rPr>
                <w:rFonts w:cs="Arial"/>
                <w:i/>
              </w:rPr>
            </w:pPr>
            <w:r w:rsidRPr="00EF50BF">
              <w:rPr>
                <w:rFonts w:cs="Arial"/>
                <w:i/>
              </w:rPr>
              <w:t>[RF</w:t>
            </w:r>
            <w:r w:rsidR="000E62BB">
              <w:t>7</w:t>
            </w:r>
            <w:r w:rsidRPr="00EF50BF">
              <w:rPr>
                <w:rFonts w:cs="Arial"/>
                <w:i/>
              </w:rPr>
              <w:t>] – Consultar saldo</w:t>
            </w:r>
          </w:p>
        </w:tc>
      </w:tr>
      <w:tr w:rsidR="00EF50BF" w:rsidRPr="00EF50BF" w:rsidTr="00CC471A">
        <w:trPr>
          <w:trHeight w:val="276"/>
          <w:hidden/>
        </w:trPr>
        <w:tc>
          <w:tcPr>
            <w:tcW w:w="9061" w:type="dxa"/>
          </w:tcPr>
          <w:p w:rsidR="001A68F9" w:rsidRPr="001A68F9" w:rsidRDefault="001A68F9" w:rsidP="00C869D3">
            <w:pPr>
              <w:pStyle w:val="PargrafodaLista"/>
              <w:numPr>
                <w:ilvl w:val="0"/>
                <w:numId w:val="26"/>
              </w:numPr>
              <w:rPr>
                <w:vanish/>
              </w:rPr>
            </w:pPr>
          </w:p>
          <w:p w:rsidR="007B34A2" w:rsidRDefault="0014517E" w:rsidP="00C869D3">
            <w:pPr>
              <w:pStyle w:val="PargrafodaLista"/>
              <w:numPr>
                <w:ilvl w:val="1"/>
                <w:numId w:val="26"/>
              </w:numPr>
              <w:rPr>
                <w:ins w:id="75" w:author="Silvia Helena" w:date="2017-06-21T18:57:00Z"/>
              </w:rPr>
            </w:pPr>
            <w:r w:rsidRPr="00EF50BF">
              <w:t xml:space="preserve">O sistema deve </w:t>
            </w:r>
            <w:r w:rsidR="008F6092">
              <w:t xml:space="preserve">permitir </w:t>
            </w:r>
            <w:ins w:id="76" w:author="Silvia Helena" w:date="2017-06-21T18:56:00Z">
              <w:r w:rsidR="007B34A2">
                <w:t>a consulta</w:t>
              </w:r>
            </w:ins>
            <w:ins w:id="77" w:author="Silvia Helena" w:date="2017-06-21T18:57:00Z">
              <w:r w:rsidR="007B34A2">
                <w:t xml:space="preserve"> de saldos.</w:t>
              </w:r>
            </w:ins>
          </w:p>
          <w:p w:rsidR="0014517E" w:rsidRDefault="007B34A2" w:rsidP="00C869D3">
            <w:pPr>
              <w:pStyle w:val="PargrafodaLista"/>
              <w:numPr>
                <w:ilvl w:val="1"/>
                <w:numId w:val="26"/>
              </w:numPr>
            </w:pPr>
            <w:ins w:id="78" w:author="Silvia Helena" w:date="2017-06-21T18:57:00Z">
              <w:r>
                <w:t xml:space="preserve">O sistema deve exibir </w:t>
              </w:r>
            </w:ins>
            <w:del w:id="79" w:author="Silvia Helena" w:date="2017-06-21T18:57:00Z">
              <w:r w:rsidR="008F6092" w:rsidDel="007B34A2">
                <w:delText>o cálculo</w:delText>
              </w:r>
              <w:r w:rsidR="00520D8B" w:rsidDel="007B34A2">
                <w:delText>, a exibição</w:delText>
              </w:r>
              <w:r w:rsidR="008F6092" w:rsidDel="007B34A2">
                <w:delText xml:space="preserve"> </w:delText>
              </w:r>
              <w:r w:rsidR="0096475E" w:rsidRPr="00EF50BF" w:rsidDel="007B34A2">
                <w:delText>e a consulta d</w:delText>
              </w:r>
            </w:del>
            <w:r w:rsidR="0096475E" w:rsidRPr="00EF50BF">
              <w:t>o</w:t>
            </w:r>
            <w:ins w:id="80" w:author="Silvia Helena" w:date="2017-06-21T18:59:00Z">
              <w:r w:rsidR="00B714DB">
                <w:t xml:space="preserve">s </w:t>
              </w:r>
              <w:proofErr w:type="spellStart"/>
              <w:r w:rsidR="00B714DB">
                <w:t>salçamentos</w:t>
              </w:r>
            </w:ins>
            <w:proofErr w:type="spellEnd"/>
            <w:del w:id="81" w:author="Silvia Helena" w:date="2017-06-21T18:59:00Z">
              <w:r w:rsidR="0096475E" w:rsidRPr="00EF50BF" w:rsidDel="00B714DB">
                <w:delText xml:space="preserve"> saldo</w:delText>
              </w:r>
            </w:del>
            <w:r w:rsidR="0096475E" w:rsidRPr="00EF50BF">
              <w:t xml:space="preserve"> de </w:t>
            </w:r>
            <w:r w:rsidR="00B41338" w:rsidRPr="00EF50BF">
              <w:t>cada uma das contas de receita/d</w:t>
            </w:r>
            <w:r w:rsidR="0096475E" w:rsidRPr="00EF50BF">
              <w:t>espes</w:t>
            </w:r>
            <w:r w:rsidR="00D94C94" w:rsidRPr="00EF50BF">
              <w:t>a</w:t>
            </w:r>
            <w:r w:rsidR="0096475E" w:rsidRPr="00EF50BF">
              <w:t xml:space="preserve"> e </w:t>
            </w:r>
            <w:del w:id="82" w:author="Silvia Helena" w:date="2017-06-21T18:57:00Z">
              <w:r w:rsidR="0096475E" w:rsidRPr="00EF50BF" w:rsidDel="007B34A2">
                <w:delText>d</w:delText>
              </w:r>
            </w:del>
            <w:r w:rsidR="0096475E" w:rsidRPr="00EF50BF">
              <w:t xml:space="preserve">o saldo final </w:t>
            </w:r>
            <w:ins w:id="83" w:author="Silvia Helena" w:date="2017-06-21T18:58:00Z">
              <w:r>
                <w:t xml:space="preserve">total </w:t>
              </w:r>
            </w:ins>
            <w:r w:rsidR="0096475E" w:rsidRPr="00EF50BF">
              <w:t>da</w:t>
            </w:r>
            <w:ins w:id="84" w:author="Silvia Helena" w:date="2017-06-21T18:58:00Z">
              <w:r>
                <w:t>s</w:t>
              </w:r>
            </w:ins>
            <w:r w:rsidR="0096475E" w:rsidRPr="00EF50BF">
              <w:t xml:space="preserve"> receita</w:t>
            </w:r>
            <w:ins w:id="85" w:author="Silvia Helena" w:date="2017-06-21T18:58:00Z">
              <w:r>
                <w:t>s</w:t>
              </w:r>
            </w:ins>
            <w:r w:rsidR="0096475E" w:rsidRPr="00EF50BF">
              <w:t>/despesa</w:t>
            </w:r>
            <w:ins w:id="86" w:author="Silvia Helena" w:date="2017-06-21T18:58:00Z">
              <w:r>
                <w:t>s</w:t>
              </w:r>
            </w:ins>
            <w:r w:rsidR="0096475E" w:rsidRPr="00EF50BF">
              <w:t>.</w:t>
            </w:r>
            <w:r w:rsidR="00D94C94" w:rsidRPr="00EF50BF">
              <w:t xml:space="preserve"> </w:t>
            </w:r>
          </w:p>
          <w:p w:rsidR="00747CB9" w:rsidRDefault="00747CB9" w:rsidP="00C869D3">
            <w:pPr>
              <w:pStyle w:val="PargrafodaLista"/>
              <w:numPr>
                <w:ilvl w:val="1"/>
                <w:numId w:val="26"/>
              </w:numPr>
            </w:pPr>
            <w:del w:id="87" w:author="Silvia Helena" w:date="2017-06-21T19:21:00Z">
              <w:r w:rsidRPr="00747CB9" w:rsidDel="00AB1E3A">
                <w:delText>O saldo final de uma determinada conta do período anterior deve ser igual ao seu saldo inicial do período atual.</w:delText>
              </w:r>
            </w:del>
            <w:ins w:id="88" w:author="Silvia Helena" w:date="2017-06-21T19:21:00Z">
              <w:r w:rsidR="00AB1E3A">
                <w:t xml:space="preserve">Considerar como saldo Inicial de um </w:t>
              </w:r>
              <w:r w:rsidR="00AB1E3A">
                <w:t>período</w:t>
              </w:r>
              <w:r w:rsidR="00AB1E3A">
                <w:t xml:space="preserve"> o final do </w:t>
              </w:r>
              <w:r w:rsidR="00AB1E3A">
                <w:t>período</w:t>
              </w:r>
              <w:r w:rsidR="00AB1E3A">
                <w:t xml:space="preserve"> anterior.</w:t>
              </w:r>
            </w:ins>
          </w:p>
          <w:p w:rsidR="00C869D3" w:rsidRPr="00EF50BF" w:rsidRDefault="00C869D3" w:rsidP="00C869D3">
            <w:pPr>
              <w:pStyle w:val="PargrafodaLista"/>
              <w:numPr>
                <w:ilvl w:val="1"/>
                <w:numId w:val="26"/>
              </w:numPr>
              <w:spacing w:before="240"/>
            </w:pPr>
            <w:r w:rsidRPr="00EF50BF">
              <w:t>Ao ad</w:t>
            </w:r>
            <w:r>
              <w:t>icionar um valor de receita</w:t>
            </w:r>
            <w:r w:rsidR="00A15298">
              <w:t xml:space="preserve"> ou despesa</w:t>
            </w:r>
            <w:r>
              <w:t xml:space="preserve">, </w:t>
            </w:r>
            <w:r w:rsidRPr="00EF50BF">
              <w:t xml:space="preserve">o sistema deve </w:t>
            </w:r>
            <w:r>
              <w:t xml:space="preserve">calcular e exibir </w:t>
            </w:r>
            <w:r w:rsidRPr="00EF50BF">
              <w:t>o saldo do dia das receitas</w:t>
            </w:r>
            <w:r>
              <w:t xml:space="preserve"> (soma de todas as transações referentes às receitas do dia), </w:t>
            </w:r>
            <w:r w:rsidRPr="00EF50BF">
              <w:t>das despesas</w:t>
            </w:r>
            <w:r>
              <w:t xml:space="preserve"> (somatório de todas as transações referentes às despesas do dia) e o final (diferença entre os somatórios das receitas e das despesas do dia)</w:t>
            </w:r>
            <w:r w:rsidRPr="00EF50BF">
              <w:t xml:space="preserve">. </w:t>
            </w:r>
          </w:p>
          <w:p w:rsidR="0075792D" w:rsidRDefault="008F3C8C" w:rsidP="00C869D3">
            <w:pPr>
              <w:pStyle w:val="PargrafodaLista"/>
              <w:numPr>
                <w:ilvl w:val="1"/>
                <w:numId w:val="26"/>
              </w:numPr>
              <w:spacing w:before="240"/>
            </w:pPr>
            <w:r w:rsidRPr="00EF50BF">
              <w:t xml:space="preserve">O sistema deve permitir que o usuário </w:t>
            </w:r>
            <w:proofErr w:type="gramStart"/>
            <w:r w:rsidRPr="00EF50BF">
              <w:t>consulte</w:t>
            </w:r>
            <w:proofErr w:type="gramEnd"/>
            <w:r w:rsidRPr="00EF50BF">
              <w:t xml:space="preserve"> o saldo de cada </w:t>
            </w:r>
            <w:r w:rsidR="00265880">
              <w:t xml:space="preserve">uma das </w:t>
            </w:r>
            <w:r w:rsidR="00265880" w:rsidRPr="00EF50BF">
              <w:t>contas</w:t>
            </w:r>
            <w:r w:rsidRPr="00EF50BF">
              <w:t xml:space="preserve"> de receita</w:t>
            </w:r>
            <w:r w:rsidR="0075792D">
              <w:t xml:space="preserve"> ou despesa</w:t>
            </w:r>
            <w:r w:rsidR="00017C81">
              <w:t xml:space="preserve"> </w:t>
            </w:r>
            <w:r w:rsidR="00017C81" w:rsidRPr="00EF50BF">
              <w:t>em período por ele</w:t>
            </w:r>
            <w:r w:rsidR="006D4FD1">
              <w:t xml:space="preserve"> definido, através da escolha de uma</w:t>
            </w:r>
            <w:r w:rsidR="00265880">
              <w:t xml:space="preserve"> conta</w:t>
            </w:r>
            <w:r w:rsidR="00B16AF9">
              <w:t>*</w:t>
            </w:r>
            <w:r w:rsidR="00265880">
              <w:t xml:space="preserve"> e</w:t>
            </w:r>
            <w:r w:rsidR="006D4FD1">
              <w:t xml:space="preserve"> a </w:t>
            </w:r>
            <w:commentRangeStart w:id="89"/>
            <w:r w:rsidR="00017C81" w:rsidRPr="00EF50BF">
              <w:t xml:space="preserve">data </w:t>
            </w:r>
            <w:commentRangeEnd w:id="89"/>
            <w:r w:rsidR="00223D1D">
              <w:rPr>
                <w:rStyle w:val="Refdecomentrio"/>
                <w:rFonts w:cstheme="minorBidi"/>
              </w:rPr>
              <w:commentReference w:id="89"/>
            </w:r>
            <w:r w:rsidR="00017C81" w:rsidRPr="00EF50BF">
              <w:t xml:space="preserve">de início* (dia, mês e ano) e fim* </w:t>
            </w:r>
            <w:r w:rsidR="00017C81" w:rsidRPr="00EF50BF">
              <w:lastRenderedPageBreak/>
              <w:t>(dia, mês e ano)</w:t>
            </w:r>
            <w:r w:rsidR="0075792D">
              <w:t>. Para efeito de cálculo, isso será feito através do somatório do valor de cada transação realizada</w:t>
            </w:r>
            <w:r w:rsidR="00017C81">
              <w:t>, nesse período,</w:t>
            </w:r>
            <w:r w:rsidR="0075792D">
              <w:t xml:space="preserve"> de uma determinada conta de receita ou despesa.</w:t>
            </w:r>
          </w:p>
          <w:p w:rsidR="00017C81" w:rsidRDefault="00626EF2" w:rsidP="00C869D3">
            <w:pPr>
              <w:pStyle w:val="PargrafodaLista"/>
              <w:numPr>
                <w:ilvl w:val="1"/>
                <w:numId w:val="26"/>
              </w:numPr>
              <w:spacing w:before="240"/>
            </w:pPr>
            <w:r w:rsidRPr="00EF50BF">
              <w:t>O sistema deve permitir q</w:t>
            </w:r>
            <w:r w:rsidR="00265880">
              <w:t xml:space="preserve">ue o usuário </w:t>
            </w:r>
            <w:proofErr w:type="gramStart"/>
            <w:r w:rsidR="00265880">
              <w:t>consulte</w:t>
            </w:r>
            <w:proofErr w:type="gramEnd"/>
            <w:r w:rsidR="00265880">
              <w:t xml:space="preserve"> o saldo </w:t>
            </w:r>
            <w:ins w:id="90" w:author="Silvia Helena" w:date="2017-06-21T19:22:00Z">
              <w:r w:rsidR="00940A0F">
                <w:t>tot</w:t>
              </w:r>
            </w:ins>
            <w:ins w:id="91" w:author="Silvia Helena" w:date="2017-06-21T19:23:00Z">
              <w:r w:rsidR="00940A0F">
                <w:t xml:space="preserve">al </w:t>
              </w:r>
            </w:ins>
            <w:r w:rsidR="00265880">
              <w:t>da</w:t>
            </w:r>
            <w:ins w:id="92" w:author="Silvia Helena" w:date="2017-06-21T19:23:00Z">
              <w:r w:rsidR="00940A0F">
                <w:t>s</w:t>
              </w:r>
            </w:ins>
            <w:r w:rsidRPr="00EF50BF">
              <w:t xml:space="preserve"> receita</w:t>
            </w:r>
            <w:ins w:id="93" w:author="Silvia Helena" w:date="2017-06-21T19:23:00Z">
              <w:r w:rsidR="00940A0F">
                <w:t>s</w:t>
              </w:r>
            </w:ins>
            <w:r>
              <w:t xml:space="preserve"> ou despesa</w:t>
            </w:r>
            <w:ins w:id="94" w:author="Silvia Helena" w:date="2017-06-21T19:23:00Z">
              <w:r w:rsidR="00940A0F">
                <w:t>s</w:t>
              </w:r>
            </w:ins>
            <w:r>
              <w:t xml:space="preserve"> </w:t>
            </w:r>
            <w:r w:rsidRPr="00EF50BF">
              <w:t xml:space="preserve">em período por ele definido, através da </w:t>
            </w:r>
            <w:r w:rsidR="00B16AF9">
              <w:t xml:space="preserve">escolha de receita ou despesa* </w:t>
            </w:r>
            <w:r w:rsidR="00265880" w:rsidRPr="00B16AF9">
              <w:t xml:space="preserve">e </w:t>
            </w:r>
            <w:r w:rsidRPr="00B16AF9">
              <w:t xml:space="preserve">da data de início* (dia, mês e ano) e fim* (dia, mês e ano). Tal valor será definido por meio do somatório do saldo de cada uma das contas de receita ou </w:t>
            </w:r>
            <w:r>
              <w:t>despesa do per</w:t>
            </w:r>
            <w:r w:rsidR="00265880">
              <w:t>íodo determinado pelo usuário.</w:t>
            </w:r>
          </w:p>
          <w:p w:rsidR="006555CE" w:rsidRPr="00EF50BF" w:rsidRDefault="0075792D" w:rsidP="00C869D3">
            <w:pPr>
              <w:pStyle w:val="PargrafodaLista"/>
              <w:numPr>
                <w:ilvl w:val="1"/>
                <w:numId w:val="26"/>
              </w:numPr>
              <w:spacing w:before="240"/>
            </w:pPr>
            <w:r w:rsidRPr="00EF50BF">
              <w:t>O sistema deve permiti</w:t>
            </w:r>
            <w:r w:rsidR="00017C81">
              <w:t xml:space="preserve">r que o usuário </w:t>
            </w:r>
            <w:proofErr w:type="gramStart"/>
            <w:r w:rsidR="00017C81">
              <w:t>consulte</w:t>
            </w:r>
            <w:proofErr w:type="gramEnd"/>
            <w:r w:rsidR="00017C81">
              <w:t xml:space="preserve"> o </w:t>
            </w:r>
            <w:r w:rsidR="001E54C1" w:rsidRPr="00EF50BF">
              <w:t>saldo final</w:t>
            </w:r>
            <w:r w:rsidR="008F3C8C" w:rsidRPr="00EF50BF">
              <w:t xml:space="preserve"> em período por ele definido, através da escolha da data de início* (dia, mês e ano) e fim* (dia, mês e ano</w:t>
            </w:r>
            <w:r w:rsidR="008F3C8C" w:rsidRPr="00B04F0A">
              <w:rPr>
                <w:szCs w:val="24"/>
              </w:rPr>
              <w:t>).</w:t>
            </w:r>
            <w:r w:rsidR="00D302F1" w:rsidRPr="00B04F0A">
              <w:rPr>
                <w:szCs w:val="24"/>
              </w:rPr>
              <w:t xml:space="preserve"> </w:t>
            </w:r>
            <w:r w:rsidRPr="00B04F0A">
              <w:rPr>
                <w:szCs w:val="24"/>
              </w:rPr>
              <w:t xml:space="preserve"> </w:t>
            </w:r>
            <w:r w:rsidR="00017C81" w:rsidRPr="00B04F0A">
              <w:rPr>
                <w:szCs w:val="24"/>
              </w:rPr>
              <w:t xml:space="preserve">Esse valor será </w:t>
            </w:r>
            <w:r w:rsidR="002868BE" w:rsidRPr="00B04F0A">
              <w:rPr>
                <w:szCs w:val="24"/>
              </w:rPr>
              <w:t>determinado</w:t>
            </w:r>
            <w:r w:rsidR="00017C81" w:rsidRPr="00B04F0A">
              <w:rPr>
                <w:szCs w:val="24"/>
              </w:rPr>
              <w:t xml:space="preserve"> da seguinte forma: </w:t>
            </w:r>
            <w:r w:rsidR="007020E4" w:rsidRPr="00B04F0A">
              <w:rPr>
                <w:spacing w:val="-8"/>
                <w:szCs w:val="24"/>
                <w:shd w:val="clear" w:color="auto" w:fill="FFFFFF"/>
              </w:rPr>
              <w:t xml:space="preserve">saldo final </w:t>
            </w:r>
            <w:commentRangeStart w:id="95"/>
            <w:r w:rsidR="007020E4" w:rsidRPr="00B04F0A">
              <w:rPr>
                <w:spacing w:val="-8"/>
                <w:szCs w:val="24"/>
                <w:shd w:val="clear" w:color="auto" w:fill="FFFFFF"/>
              </w:rPr>
              <w:t xml:space="preserve">“previsto” </w:t>
            </w:r>
            <w:commentRangeEnd w:id="95"/>
            <w:r w:rsidR="00940A0F">
              <w:rPr>
                <w:rStyle w:val="Refdecomentrio"/>
                <w:rFonts w:cstheme="minorBidi"/>
              </w:rPr>
              <w:commentReference w:id="95"/>
            </w:r>
            <w:r w:rsidR="007020E4" w:rsidRPr="00B04F0A">
              <w:rPr>
                <w:spacing w:val="-8"/>
                <w:szCs w:val="24"/>
                <w:shd w:val="clear" w:color="auto" w:fill="FFFFFF"/>
              </w:rPr>
              <w:t xml:space="preserve">no período </w:t>
            </w:r>
            <w:r w:rsidRPr="00B04F0A">
              <w:rPr>
                <w:spacing w:val="-8"/>
                <w:szCs w:val="24"/>
                <w:shd w:val="clear" w:color="auto" w:fill="FFFFFF"/>
              </w:rPr>
              <w:t>anterior</w:t>
            </w:r>
            <w:r w:rsidR="007020E4" w:rsidRPr="00B04F0A">
              <w:rPr>
                <w:spacing w:val="-8"/>
                <w:szCs w:val="24"/>
                <w:shd w:val="clear" w:color="auto" w:fill="FFFFFF"/>
              </w:rPr>
              <w:t xml:space="preserve"> ao escolhido pelo usuário, somada ao saldo da receita “prevista” no período determinado pelo usuário e subtraída ao </w:t>
            </w:r>
            <w:r w:rsidR="00626EF2" w:rsidRPr="00B04F0A">
              <w:rPr>
                <w:spacing w:val="-8"/>
                <w:szCs w:val="24"/>
                <w:shd w:val="clear" w:color="auto" w:fill="FFFFFF"/>
              </w:rPr>
              <w:t>saldo da</w:t>
            </w:r>
            <w:r w:rsidR="007020E4" w:rsidRPr="00B04F0A">
              <w:rPr>
                <w:spacing w:val="-8"/>
                <w:szCs w:val="24"/>
                <w:shd w:val="clear" w:color="auto" w:fill="FFFFFF"/>
              </w:rPr>
              <w:t xml:space="preserve"> </w:t>
            </w:r>
            <w:r w:rsidRPr="00B04F0A">
              <w:rPr>
                <w:spacing w:val="-8"/>
                <w:szCs w:val="24"/>
                <w:shd w:val="clear" w:color="auto" w:fill="FFFFFF"/>
              </w:rPr>
              <w:t xml:space="preserve">despesa “prevista” do </w:t>
            </w:r>
            <w:r w:rsidR="007020E4" w:rsidRPr="00B04F0A">
              <w:rPr>
                <w:spacing w:val="-8"/>
                <w:szCs w:val="24"/>
                <w:shd w:val="clear" w:color="auto" w:fill="FFFFFF"/>
              </w:rPr>
              <w:t>período determinado pelo usuário</w:t>
            </w:r>
            <w:r w:rsidRPr="00B04F0A">
              <w:rPr>
                <w:spacing w:val="-8"/>
                <w:szCs w:val="24"/>
                <w:shd w:val="clear" w:color="auto" w:fill="FFFFFF"/>
              </w:rPr>
              <w:t>.</w:t>
            </w:r>
            <w:r w:rsidR="002868BE" w:rsidRPr="00B04F0A">
              <w:rPr>
                <w:spacing w:val="-8"/>
                <w:szCs w:val="24"/>
                <w:shd w:val="clear" w:color="auto" w:fill="FFFFFF"/>
              </w:rPr>
              <w:t xml:space="preserve"> Nesse caso, o saldo “previsto”</w:t>
            </w:r>
            <w:r w:rsidR="00B04F0A">
              <w:rPr>
                <w:spacing w:val="-8"/>
                <w:szCs w:val="24"/>
                <w:shd w:val="clear" w:color="auto" w:fill="FFFFFF"/>
              </w:rPr>
              <w:t xml:space="preserve">, tanto o </w:t>
            </w:r>
            <w:r w:rsidR="00A41F4A">
              <w:rPr>
                <w:spacing w:val="-8"/>
                <w:szCs w:val="24"/>
                <w:shd w:val="clear" w:color="auto" w:fill="FFFFFF"/>
              </w:rPr>
              <w:t>final</w:t>
            </w:r>
            <w:r w:rsidR="00B04F0A">
              <w:rPr>
                <w:spacing w:val="-8"/>
                <w:szCs w:val="24"/>
                <w:shd w:val="clear" w:color="auto" w:fill="FFFFFF"/>
              </w:rPr>
              <w:t xml:space="preserve">, como </w:t>
            </w:r>
            <w:r w:rsidR="00A41F4A">
              <w:rPr>
                <w:spacing w:val="-8"/>
                <w:szCs w:val="24"/>
                <w:shd w:val="clear" w:color="auto" w:fill="FFFFFF"/>
              </w:rPr>
              <w:t xml:space="preserve">o </w:t>
            </w:r>
            <w:r w:rsidR="00B04F0A">
              <w:rPr>
                <w:spacing w:val="-8"/>
                <w:szCs w:val="24"/>
                <w:shd w:val="clear" w:color="auto" w:fill="FFFFFF"/>
              </w:rPr>
              <w:t xml:space="preserve">da receita e despesa, </w:t>
            </w:r>
            <w:commentRangeStart w:id="96"/>
            <w:r w:rsidR="00B04F0A">
              <w:rPr>
                <w:spacing w:val="-8"/>
                <w:szCs w:val="24"/>
                <w:shd w:val="clear" w:color="auto" w:fill="FFFFFF"/>
              </w:rPr>
              <w:t xml:space="preserve">levará em consideração todos os lançamentos realizados no período de interesse, até mesmo as receitas ou despesas </w:t>
            </w:r>
            <w:proofErr w:type="gramStart"/>
            <w:r w:rsidR="00B04F0A">
              <w:rPr>
                <w:spacing w:val="-8"/>
                <w:szCs w:val="24"/>
                <w:shd w:val="clear" w:color="auto" w:fill="FFFFFF"/>
              </w:rPr>
              <w:t>futuras.</w:t>
            </w:r>
            <w:commentRangeEnd w:id="96"/>
            <w:proofErr w:type="gramEnd"/>
            <w:r w:rsidR="00940A0F">
              <w:rPr>
                <w:rStyle w:val="Refdecomentrio"/>
                <w:rFonts w:cstheme="minorBidi"/>
              </w:rPr>
              <w:commentReference w:id="96"/>
            </w:r>
            <w:r w:rsidR="00B04F0A">
              <w:rPr>
                <w:spacing w:val="-8"/>
                <w:szCs w:val="24"/>
                <w:shd w:val="clear" w:color="auto" w:fill="FFFFFF"/>
              </w:rPr>
              <w:t xml:space="preserve"> </w:t>
            </w:r>
          </w:p>
        </w:tc>
      </w:tr>
    </w:tbl>
    <w:p w:rsidR="007D60A0" w:rsidRPr="00EF50BF" w:rsidRDefault="007D60A0" w:rsidP="00C02858">
      <w:pPr>
        <w:rPr>
          <w:rFonts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D25627" w:rsidRPr="00EF50BF" w:rsidTr="0079794F">
        <w:tc>
          <w:tcPr>
            <w:tcW w:w="9061" w:type="dxa"/>
          </w:tcPr>
          <w:p w:rsidR="00D25627" w:rsidRPr="00EF50BF" w:rsidRDefault="00D25627" w:rsidP="0079794F">
            <w:pPr>
              <w:rPr>
                <w:rFonts w:cs="Arial"/>
                <w:i/>
              </w:rPr>
            </w:pPr>
            <w:r w:rsidRPr="00EF50BF">
              <w:rPr>
                <w:rFonts w:cs="Arial"/>
                <w:i/>
              </w:rPr>
              <w:t>[RF</w:t>
            </w:r>
            <w:r w:rsidR="001A68F9">
              <w:rPr>
                <w:rFonts w:cs="Arial"/>
                <w:i/>
              </w:rPr>
              <w:t>8</w:t>
            </w:r>
            <w:r w:rsidRPr="00EF50BF">
              <w:rPr>
                <w:rFonts w:cs="Arial"/>
                <w:i/>
              </w:rPr>
              <w:t>] – Gerar gráfico</w:t>
            </w:r>
          </w:p>
        </w:tc>
      </w:tr>
      <w:tr w:rsidR="00EF50BF" w:rsidRPr="00EF50BF" w:rsidTr="0079794F">
        <w:trPr>
          <w:trHeight w:val="276"/>
          <w:hidden/>
        </w:trPr>
        <w:tc>
          <w:tcPr>
            <w:tcW w:w="9061" w:type="dxa"/>
          </w:tcPr>
          <w:p w:rsidR="001A68F9" w:rsidRPr="001A68F9" w:rsidRDefault="001A68F9" w:rsidP="001A68F9">
            <w:pPr>
              <w:pStyle w:val="PargrafodaLista"/>
              <w:numPr>
                <w:ilvl w:val="0"/>
                <w:numId w:val="30"/>
              </w:numPr>
              <w:rPr>
                <w:vanish/>
              </w:rPr>
            </w:pPr>
          </w:p>
          <w:p w:rsidR="001A68F9" w:rsidRPr="001A68F9" w:rsidRDefault="001A68F9" w:rsidP="001A68F9">
            <w:pPr>
              <w:pStyle w:val="PargrafodaLista"/>
              <w:numPr>
                <w:ilvl w:val="0"/>
                <w:numId w:val="30"/>
              </w:numPr>
              <w:rPr>
                <w:vanish/>
              </w:rPr>
            </w:pPr>
          </w:p>
          <w:p w:rsidR="001A68F9" w:rsidRPr="001A68F9" w:rsidRDefault="001A68F9" w:rsidP="001A68F9">
            <w:pPr>
              <w:pStyle w:val="PargrafodaLista"/>
              <w:numPr>
                <w:ilvl w:val="0"/>
                <w:numId w:val="30"/>
              </w:numPr>
              <w:rPr>
                <w:vanish/>
              </w:rPr>
            </w:pPr>
          </w:p>
          <w:p w:rsidR="00216075" w:rsidRPr="00EF50BF" w:rsidRDefault="00216075" w:rsidP="001A68F9">
            <w:pPr>
              <w:pStyle w:val="PargrafodaLista"/>
              <w:numPr>
                <w:ilvl w:val="1"/>
                <w:numId w:val="30"/>
              </w:numPr>
            </w:pPr>
            <w:r w:rsidRPr="00EF50BF">
              <w:t xml:space="preserve">O sistema deve permitir que </w:t>
            </w:r>
            <w:proofErr w:type="gramStart"/>
            <w:r w:rsidRPr="00EF50BF">
              <w:t>seja</w:t>
            </w:r>
            <w:proofErr w:type="gramEnd"/>
            <w:r w:rsidRPr="00EF50BF">
              <w:t xml:space="preserve"> gerado gráfico do tipo pizza ou de </w:t>
            </w:r>
            <w:commentRangeStart w:id="97"/>
            <w:r w:rsidRPr="00EF50BF">
              <w:t xml:space="preserve">setores </w:t>
            </w:r>
            <w:r w:rsidR="00F77D5F">
              <w:t xml:space="preserve">do saldo </w:t>
            </w:r>
            <w:commentRangeEnd w:id="97"/>
            <w:r w:rsidR="00940A0F">
              <w:rPr>
                <w:rStyle w:val="Refdecomentrio"/>
                <w:rFonts w:cstheme="minorBidi"/>
              </w:rPr>
              <w:commentReference w:id="97"/>
            </w:r>
            <w:r w:rsidRPr="00EF50BF">
              <w:t>das receitas ([RF</w:t>
            </w:r>
            <w:fldSimple w:instr=" SEQ RF \* MERGEFORMAT ">
              <w:r w:rsidR="00982022">
                <w:rPr>
                  <w:noProof/>
                </w:rPr>
                <w:t>1</w:t>
              </w:r>
            </w:fldSimple>
            <w:r w:rsidR="003454C2">
              <w:t xml:space="preserve">]), </w:t>
            </w:r>
            <w:r w:rsidR="00F77D5F">
              <w:t xml:space="preserve">saldo </w:t>
            </w:r>
            <w:r w:rsidRPr="00EF50BF">
              <w:t xml:space="preserve">das despesas </w:t>
            </w:r>
            <w:r w:rsidRPr="00EF50BF">
              <w:rPr>
                <w:i/>
              </w:rPr>
              <w:t>([RF</w:t>
            </w:r>
            <w:fldSimple w:instr=" SEQ RF \* MERGEFORMAT ">
              <w:r w:rsidR="00982022" w:rsidRPr="00982022">
                <w:rPr>
                  <w:i/>
                  <w:noProof/>
                </w:rPr>
                <w:t>2</w:t>
              </w:r>
            </w:fldSimple>
            <w:r w:rsidRPr="00EF50BF">
              <w:rPr>
                <w:i/>
              </w:rPr>
              <w:t>])</w:t>
            </w:r>
            <w:r w:rsidR="00F77D5F">
              <w:rPr>
                <w:i/>
              </w:rPr>
              <w:t xml:space="preserve"> </w:t>
            </w:r>
            <w:commentRangeStart w:id="98"/>
            <w:r w:rsidR="00F77D5F">
              <w:rPr>
                <w:i/>
              </w:rPr>
              <w:t xml:space="preserve">e </w:t>
            </w:r>
            <w:r w:rsidR="00F77D5F">
              <w:t>sald</w:t>
            </w:r>
            <w:r w:rsidR="00F77D5F" w:rsidRPr="00F77D5F">
              <w:t>o final</w:t>
            </w:r>
            <w:commentRangeEnd w:id="98"/>
            <w:r w:rsidR="003B3FBA">
              <w:rPr>
                <w:rStyle w:val="Refdecomentrio"/>
                <w:rFonts w:cstheme="minorBidi"/>
              </w:rPr>
              <w:commentReference w:id="98"/>
            </w:r>
            <w:r w:rsidRPr="00EF50BF">
              <w:rPr>
                <w:i/>
              </w:rPr>
              <w:t>.</w:t>
            </w:r>
            <w:r w:rsidRPr="00EF50BF">
              <w:t xml:space="preserve"> </w:t>
            </w:r>
          </w:p>
          <w:p w:rsidR="001F5780" w:rsidRPr="001F5780" w:rsidRDefault="001F5780" w:rsidP="001F5780">
            <w:pPr>
              <w:pStyle w:val="PargrafodaLista"/>
              <w:numPr>
                <w:ilvl w:val="1"/>
                <w:numId w:val="30"/>
              </w:numPr>
            </w:pPr>
            <w:r>
              <w:t>O usuário deve informar se deve ser gerado gráfico de saldo de receitas, das despesas ou final*. Caso opte por uma das duas primeiras, o</w:t>
            </w:r>
            <w:r w:rsidR="00216075" w:rsidRPr="00EF50BF">
              <w:t xml:space="preserve"> sistema d</w:t>
            </w:r>
            <w:r w:rsidR="0022330B">
              <w:t xml:space="preserve">eve </w:t>
            </w:r>
            <w:r w:rsidR="00216075" w:rsidRPr="00EF50BF">
              <w:t>informar</w:t>
            </w:r>
            <w:r w:rsidR="00451575">
              <w:t>, no gráfico,</w:t>
            </w:r>
            <w:r w:rsidR="00216075" w:rsidRPr="00EF50BF">
              <w:t xml:space="preserve"> o percentual de cada uma das contas</w:t>
            </w:r>
            <w:r w:rsidR="007376D5" w:rsidRPr="00EF50BF">
              <w:t xml:space="preserve"> de receita ou despesa</w:t>
            </w:r>
            <w:r>
              <w:t xml:space="preserve"> – esse será calculado com base no saldo de cada uma das contas de receita ou despesa</w:t>
            </w:r>
            <w:r w:rsidR="00216075" w:rsidRPr="00EF50BF">
              <w:t xml:space="preserve"> </w:t>
            </w:r>
            <w:r w:rsidR="00A92423">
              <w:t xml:space="preserve">em </w:t>
            </w:r>
            <w:r w:rsidR="00A92423" w:rsidRPr="001F5780">
              <w:t>relação ao saldo de receitas ou despesas</w:t>
            </w:r>
            <w:r w:rsidR="0022330B" w:rsidRPr="001F5780">
              <w:t xml:space="preserve"> totais</w:t>
            </w:r>
            <w:r w:rsidR="00A92423" w:rsidRPr="001F5780">
              <w:t xml:space="preserve"> do período informado </w:t>
            </w:r>
            <w:r w:rsidRPr="001F5780">
              <w:t>pelo usuário (</w:t>
            </w:r>
            <w:r w:rsidR="00AF0BC1">
              <w:t>item 8.3</w:t>
            </w:r>
            <w:r w:rsidR="00451575">
              <w:t>).</w:t>
            </w:r>
            <w:r>
              <w:t xml:space="preserve"> </w:t>
            </w:r>
            <w:r w:rsidR="00AF0BC1">
              <w:t xml:space="preserve">Além disso, deve ser gerada uma legenda no gráfico para cada uma dessas contas. </w:t>
            </w:r>
            <w:r w:rsidR="00451575">
              <w:t>Para o gráfico referente ao saldo final, será informado o percentual do saldo da receita e das despesas totais do per</w:t>
            </w:r>
            <w:r w:rsidR="00306C1C">
              <w:t>íodo</w:t>
            </w:r>
            <w:r w:rsidR="006B6A99">
              <w:t xml:space="preserve"> </w:t>
            </w:r>
            <w:r w:rsidR="00451575">
              <w:t>informado pelo usuário (item</w:t>
            </w:r>
            <w:r w:rsidR="00AF0BC1">
              <w:t xml:space="preserve"> 8.3</w:t>
            </w:r>
            <w:r w:rsidR="00451575">
              <w:t xml:space="preserve">).  </w:t>
            </w:r>
            <w:r w:rsidR="00AF0BC1">
              <w:t xml:space="preserve">Aqui também deve ser </w:t>
            </w:r>
            <w:r w:rsidR="00AF0BC1">
              <w:lastRenderedPageBreak/>
              <w:t xml:space="preserve">gerada uma legenda para as receitas e despesas totais. </w:t>
            </w:r>
            <w:r w:rsidR="00451575">
              <w:t>Em todos os casos citados nesse item, o somatório dos percentuais deve ser 100%.</w:t>
            </w:r>
          </w:p>
          <w:p w:rsidR="00F2320C" w:rsidRPr="00EF50BF" w:rsidRDefault="00216075" w:rsidP="007376D5">
            <w:pPr>
              <w:pStyle w:val="PargrafodaLista"/>
              <w:numPr>
                <w:ilvl w:val="1"/>
                <w:numId w:val="30"/>
              </w:numPr>
            </w:pPr>
            <w:r w:rsidRPr="00EF50BF">
              <w:t xml:space="preserve">Para que o gráfico seja gerado, </w:t>
            </w:r>
            <w:r w:rsidR="00D50D0E">
              <w:t xml:space="preserve">é necessário que o usuário informe </w:t>
            </w:r>
            <w:r w:rsidRPr="00EF50BF">
              <w:t xml:space="preserve">a </w:t>
            </w:r>
            <w:commentRangeStart w:id="99"/>
            <w:r w:rsidRPr="00EF50BF">
              <w:t xml:space="preserve">data </w:t>
            </w:r>
            <w:commentRangeEnd w:id="99"/>
            <w:r w:rsidR="00CC5137">
              <w:rPr>
                <w:rStyle w:val="Refdecomentrio"/>
                <w:rFonts w:cstheme="minorBidi"/>
              </w:rPr>
              <w:commentReference w:id="99"/>
            </w:r>
            <w:r w:rsidRPr="00EF50BF">
              <w:t>inicial (dia/mês/ano) * e a data final (dia/mês/ano) *.</w:t>
            </w:r>
          </w:p>
        </w:tc>
      </w:tr>
    </w:tbl>
    <w:p w:rsidR="00D25627" w:rsidRPr="00EF50BF" w:rsidRDefault="00D25627" w:rsidP="00C02858">
      <w:pPr>
        <w:rPr>
          <w:rFonts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D25627" w:rsidRPr="00EF50BF" w:rsidTr="0079794F">
        <w:tc>
          <w:tcPr>
            <w:tcW w:w="9061" w:type="dxa"/>
          </w:tcPr>
          <w:p w:rsidR="00D25627" w:rsidRPr="00EF50BF" w:rsidRDefault="00D25627" w:rsidP="0079794F">
            <w:pPr>
              <w:rPr>
                <w:rFonts w:cs="Arial"/>
                <w:i/>
              </w:rPr>
            </w:pPr>
            <w:r w:rsidRPr="00EF50BF">
              <w:rPr>
                <w:rFonts w:cs="Arial"/>
                <w:i/>
              </w:rPr>
              <w:t>[RF</w:t>
            </w:r>
            <w:r w:rsidR="000E62BB">
              <w:t>9</w:t>
            </w:r>
            <w:r w:rsidRPr="00EF50BF">
              <w:rPr>
                <w:rFonts w:cs="Arial"/>
                <w:i/>
              </w:rPr>
              <w:t>] – Gerar gráfico das formas de pagamento</w:t>
            </w:r>
          </w:p>
        </w:tc>
      </w:tr>
      <w:tr w:rsidR="00EF50BF" w:rsidRPr="00EF50BF" w:rsidTr="0079794F">
        <w:trPr>
          <w:trHeight w:val="276"/>
          <w:hidden/>
        </w:trPr>
        <w:tc>
          <w:tcPr>
            <w:tcW w:w="9061" w:type="dxa"/>
          </w:tcPr>
          <w:p w:rsidR="00D25627" w:rsidRPr="00EF50BF" w:rsidRDefault="00D25627" w:rsidP="004D5DE7">
            <w:pPr>
              <w:pStyle w:val="PargrafodaLista"/>
              <w:numPr>
                <w:ilvl w:val="0"/>
                <w:numId w:val="30"/>
              </w:numPr>
              <w:rPr>
                <w:vanish/>
              </w:rPr>
            </w:pPr>
          </w:p>
          <w:p w:rsidR="0031485E" w:rsidRPr="00EF50BF" w:rsidRDefault="0031485E" w:rsidP="0031485E">
            <w:pPr>
              <w:pStyle w:val="PargrafodaLista"/>
              <w:numPr>
                <w:ilvl w:val="1"/>
                <w:numId w:val="30"/>
              </w:numPr>
            </w:pPr>
            <w:r w:rsidRPr="00EF50BF">
              <w:t>O sistema deve gerar gráfico do tipo pizza ou de setores das formas de pagamento, como débito, cartão de crédito, dinheiro, entre outras</w:t>
            </w:r>
            <w:r w:rsidR="009B0C4A" w:rsidRPr="00EF50BF">
              <w:t>.</w:t>
            </w:r>
          </w:p>
          <w:p w:rsidR="0031485E" w:rsidRPr="00EF50BF" w:rsidRDefault="0031485E" w:rsidP="0031485E">
            <w:pPr>
              <w:pStyle w:val="PargrafodaLista"/>
              <w:numPr>
                <w:ilvl w:val="1"/>
                <w:numId w:val="30"/>
              </w:numPr>
            </w:pPr>
            <w:r w:rsidRPr="00EF50BF">
              <w:t xml:space="preserve">O sistema deve informar o percentual de cada uma das subdivisões </w:t>
            </w:r>
            <w:r w:rsidR="00B72E1D" w:rsidRPr="00EF50BF">
              <w:t xml:space="preserve">desse gráfico </w:t>
            </w:r>
            <w:r w:rsidRPr="00EF50BF">
              <w:t xml:space="preserve">e o total </w:t>
            </w:r>
            <w:r w:rsidR="00AF0BC1">
              <w:t xml:space="preserve">deles </w:t>
            </w:r>
            <w:r w:rsidRPr="00EF50BF">
              <w:t>deve ser 100%.</w:t>
            </w:r>
            <w:r w:rsidR="00AF0BC1">
              <w:t xml:space="preserve"> O percentual de cada forma de pagamento será calculado com base no saldo de cada uma delas em </w:t>
            </w:r>
            <w:r w:rsidR="00AF0BC1" w:rsidRPr="001F5780">
              <w:t xml:space="preserve">relação ao saldo </w:t>
            </w:r>
            <w:r w:rsidR="00AF0BC1">
              <w:t xml:space="preserve">total das formas de </w:t>
            </w:r>
            <w:r w:rsidR="00564159">
              <w:t>pagamento no</w:t>
            </w:r>
            <w:r w:rsidR="00A52F56">
              <w:t xml:space="preserve"> período informado pelo usuário </w:t>
            </w:r>
            <w:r w:rsidR="00AF0BC1" w:rsidRPr="001F5780">
              <w:t>(</w:t>
            </w:r>
            <w:r w:rsidR="00AF0BC1">
              <w:t>item 9.4).</w:t>
            </w:r>
          </w:p>
          <w:p w:rsidR="005C3A6C" w:rsidRPr="00EF50BF" w:rsidRDefault="005C3A6C" w:rsidP="0031485E">
            <w:pPr>
              <w:pStyle w:val="PargrafodaLista"/>
              <w:numPr>
                <w:ilvl w:val="1"/>
                <w:numId w:val="30"/>
              </w:numPr>
            </w:pPr>
            <w:r w:rsidRPr="00EF50BF">
              <w:t xml:space="preserve">O sistema deve gerar uma legenda para cada uma das formas de pagamento apresentadas no gráfico. </w:t>
            </w:r>
          </w:p>
          <w:p w:rsidR="00D25627" w:rsidRPr="00EF50BF" w:rsidRDefault="00695A8A" w:rsidP="009B0C4A">
            <w:pPr>
              <w:pStyle w:val="PargrafodaLista"/>
              <w:numPr>
                <w:ilvl w:val="1"/>
                <w:numId w:val="30"/>
              </w:numPr>
            </w:pPr>
            <w:r w:rsidRPr="00EF50BF">
              <w:t xml:space="preserve">Para que o gráfico seja gerado, </w:t>
            </w:r>
            <w:r w:rsidR="00AF0BC1">
              <w:t xml:space="preserve">é necessário que o usuário </w:t>
            </w:r>
            <w:proofErr w:type="gramStart"/>
            <w:r w:rsidR="00AF0BC1">
              <w:t>informa</w:t>
            </w:r>
            <w:proofErr w:type="gramEnd"/>
            <w:r w:rsidR="009B0C4A" w:rsidRPr="00EF50BF">
              <w:t xml:space="preserve"> a data inicial (dia/mês/ano) * e a data final (dia/mês/ano) *.</w:t>
            </w:r>
          </w:p>
        </w:tc>
      </w:tr>
    </w:tbl>
    <w:p w:rsidR="00D25627" w:rsidRPr="00EF50BF" w:rsidRDefault="00D25627" w:rsidP="00C02858">
      <w:pPr>
        <w:rPr>
          <w:rFonts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D25627" w:rsidRPr="00EF50BF" w:rsidTr="0079794F">
        <w:tc>
          <w:tcPr>
            <w:tcW w:w="9061" w:type="dxa"/>
          </w:tcPr>
          <w:p w:rsidR="00D25627" w:rsidRPr="00EF50BF" w:rsidRDefault="00D25627" w:rsidP="0079794F">
            <w:pPr>
              <w:rPr>
                <w:rFonts w:cs="Arial"/>
                <w:i/>
              </w:rPr>
            </w:pPr>
            <w:r w:rsidRPr="00EF50BF">
              <w:rPr>
                <w:rFonts w:cs="Arial"/>
                <w:i/>
              </w:rPr>
              <w:t>[RF</w:t>
            </w:r>
            <w:r w:rsidR="000E62BB">
              <w:t>10</w:t>
            </w:r>
            <w:r w:rsidRPr="00EF50BF">
              <w:rPr>
                <w:rFonts w:cs="Arial"/>
                <w:i/>
              </w:rPr>
              <w:t>] – Realizar notificações</w:t>
            </w:r>
          </w:p>
        </w:tc>
      </w:tr>
      <w:tr w:rsidR="00EF50BF" w:rsidRPr="00EF50BF" w:rsidTr="0079794F">
        <w:trPr>
          <w:trHeight w:val="276"/>
          <w:hidden/>
        </w:trPr>
        <w:tc>
          <w:tcPr>
            <w:tcW w:w="9061" w:type="dxa"/>
          </w:tcPr>
          <w:p w:rsidR="00D25627" w:rsidRPr="00EF50BF" w:rsidRDefault="00D25627" w:rsidP="00D25627">
            <w:pPr>
              <w:pStyle w:val="PargrafodaLista"/>
              <w:numPr>
                <w:ilvl w:val="0"/>
                <w:numId w:val="28"/>
              </w:numPr>
              <w:rPr>
                <w:vanish/>
              </w:rPr>
            </w:pPr>
          </w:p>
          <w:p w:rsidR="00D25627" w:rsidRPr="00EF50BF" w:rsidRDefault="00D25627" w:rsidP="00D25627">
            <w:pPr>
              <w:pStyle w:val="PargrafodaLista"/>
              <w:numPr>
                <w:ilvl w:val="0"/>
                <w:numId w:val="28"/>
              </w:numPr>
              <w:rPr>
                <w:vanish/>
              </w:rPr>
            </w:pPr>
          </w:p>
          <w:p w:rsidR="00D25627" w:rsidRPr="00EF50BF" w:rsidRDefault="00D25627" w:rsidP="00D25627">
            <w:pPr>
              <w:pStyle w:val="PargrafodaLista"/>
              <w:numPr>
                <w:ilvl w:val="0"/>
                <w:numId w:val="28"/>
              </w:numPr>
              <w:rPr>
                <w:vanish/>
              </w:rPr>
            </w:pPr>
          </w:p>
          <w:p w:rsidR="00D25627" w:rsidRPr="00EF50BF" w:rsidRDefault="00D25627" w:rsidP="00D25627">
            <w:pPr>
              <w:pStyle w:val="PargrafodaLista"/>
              <w:numPr>
                <w:ilvl w:val="0"/>
                <w:numId w:val="28"/>
              </w:numPr>
              <w:rPr>
                <w:vanish/>
              </w:rPr>
            </w:pPr>
          </w:p>
          <w:p w:rsidR="00D25627" w:rsidRPr="00EF50BF" w:rsidRDefault="00D25627" w:rsidP="00D25627">
            <w:pPr>
              <w:pStyle w:val="PargrafodaLista"/>
              <w:numPr>
                <w:ilvl w:val="0"/>
                <w:numId w:val="28"/>
              </w:numPr>
              <w:rPr>
                <w:vanish/>
              </w:rPr>
            </w:pPr>
          </w:p>
          <w:p w:rsidR="00D25627" w:rsidRPr="00EF50BF" w:rsidRDefault="00D25627" w:rsidP="00D25627">
            <w:pPr>
              <w:pStyle w:val="PargrafodaLista"/>
              <w:numPr>
                <w:ilvl w:val="0"/>
                <w:numId w:val="28"/>
              </w:numPr>
              <w:rPr>
                <w:vanish/>
              </w:rPr>
            </w:pPr>
          </w:p>
          <w:p w:rsidR="00D25627" w:rsidRPr="00EF50BF" w:rsidRDefault="00D25627" w:rsidP="00D25627">
            <w:pPr>
              <w:pStyle w:val="PargrafodaLista"/>
              <w:numPr>
                <w:ilvl w:val="0"/>
                <w:numId w:val="28"/>
              </w:numPr>
              <w:rPr>
                <w:vanish/>
              </w:rPr>
            </w:pPr>
          </w:p>
          <w:p w:rsidR="00D25627" w:rsidRPr="00EF50BF" w:rsidRDefault="00D25627" w:rsidP="00D25627">
            <w:pPr>
              <w:pStyle w:val="PargrafodaLista"/>
              <w:numPr>
                <w:ilvl w:val="0"/>
                <w:numId w:val="28"/>
              </w:numPr>
              <w:rPr>
                <w:vanish/>
              </w:rPr>
            </w:pPr>
          </w:p>
          <w:p w:rsidR="00D25627" w:rsidRPr="00EF50BF" w:rsidRDefault="00D25627" w:rsidP="00D25627">
            <w:pPr>
              <w:pStyle w:val="PargrafodaLista"/>
              <w:numPr>
                <w:ilvl w:val="0"/>
                <w:numId w:val="28"/>
              </w:numPr>
              <w:rPr>
                <w:vanish/>
              </w:rPr>
            </w:pPr>
          </w:p>
          <w:p w:rsidR="00D25627" w:rsidRPr="00EF50BF" w:rsidRDefault="00D25627" w:rsidP="00D25627">
            <w:pPr>
              <w:pStyle w:val="PargrafodaLista"/>
              <w:numPr>
                <w:ilvl w:val="0"/>
                <w:numId w:val="28"/>
              </w:numPr>
              <w:rPr>
                <w:vanish/>
              </w:rPr>
            </w:pPr>
          </w:p>
          <w:p w:rsidR="000C6109" w:rsidRPr="00EF50BF" w:rsidRDefault="000C6109" w:rsidP="004D5DE7">
            <w:pPr>
              <w:pStyle w:val="PargrafodaLista"/>
              <w:numPr>
                <w:ilvl w:val="0"/>
                <w:numId w:val="30"/>
              </w:numPr>
              <w:rPr>
                <w:vanish/>
              </w:rPr>
            </w:pPr>
          </w:p>
          <w:p w:rsidR="00D94C94" w:rsidRPr="00EF50BF" w:rsidRDefault="00373E64" w:rsidP="00D94C94">
            <w:pPr>
              <w:pStyle w:val="PargrafodaLista"/>
              <w:numPr>
                <w:ilvl w:val="1"/>
                <w:numId w:val="30"/>
              </w:numPr>
              <w:ind w:left="1219" w:hanging="510"/>
            </w:pPr>
            <w:r w:rsidRPr="00EF50BF">
              <w:t xml:space="preserve">O software deve </w:t>
            </w:r>
            <w:commentRangeStart w:id="100"/>
            <w:r w:rsidRPr="00EF50BF">
              <w:t>notificar o usuário diariamente</w:t>
            </w:r>
            <w:commentRangeEnd w:id="100"/>
            <w:r w:rsidR="00CC5137">
              <w:rPr>
                <w:rStyle w:val="Refdecomentrio"/>
                <w:rFonts w:cstheme="minorBidi"/>
              </w:rPr>
              <w:commentReference w:id="100"/>
            </w:r>
            <w:r w:rsidRPr="00EF50BF">
              <w:t>, solicitando o lançamento das possíveis transações do dia.</w:t>
            </w:r>
            <w:r w:rsidR="00D94C94" w:rsidRPr="00EF50BF">
              <w:t xml:space="preserve"> </w:t>
            </w:r>
          </w:p>
          <w:p w:rsidR="00373E64" w:rsidRPr="00EF50BF" w:rsidRDefault="00D94C94" w:rsidP="00D94C94">
            <w:pPr>
              <w:pStyle w:val="PargrafodaLista"/>
              <w:numPr>
                <w:ilvl w:val="1"/>
                <w:numId w:val="30"/>
              </w:numPr>
              <w:ind w:left="1219" w:hanging="510"/>
            </w:pPr>
            <w:r w:rsidRPr="00EF50BF">
              <w:t xml:space="preserve">O sistema deve possibilitar ao usuário optar pelo recebimento ou não* de notificações do </w:t>
            </w:r>
            <w:proofErr w:type="spellStart"/>
            <w:r w:rsidRPr="00EF50BF">
              <w:rPr>
                <w:i/>
              </w:rPr>
              <w:t>app</w:t>
            </w:r>
            <w:proofErr w:type="spellEnd"/>
            <w:r w:rsidRPr="00EF50BF">
              <w:t xml:space="preserve">. Caso escolha a primeira, o usuário deve informar o horário* para o recebimento dessas notificações. </w:t>
            </w:r>
          </w:p>
          <w:p w:rsidR="00583E4D" w:rsidRPr="00EF50BF" w:rsidRDefault="00583E4D" w:rsidP="00D94C94">
            <w:pPr>
              <w:pStyle w:val="PargrafodaLista"/>
              <w:numPr>
                <w:ilvl w:val="1"/>
                <w:numId w:val="30"/>
              </w:numPr>
              <w:ind w:left="1219" w:hanging="510"/>
            </w:pPr>
            <w:r w:rsidRPr="00EF50BF">
              <w:t xml:space="preserve">O sistema deve possibilitar ao usuário optar pelo recebimento ou não* de notificações do </w:t>
            </w:r>
            <w:proofErr w:type="spellStart"/>
            <w:r w:rsidRPr="00EF50BF">
              <w:rPr>
                <w:i/>
              </w:rPr>
              <w:t>app</w:t>
            </w:r>
            <w:proofErr w:type="spellEnd"/>
            <w:r w:rsidRPr="00EF50BF">
              <w:t xml:space="preserve"> </w:t>
            </w:r>
            <w:r w:rsidR="004F6A89" w:rsidRPr="00EF50BF">
              <w:t xml:space="preserve">para contas a receber e a pagar. Caso escolha a primeira, o usuário deve informar o período de antecedência* (um dia, dois dias ou uma semana) para o recebimento dessas </w:t>
            </w:r>
            <w:proofErr w:type="gramStart"/>
            <w:r w:rsidR="004F6A89" w:rsidRPr="00EF50BF">
              <w:t>notificações</w:t>
            </w:r>
            <w:proofErr w:type="gramEnd"/>
          </w:p>
        </w:tc>
      </w:tr>
    </w:tbl>
    <w:p w:rsidR="007D60A0" w:rsidRDefault="007D60A0" w:rsidP="00C02858">
      <w:pPr>
        <w:rPr>
          <w:rFonts w:cs="Arial"/>
        </w:rPr>
      </w:pPr>
    </w:p>
    <w:p w:rsidR="00E93369" w:rsidRPr="00EF50BF" w:rsidRDefault="00E93369" w:rsidP="00832519">
      <w:pPr>
        <w:pStyle w:val="Ttulo2"/>
        <w:rPr>
          <w:rFonts w:cs="Arial"/>
        </w:rPr>
      </w:pPr>
      <w:bookmarkStart w:id="101" w:name="_Toc477890769"/>
      <w:bookmarkStart w:id="102" w:name="_Toc484364665"/>
      <w:r w:rsidRPr="00EF50BF">
        <w:rPr>
          <w:rFonts w:cs="Arial"/>
        </w:rPr>
        <w:t xml:space="preserve">Requisitos </w:t>
      </w:r>
      <w:proofErr w:type="spellStart"/>
      <w:r w:rsidRPr="00EF50BF">
        <w:rPr>
          <w:rFonts w:cs="Arial"/>
        </w:rPr>
        <w:t>Não-Funcionais</w:t>
      </w:r>
      <w:bookmarkEnd w:id="101"/>
      <w:bookmarkEnd w:id="102"/>
      <w:proofErr w:type="spellEnd"/>
    </w:p>
    <w:p w:rsidR="00E93369" w:rsidRPr="00EF50BF" w:rsidRDefault="00E93369" w:rsidP="00832519">
      <w:pPr>
        <w:rPr>
          <w:rFonts w:cs="Arial"/>
        </w:rPr>
      </w:pPr>
    </w:p>
    <w:p w:rsidR="000063B2" w:rsidRPr="00EF50BF" w:rsidRDefault="000063B2" w:rsidP="00B161FC">
      <w:pPr>
        <w:ind w:firstLine="708"/>
        <w:rPr>
          <w:rFonts w:cs="Arial"/>
        </w:rPr>
      </w:pPr>
      <w:r w:rsidRPr="00EF50BF">
        <w:rPr>
          <w:rFonts w:cs="Arial"/>
        </w:rPr>
        <w:t xml:space="preserve">“O tipo principal de requisitos </w:t>
      </w:r>
      <w:proofErr w:type="spellStart"/>
      <w:proofErr w:type="gramStart"/>
      <w:r w:rsidRPr="00EF50BF">
        <w:rPr>
          <w:rFonts w:cs="Arial"/>
        </w:rPr>
        <w:t>não-funcionais</w:t>
      </w:r>
      <w:proofErr w:type="spellEnd"/>
      <w:proofErr w:type="gramEnd"/>
      <w:r w:rsidRPr="00EF50BF">
        <w:rPr>
          <w:rFonts w:cs="Arial"/>
        </w:rPr>
        <w:t xml:space="preserve"> é formado pelos Requisitos de qualidade, correspondentes a aspectos de qu</w:t>
      </w:r>
      <w:r w:rsidR="00B161FC" w:rsidRPr="00EF50BF">
        <w:rPr>
          <w:rFonts w:cs="Arial"/>
        </w:rPr>
        <w:t>alidade descritos pela norma IS</w:t>
      </w:r>
      <w:r w:rsidRPr="00EF50BF">
        <w:rPr>
          <w:rFonts w:cs="Arial"/>
        </w:rPr>
        <w:t xml:space="preserve">O-9126”. </w:t>
      </w:r>
      <w:sdt>
        <w:sdtPr>
          <w:rPr>
            <w:rFonts w:cs="Arial"/>
          </w:rPr>
          <w:id w:val="-418329383"/>
          <w:citation/>
        </w:sdtPr>
        <w:sdtContent>
          <w:r w:rsidR="00726926" w:rsidRPr="00EF50BF">
            <w:rPr>
              <w:rFonts w:cs="Arial"/>
            </w:rPr>
            <w:fldChar w:fldCharType="begin"/>
          </w:r>
          <w:r w:rsidR="00B161FC" w:rsidRPr="00EF50BF">
            <w:rPr>
              <w:rFonts w:cs="Arial"/>
            </w:rPr>
            <w:instrText xml:space="preserve">CITATION Pau03 \p 190 \l 1046 </w:instrText>
          </w:r>
          <w:r w:rsidR="00726926" w:rsidRPr="00EF50BF">
            <w:rPr>
              <w:rFonts w:cs="Arial"/>
            </w:rPr>
            <w:fldChar w:fldCharType="separate"/>
          </w:r>
          <w:r w:rsidR="00982022" w:rsidRPr="00982022">
            <w:rPr>
              <w:rFonts w:cs="Arial"/>
              <w:noProof/>
            </w:rPr>
            <w:t>(PAULA FILHO, 2003, p. 190)</w:t>
          </w:r>
          <w:r w:rsidR="00726926" w:rsidRPr="00EF50BF">
            <w:rPr>
              <w:rFonts w:cs="Arial"/>
            </w:rPr>
            <w:fldChar w:fldCharType="end"/>
          </w:r>
        </w:sdtContent>
      </w:sdt>
      <w:r w:rsidR="00B161FC" w:rsidRPr="00EF50BF">
        <w:rPr>
          <w:rFonts w:cs="Arial"/>
        </w:rPr>
        <w:t xml:space="preserve">  Tal norma categoriza os atributos nas </w:t>
      </w:r>
      <w:r w:rsidR="00B161FC" w:rsidRPr="00EF50BF">
        <w:rPr>
          <w:rFonts w:cs="Arial"/>
        </w:rPr>
        <w:lastRenderedPageBreak/>
        <w:t xml:space="preserve">seguintes características: funcionalidade, confiabilidade, usabilidade, eficiência, </w:t>
      </w:r>
      <w:proofErr w:type="spellStart"/>
      <w:r w:rsidR="00B161FC" w:rsidRPr="00EF50BF">
        <w:rPr>
          <w:rFonts w:cs="Arial"/>
        </w:rPr>
        <w:t>manutenibilidade</w:t>
      </w:r>
      <w:proofErr w:type="spellEnd"/>
      <w:r w:rsidR="00B161FC" w:rsidRPr="00EF50BF">
        <w:rPr>
          <w:rFonts w:cs="Arial"/>
        </w:rPr>
        <w:t xml:space="preserve"> e portabilidade. </w:t>
      </w:r>
      <w:sdt>
        <w:sdtPr>
          <w:rPr>
            <w:rFonts w:cs="Arial"/>
          </w:rPr>
          <w:id w:val="540872297"/>
          <w:citation/>
        </w:sdtPr>
        <w:sdtContent>
          <w:r w:rsidR="00726926" w:rsidRPr="00EF50BF">
            <w:rPr>
              <w:rFonts w:cs="Arial"/>
            </w:rPr>
            <w:fldChar w:fldCharType="begin"/>
          </w:r>
          <w:r w:rsidR="00B161FC" w:rsidRPr="00EF50BF">
            <w:rPr>
              <w:rFonts w:cs="Arial"/>
            </w:rPr>
            <w:instrText xml:space="preserve"> CITATION NBR031 \l 1046 </w:instrText>
          </w:r>
          <w:r w:rsidR="00726926" w:rsidRPr="00EF50BF">
            <w:rPr>
              <w:rFonts w:cs="Arial"/>
            </w:rPr>
            <w:fldChar w:fldCharType="separate"/>
          </w:r>
          <w:r w:rsidR="00982022" w:rsidRPr="00982022">
            <w:rPr>
              <w:rFonts w:cs="Arial"/>
              <w:noProof/>
            </w:rPr>
            <w:t>(NBR ISO/IEC 9126-1, 2003)</w:t>
          </w:r>
          <w:r w:rsidR="00726926" w:rsidRPr="00EF50BF">
            <w:rPr>
              <w:rFonts w:cs="Arial"/>
            </w:rPr>
            <w:fldChar w:fldCharType="end"/>
          </w:r>
        </w:sdtContent>
      </w:sdt>
    </w:p>
    <w:p w:rsidR="00B161FC" w:rsidRPr="00EF50BF" w:rsidRDefault="00B161FC" w:rsidP="00832519">
      <w:pPr>
        <w:ind w:firstLine="708"/>
        <w:rPr>
          <w:rFonts w:cs="Arial"/>
        </w:rPr>
      </w:pPr>
    </w:p>
    <w:p w:rsidR="004A29CB" w:rsidRPr="00EF50BF" w:rsidRDefault="004A29CB" w:rsidP="00832519">
      <w:pPr>
        <w:ind w:firstLine="708"/>
        <w:rPr>
          <w:rFonts w:cs="Arial"/>
        </w:rPr>
      </w:pPr>
      <w:r w:rsidRPr="00EF50BF">
        <w:rPr>
          <w:rFonts w:cs="Arial"/>
        </w:rPr>
        <w:t>Para auxiliar a identificação dos requisitos</w:t>
      </w:r>
      <w:r w:rsidR="00E07172" w:rsidRPr="00EF50BF">
        <w:rPr>
          <w:rFonts w:cs="Arial"/>
        </w:rPr>
        <w:t xml:space="preserve"> </w:t>
      </w:r>
      <w:proofErr w:type="spellStart"/>
      <w:proofErr w:type="gramStart"/>
      <w:r w:rsidR="00E07172" w:rsidRPr="00EF50BF">
        <w:rPr>
          <w:rFonts w:cs="Arial"/>
        </w:rPr>
        <w:t>não-</w:t>
      </w:r>
      <w:r w:rsidRPr="00EF50BF">
        <w:rPr>
          <w:rFonts w:cs="Arial"/>
        </w:rPr>
        <w:t>funcionais</w:t>
      </w:r>
      <w:proofErr w:type="spellEnd"/>
      <w:proofErr w:type="gramEnd"/>
      <w:r w:rsidRPr="00EF50BF">
        <w:rPr>
          <w:rFonts w:cs="Arial"/>
        </w:rPr>
        <w:t xml:space="preserve"> do sistema, a referência é feita da seguinte forma: </w:t>
      </w:r>
    </w:p>
    <w:p w:rsidR="004A29CB" w:rsidRPr="00DF1350" w:rsidRDefault="00DF1350" w:rsidP="00832519">
      <w:pPr>
        <w:jc w:val="center"/>
        <w:rPr>
          <w:rFonts w:eastAsiaTheme="minorEastAsia" w:cs="Arial"/>
        </w:rPr>
      </w:pPr>
      <m:oMath>
        <m:r>
          <m:rPr>
            <m:sty m:val="p"/>
          </m:rPr>
          <w:rPr>
            <w:rFonts w:ascii="Cambria Math" w:hAnsi="Cambria Math" w:cs="Arial"/>
          </w:rPr>
          <m:t>[</m:t>
        </m:r>
        <m:r>
          <m:rPr>
            <m:nor/>
          </m:rPr>
          <w:rPr>
            <w:rFonts w:cs="Arial"/>
          </w:rPr>
          <m:t>sigla do requisito não- funcional</m:t>
        </m:r>
        <m:r>
          <m:rPr>
            <m:nor/>
          </m:rPr>
          <w:rPr>
            <w:rFonts w:ascii="Cambria Math" w:cs="Arial"/>
          </w:rPr>
          <m:t xml:space="preserve"> (RNF) </m:t>
        </m:r>
        <m:r>
          <m:rPr>
            <m:nor/>
          </m:rPr>
          <w:rPr>
            <w:rFonts w:cs="Arial"/>
          </w:rPr>
          <m:t xml:space="preserve">| numeração] - &lt;requisito </m:t>
        </m:r>
        <w:proofErr w:type="spellStart"/>
        <m:r>
          <m:rPr>
            <m:nor/>
          </m:rPr>
          <w:rPr>
            <w:rFonts w:cs="Arial"/>
          </w:rPr>
          <m:t>não-funcional</m:t>
        </m:r>
        <w:proofErr w:type="spellEnd"/>
        <m:r>
          <m:rPr>
            <m:nor/>
          </m:rPr>
          <w:rPr>
            <w:rFonts w:cs="Arial"/>
          </w:rPr>
          <m:t>&gt;</m:t>
        </m:r>
      </m:oMath>
      <w:r w:rsidR="004A29CB" w:rsidRPr="00DF1350">
        <w:rPr>
          <w:rFonts w:eastAsiaTheme="minorEastAsia" w:cs="Arial"/>
        </w:rPr>
        <w:t>.</w:t>
      </w:r>
    </w:p>
    <w:p w:rsidR="00C47EF7" w:rsidRPr="00EF50BF" w:rsidRDefault="00C47EF7" w:rsidP="00832519">
      <w:pPr>
        <w:rPr>
          <w:rFonts w:cs="Arial"/>
        </w:rPr>
      </w:pPr>
    </w:p>
    <w:p w:rsidR="001B595B" w:rsidRPr="00EF50BF" w:rsidRDefault="001B595B" w:rsidP="00832519">
      <w:pPr>
        <w:pStyle w:val="PargrafodaLista"/>
        <w:numPr>
          <w:ilvl w:val="0"/>
          <w:numId w:val="20"/>
        </w:numPr>
      </w:pPr>
      <w:r w:rsidRPr="00EF50BF">
        <w:t>Funcionalidade:</w:t>
      </w:r>
    </w:p>
    <w:p w:rsidR="001B595B" w:rsidRPr="00EF50BF" w:rsidRDefault="001B595B" w:rsidP="00832519">
      <w:pPr>
        <w:rPr>
          <w:rFonts w:cs="Arial"/>
        </w:rPr>
      </w:pPr>
    </w:p>
    <w:p w:rsidR="001B595B" w:rsidRPr="00EF50BF" w:rsidRDefault="00B46BC6" w:rsidP="00832519">
      <w:pPr>
        <w:ind w:firstLine="360"/>
        <w:rPr>
          <w:rFonts w:cs="Arial"/>
        </w:rPr>
      </w:pPr>
      <w:r w:rsidRPr="00EF50BF">
        <w:rPr>
          <w:rFonts w:cs="Arial"/>
        </w:rPr>
        <w:tab/>
      </w:r>
      <w:r w:rsidR="001B595B" w:rsidRPr="00EF50BF">
        <w:rPr>
          <w:rFonts w:cs="Arial"/>
        </w:rPr>
        <w:t xml:space="preserve">A funcionalidade está relacionada à capacidade do </w:t>
      </w:r>
      <w:r w:rsidR="001B595B" w:rsidRPr="00EF50BF">
        <w:rPr>
          <w:rFonts w:cs="Arial"/>
          <w:i/>
        </w:rPr>
        <w:t xml:space="preserve">software </w:t>
      </w:r>
      <w:r w:rsidR="007C785E" w:rsidRPr="00EF50BF">
        <w:rPr>
          <w:rFonts w:cs="Arial"/>
        </w:rPr>
        <w:t xml:space="preserve">de realizar funções que atendam a determinadas necessidades quando em uso </w:t>
      </w:r>
      <w:proofErr w:type="gramStart"/>
      <w:r w:rsidR="007C785E" w:rsidRPr="00EF50BF">
        <w:rPr>
          <w:rFonts w:cs="Arial"/>
        </w:rPr>
        <w:t>sob determinadas</w:t>
      </w:r>
      <w:proofErr w:type="gramEnd"/>
      <w:r w:rsidR="007C785E" w:rsidRPr="00EF50BF">
        <w:rPr>
          <w:rFonts w:cs="Arial"/>
        </w:rPr>
        <w:t xml:space="preserve"> condições.</w:t>
      </w:r>
      <w:r w:rsidR="007D3E28" w:rsidRPr="00EF50BF">
        <w:rPr>
          <w:rFonts w:cs="Arial"/>
        </w:rPr>
        <w:t xml:space="preserve">  </w:t>
      </w:r>
      <w:sdt>
        <w:sdtPr>
          <w:rPr>
            <w:rFonts w:cs="Arial"/>
          </w:rPr>
          <w:id w:val="-14538288"/>
          <w:citation/>
        </w:sdtPr>
        <w:sdtContent>
          <w:r w:rsidR="00726926" w:rsidRPr="00EF50BF">
            <w:rPr>
              <w:rFonts w:cs="Arial"/>
            </w:rPr>
            <w:fldChar w:fldCharType="begin"/>
          </w:r>
          <w:r w:rsidR="007D3E28" w:rsidRPr="00EF50BF">
            <w:rPr>
              <w:rFonts w:cs="Arial"/>
            </w:rPr>
            <w:instrText xml:space="preserve"> CITATION NBR031 \l 1046 </w:instrText>
          </w:r>
          <w:r w:rsidR="00726926" w:rsidRPr="00EF50BF">
            <w:rPr>
              <w:rFonts w:cs="Arial"/>
            </w:rPr>
            <w:fldChar w:fldCharType="separate"/>
          </w:r>
          <w:r w:rsidR="00982022" w:rsidRPr="00982022">
            <w:rPr>
              <w:rFonts w:cs="Arial"/>
              <w:noProof/>
            </w:rPr>
            <w:t>(NBR ISO/IEC 9126-1, 2003)</w:t>
          </w:r>
          <w:r w:rsidR="00726926" w:rsidRPr="00EF50BF">
            <w:rPr>
              <w:rFonts w:cs="Arial"/>
            </w:rPr>
            <w:fldChar w:fldCharType="end"/>
          </w:r>
        </w:sdtContent>
      </w:sdt>
    </w:p>
    <w:p w:rsidR="00816C02" w:rsidRPr="00EF50BF" w:rsidRDefault="00816C02" w:rsidP="00832519">
      <w:pPr>
        <w:rPr>
          <w:rFonts w:cs="Arial"/>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57"/>
        <w:gridCol w:w="8130"/>
      </w:tblGrid>
      <w:tr w:rsidR="00B66935" w:rsidRPr="00EF50BF" w:rsidTr="00C5322F">
        <w:trPr>
          <w:trHeight w:val="375"/>
        </w:trPr>
        <w:tc>
          <w:tcPr>
            <w:tcW w:w="623" w:type="pct"/>
          </w:tcPr>
          <w:p w:rsidR="00B66935" w:rsidRPr="00EF50BF" w:rsidRDefault="00B66935" w:rsidP="00832519">
            <w:pPr>
              <w:rPr>
                <w:rFonts w:cs="Arial"/>
              </w:rPr>
            </w:pPr>
            <w:r w:rsidRPr="00EF50BF">
              <w:rPr>
                <w:rFonts w:cs="Arial"/>
              </w:rPr>
              <w:t>[RNF</w:t>
            </w:r>
            <w:fldSimple w:instr=" SEQ RNF \* MERGEFORMAT ">
              <w:r w:rsidR="00982022" w:rsidRPr="00982022">
                <w:rPr>
                  <w:rFonts w:cs="Arial"/>
                  <w:noProof/>
                </w:rPr>
                <w:t>1</w:t>
              </w:r>
            </w:fldSimple>
            <w:r w:rsidRPr="00EF50BF">
              <w:rPr>
                <w:rFonts w:cs="Arial"/>
              </w:rPr>
              <w:t xml:space="preserve">] - </w:t>
            </w:r>
          </w:p>
        </w:tc>
        <w:tc>
          <w:tcPr>
            <w:tcW w:w="4377" w:type="pct"/>
          </w:tcPr>
          <w:p w:rsidR="00831406" w:rsidRPr="00EF50BF" w:rsidRDefault="00B66935" w:rsidP="00832519">
            <w:pPr>
              <w:rPr>
                <w:rFonts w:cs="Arial"/>
              </w:rPr>
            </w:pPr>
            <w:r w:rsidRPr="00EF50BF">
              <w:rPr>
                <w:rFonts w:cs="Arial"/>
              </w:rPr>
              <w:t>O sistema deve evitar o acesso não autorizado, acidental ou deliberado aos dados do usuário</w:t>
            </w:r>
            <w:r w:rsidR="00833361" w:rsidRPr="00EF50BF">
              <w:rPr>
                <w:rFonts w:cs="Arial"/>
              </w:rPr>
              <w:t xml:space="preserve"> e ao sistema.</w:t>
            </w:r>
          </w:p>
        </w:tc>
      </w:tr>
    </w:tbl>
    <w:p w:rsidR="00B66935" w:rsidRPr="00EF50BF" w:rsidRDefault="00B66935" w:rsidP="00832519">
      <w:pPr>
        <w:rPr>
          <w:rFonts w:cs="Arial"/>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57"/>
        <w:gridCol w:w="8130"/>
      </w:tblGrid>
      <w:tr w:rsidR="00831406" w:rsidRPr="00EF50BF" w:rsidTr="00C5322F">
        <w:trPr>
          <w:trHeight w:val="375"/>
        </w:trPr>
        <w:tc>
          <w:tcPr>
            <w:tcW w:w="623" w:type="pct"/>
          </w:tcPr>
          <w:p w:rsidR="00831406" w:rsidRPr="00EF50BF" w:rsidRDefault="00831406" w:rsidP="00832519">
            <w:pPr>
              <w:rPr>
                <w:rFonts w:cs="Arial"/>
              </w:rPr>
            </w:pPr>
            <w:r w:rsidRPr="00EF50BF">
              <w:rPr>
                <w:rFonts w:cs="Arial"/>
              </w:rPr>
              <w:t>[RNF</w:t>
            </w:r>
            <w:fldSimple w:instr=" SEQ RNF \* MERGEFORMAT ">
              <w:r w:rsidR="00982022" w:rsidRPr="00982022">
                <w:rPr>
                  <w:rFonts w:cs="Arial"/>
                  <w:noProof/>
                </w:rPr>
                <w:t>2</w:t>
              </w:r>
            </w:fldSimple>
            <w:r w:rsidRPr="00EF50BF">
              <w:rPr>
                <w:rFonts w:cs="Arial"/>
              </w:rPr>
              <w:t xml:space="preserve">] - </w:t>
            </w:r>
          </w:p>
        </w:tc>
        <w:tc>
          <w:tcPr>
            <w:tcW w:w="4377" w:type="pct"/>
          </w:tcPr>
          <w:p w:rsidR="00831406" w:rsidRPr="00EF50BF" w:rsidRDefault="00831406" w:rsidP="00832519">
            <w:pPr>
              <w:rPr>
                <w:rFonts w:cs="Arial"/>
              </w:rPr>
            </w:pPr>
            <w:r w:rsidRPr="00EF50BF">
              <w:rPr>
                <w:rFonts w:cs="Arial"/>
              </w:rPr>
              <w:t>O sistema deve fornecer com certo grau de precisão, resultados corretos ou efeitos correlatos.</w:t>
            </w:r>
            <w:r w:rsidR="00960F3A">
              <w:rPr>
                <w:rFonts w:cs="Arial"/>
              </w:rPr>
              <w:t xml:space="preserve"> </w:t>
            </w:r>
            <w:r w:rsidR="00834CA6">
              <w:rPr>
                <w:rFonts w:cs="Arial"/>
              </w:rPr>
              <w:t>Para efeito de cálculo e consulta, o sistema deverá trabalhar com duas casas decimais e sem arredondamento dos saldos. Esses deverão apresentar precisão de 100%.</w:t>
            </w:r>
          </w:p>
        </w:tc>
      </w:tr>
    </w:tbl>
    <w:p w:rsidR="006A70F4" w:rsidRPr="00EF50BF" w:rsidRDefault="006A70F4" w:rsidP="00832519">
      <w:pPr>
        <w:rPr>
          <w:rFonts w:cs="Arial"/>
        </w:rPr>
      </w:pPr>
    </w:p>
    <w:p w:rsidR="005A2B83" w:rsidRPr="00EF50BF" w:rsidRDefault="00B56DA0" w:rsidP="00832519">
      <w:pPr>
        <w:pStyle w:val="PargrafodaLista"/>
        <w:numPr>
          <w:ilvl w:val="0"/>
          <w:numId w:val="20"/>
        </w:numPr>
      </w:pPr>
      <w:r w:rsidRPr="00EF50BF">
        <w:t>Confiabilidade</w:t>
      </w:r>
    </w:p>
    <w:p w:rsidR="00B56DA0" w:rsidRPr="00EF50BF" w:rsidRDefault="007D3E28" w:rsidP="00832519">
      <w:pPr>
        <w:rPr>
          <w:rFonts w:cs="Arial"/>
        </w:rPr>
      </w:pPr>
      <w:r w:rsidRPr="00EF50BF">
        <w:rPr>
          <w:rFonts w:cs="Arial"/>
        </w:rPr>
        <w:tab/>
      </w:r>
    </w:p>
    <w:p w:rsidR="007D3E28" w:rsidRPr="00EF50BF" w:rsidRDefault="007D3E28" w:rsidP="00832519">
      <w:pPr>
        <w:rPr>
          <w:rFonts w:cs="Arial"/>
        </w:rPr>
      </w:pPr>
      <w:r w:rsidRPr="00EF50BF">
        <w:rPr>
          <w:rFonts w:cs="Arial"/>
        </w:rPr>
        <w:tab/>
        <w:t xml:space="preserve">A confiabilidade é a capacidade sistema de manter um determinado nível de desempenho, quando utilizado em condições específicas. </w:t>
      </w:r>
      <w:sdt>
        <w:sdtPr>
          <w:rPr>
            <w:rFonts w:cs="Arial"/>
          </w:rPr>
          <w:id w:val="-348102979"/>
          <w:citation/>
        </w:sdtPr>
        <w:sdtContent>
          <w:r w:rsidR="00726926" w:rsidRPr="00EF50BF">
            <w:rPr>
              <w:rFonts w:cs="Arial"/>
            </w:rPr>
            <w:fldChar w:fldCharType="begin"/>
          </w:r>
          <w:r w:rsidRPr="00EF50BF">
            <w:rPr>
              <w:rFonts w:cs="Arial"/>
            </w:rPr>
            <w:instrText xml:space="preserve"> CITATION NBR031 \l 1046 </w:instrText>
          </w:r>
          <w:r w:rsidR="00726926" w:rsidRPr="00EF50BF">
            <w:rPr>
              <w:rFonts w:cs="Arial"/>
            </w:rPr>
            <w:fldChar w:fldCharType="separate"/>
          </w:r>
          <w:r w:rsidR="00982022" w:rsidRPr="00982022">
            <w:rPr>
              <w:rFonts w:cs="Arial"/>
              <w:noProof/>
            </w:rPr>
            <w:t>(NBR ISO/IEC 9126-1, 2003)</w:t>
          </w:r>
          <w:r w:rsidR="00726926" w:rsidRPr="00EF50BF">
            <w:rPr>
              <w:rFonts w:cs="Arial"/>
            </w:rPr>
            <w:fldChar w:fldCharType="end"/>
          </w:r>
        </w:sdtContent>
      </w:sdt>
    </w:p>
    <w:p w:rsidR="007D3E28" w:rsidRPr="00EF50BF" w:rsidRDefault="007D3E28" w:rsidP="00832519">
      <w:pPr>
        <w:rPr>
          <w:rFonts w:cs="Arial"/>
        </w:rPr>
      </w:pPr>
      <w:r w:rsidRPr="00EF50BF">
        <w:rPr>
          <w:rFonts w:cs="Arial"/>
        </w:rPr>
        <w:tab/>
      </w:r>
      <w:r w:rsidRPr="00EF50BF">
        <w:rPr>
          <w:rFonts w:cs="Arial"/>
        </w:rPr>
        <w:tab/>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57"/>
        <w:gridCol w:w="8130"/>
      </w:tblGrid>
      <w:tr w:rsidR="00C5322F" w:rsidRPr="00EF50BF" w:rsidTr="00C5322F">
        <w:trPr>
          <w:trHeight w:val="375"/>
        </w:trPr>
        <w:tc>
          <w:tcPr>
            <w:tcW w:w="623" w:type="pct"/>
          </w:tcPr>
          <w:p w:rsidR="00C5322F" w:rsidRPr="00EF50BF" w:rsidRDefault="00C5322F" w:rsidP="00832519">
            <w:pPr>
              <w:rPr>
                <w:rFonts w:cs="Arial"/>
              </w:rPr>
            </w:pPr>
            <w:r w:rsidRPr="00EF50BF">
              <w:rPr>
                <w:rFonts w:cs="Arial"/>
              </w:rPr>
              <w:t>[RNF</w:t>
            </w:r>
            <w:fldSimple w:instr=" SEQ RNF \* MERGEFORMAT ">
              <w:r w:rsidR="00982022" w:rsidRPr="00982022">
                <w:rPr>
                  <w:rFonts w:cs="Arial"/>
                  <w:noProof/>
                </w:rPr>
                <w:t>3</w:t>
              </w:r>
            </w:fldSimple>
            <w:r w:rsidRPr="00EF50BF">
              <w:rPr>
                <w:rFonts w:cs="Arial"/>
              </w:rPr>
              <w:t xml:space="preserve">] - </w:t>
            </w:r>
          </w:p>
        </w:tc>
        <w:tc>
          <w:tcPr>
            <w:tcW w:w="4377" w:type="pct"/>
          </w:tcPr>
          <w:p w:rsidR="00BE3306" w:rsidRPr="00EF50BF" w:rsidRDefault="00C5322F" w:rsidP="006A5896">
            <w:pPr>
              <w:rPr>
                <w:rFonts w:cs="Arial"/>
              </w:rPr>
            </w:pPr>
            <w:r w:rsidRPr="00EF50BF">
              <w:rPr>
                <w:rFonts w:cs="Arial"/>
              </w:rPr>
              <w:t xml:space="preserve">O sistema deve fornecer facilidades para a realização de </w:t>
            </w:r>
            <w:r w:rsidRPr="00EF50BF">
              <w:rPr>
                <w:rFonts w:cs="Arial"/>
                <w:i/>
              </w:rPr>
              <w:t>backup</w:t>
            </w:r>
            <w:r w:rsidR="0034406E" w:rsidRPr="00EF50BF">
              <w:rPr>
                <w:rFonts w:cs="Arial"/>
              </w:rPr>
              <w:t xml:space="preserve"> dos arquivos do sistema. Isso pode ser feito tanto manualmente pelo usuário, como mensalmente de modo automático.</w:t>
            </w:r>
          </w:p>
        </w:tc>
      </w:tr>
    </w:tbl>
    <w:p w:rsidR="007D3D67" w:rsidRPr="00EF50BF" w:rsidRDefault="007D3D67" w:rsidP="006A5896">
      <w:pPr>
        <w:pStyle w:val="PargrafodaLista"/>
        <w:ind w:left="360"/>
      </w:pPr>
    </w:p>
    <w:p w:rsidR="00B56DA0" w:rsidRPr="00EF50BF" w:rsidRDefault="00B56DA0" w:rsidP="00832519">
      <w:pPr>
        <w:pStyle w:val="PargrafodaLista"/>
        <w:numPr>
          <w:ilvl w:val="0"/>
          <w:numId w:val="20"/>
        </w:numPr>
      </w:pPr>
      <w:r w:rsidRPr="00EF50BF">
        <w:t>Usabilidade</w:t>
      </w:r>
    </w:p>
    <w:p w:rsidR="00F85951" w:rsidRPr="00EF50BF" w:rsidRDefault="007D3E28" w:rsidP="00832519">
      <w:pPr>
        <w:rPr>
          <w:rFonts w:cs="Arial"/>
        </w:rPr>
      </w:pPr>
      <w:r w:rsidRPr="00EF50BF">
        <w:rPr>
          <w:rFonts w:cs="Arial"/>
        </w:rPr>
        <w:tab/>
      </w:r>
    </w:p>
    <w:p w:rsidR="00B56DA0" w:rsidRPr="00EF50BF" w:rsidRDefault="00F85951" w:rsidP="00832519">
      <w:pPr>
        <w:rPr>
          <w:rFonts w:cs="Arial"/>
        </w:rPr>
      </w:pPr>
      <w:r w:rsidRPr="00EF50BF">
        <w:rPr>
          <w:rFonts w:cs="Arial"/>
        </w:rPr>
        <w:lastRenderedPageBreak/>
        <w:tab/>
      </w:r>
      <w:r w:rsidR="007D3E28" w:rsidRPr="00EF50BF">
        <w:rPr>
          <w:rFonts w:cs="Arial"/>
        </w:rPr>
        <w:t xml:space="preserve">A usabilidade pode ser definida como </w:t>
      </w:r>
      <w:proofErr w:type="gramStart"/>
      <w:r w:rsidR="007D3E28" w:rsidRPr="00EF50BF">
        <w:rPr>
          <w:rFonts w:cs="Arial"/>
        </w:rPr>
        <w:t xml:space="preserve">“ </w:t>
      </w:r>
      <w:proofErr w:type="gramEnd"/>
      <w:r w:rsidR="007D3E28" w:rsidRPr="00EF50BF">
        <w:rPr>
          <w:rFonts w:cs="Arial"/>
        </w:rPr>
        <w:t xml:space="preserve">Capacidade do produto de software de ser compreendido, aprendido, operado e atraente ao usuário, quando usado sob condições </w:t>
      </w:r>
      <w:r w:rsidR="004107D7" w:rsidRPr="00EF50BF">
        <w:rPr>
          <w:rFonts w:cs="Arial"/>
        </w:rPr>
        <w:t>especificadas. ”</w:t>
      </w:r>
      <w:r w:rsidRPr="00EF50BF">
        <w:rPr>
          <w:rFonts w:cs="Arial"/>
        </w:rPr>
        <w:t xml:space="preserve"> </w:t>
      </w:r>
      <w:sdt>
        <w:sdtPr>
          <w:rPr>
            <w:rFonts w:cs="Arial"/>
          </w:rPr>
          <w:id w:val="-1697377675"/>
          <w:citation/>
        </w:sdtPr>
        <w:sdtContent>
          <w:r w:rsidR="00726926" w:rsidRPr="00EF50BF">
            <w:rPr>
              <w:rFonts w:cs="Arial"/>
            </w:rPr>
            <w:fldChar w:fldCharType="begin"/>
          </w:r>
          <w:r w:rsidRPr="00EF50BF">
            <w:rPr>
              <w:rFonts w:cs="Arial"/>
            </w:rPr>
            <w:instrText xml:space="preserve">CITATION NBR031 \p 9 \l 1046 </w:instrText>
          </w:r>
          <w:r w:rsidR="00726926" w:rsidRPr="00EF50BF">
            <w:rPr>
              <w:rFonts w:cs="Arial"/>
            </w:rPr>
            <w:fldChar w:fldCharType="separate"/>
          </w:r>
          <w:r w:rsidR="00982022" w:rsidRPr="00982022">
            <w:rPr>
              <w:rFonts w:cs="Arial"/>
              <w:noProof/>
            </w:rPr>
            <w:t>(NBR ISO/IEC 9126-1, 2003, p. 9)</w:t>
          </w:r>
          <w:r w:rsidR="00726926" w:rsidRPr="00EF50BF">
            <w:rPr>
              <w:rFonts w:cs="Arial"/>
            </w:rPr>
            <w:fldChar w:fldCharType="end"/>
          </w:r>
        </w:sdtContent>
      </w:sdt>
    </w:p>
    <w:p w:rsidR="007D3E28" w:rsidRPr="00EF50BF" w:rsidRDefault="007D3E28" w:rsidP="00832519">
      <w:pPr>
        <w:rPr>
          <w:rFonts w:cs="Arial"/>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57"/>
        <w:gridCol w:w="8130"/>
      </w:tblGrid>
      <w:tr w:rsidR="00C5322F" w:rsidRPr="00EF50BF" w:rsidTr="00C5322F">
        <w:trPr>
          <w:trHeight w:val="375"/>
        </w:trPr>
        <w:tc>
          <w:tcPr>
            <w:tcW w:w="623" w:type="pct"/>
          </w:tcPr>
          <w:p w:rsidR="00C5322F" w:rsidRPr="00EF50BF" w:rsidRDefault="00C5322F" w:rsidP="00C5322F">
            <w:pPr>
              <w:rPr>
                <w:rFonts w:cs="Arial"/>
              </w:rPr>
            </w:pPr>
            <w:r w:rsidRPr="00EF50BF">
              <w:rPr>
                <w:rFonts w:cs="Arial"/>
              </w:rPr>
              <w:t>[RNF</w:t>
            </w:r>
            <w:fldSimple w:instr=" SEQ RNF \* MERGEFORMAT ">
              <w:r w:rsidR="00982022" w:rsidRPr="00982022">
                <w:rPr>
                  <w:rFonts w:cs="Arial"/>
                  <w:noProof/>
                </w:rPr>
                <w:t>4</w:t>
              </w:r>
            </w:fldSimple>
            <w:r w:rsidRPr="00EF50BF">
              <w:rPr>
                <w:rFonts w:cs="Arial"/>
              </w:rPr>
              <w:t xml:space="preserve">] - </w:t>
            </w:r>
          </w:p>
        </w:tc>
        <w:tc>
          <w:tcPr>
            <w:tcW w:w="4377" w:type="pct"/>
          </w:tcPr>
          <w:p w:rsidR="00C5322F" w:rsidRPr="00EF50BF" w:rsidRDefault="00C5322F" w:rsidP="00C5322F">
            <w:pPr>
              <w:rPr>
                <w:rFonts w:cs="Arial"/>
              </w:rPr>
            </w:pPr>
            <w:r w:rsidRPr="00EF50BF">
              <w:rPr>
                <w:rFonts w:cs="Arial"/>
              </w:rPr>
              <w:t>O sistema deve disponibilizar ao usuário a aprendizagem de suas funcionalidades através de um tutorial no seu primeiro uso.</w:t>
            </w:r>
          </w:p>
        </w:tc>
      </w:tr>
    </w:tbl>
    <w:p w:rsidR="00B56DA0" w:rsidRPr="00EF50BF" w:rsidRDefault="00B56DA0" w:rsidP="00832519">
      <w:pPr>
        <w:rPr>
          <w:rFonts w:cs="Arial"/>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57"/>
        <w:gridCol w:w="8130"/>
      </w:tblGrid>
      <w:tr w:rsidR="007E0FBD" w:rsidRPr="00EF50BF" w:rsidTr="0008629B">
        <w:trPr>
          <w:trHeight w:val="375"/>
        </w:trPr>
        <w:tc>
          <w:tcPr>
            <w:tcW w:w="623" w:type="pct"/>
          </w:tcPr>
          <w:p w:rsidR="007E0FBD" w:rsidRPr="00EF50BF" w:rsidRDefault="007E0FBD" w:rsidP="0008629B">
            <w:pPr>
              <w:rPr>
                <w:rFonts w:cs="Arial"/>
              </w:rPr>
            </w:pPr>
            <w:r w:rsidRPr="00EF50BF">
              <w:rPr>
                <w:rFonts w:cs="Arial"/>
              </w:rPr>
              <w:t>[RNF</w:t>
            </w:r>
            <w:fldSimple w:instr=" SEQ RNF \* MERGEFORMAT ">
              <w:r w:rsidR="00982022" w:rsidRPr="00982022">
                <w:rPr>
                  <w:rFonts w:cs="Arial"/>
                  <w:noProof/>
                </w:rPr>
                <w:t>5</w:t>
              </w:r>
            </w:fldSimple>
            <w:r w:rsidRPr="00EF50BF">
              <w:rPr>
                <w:rFonts w:cs="Arial"/>
              </w:rPr>
              <w:t xml:space="preserve">] - </w:t>
            </w:r>
          </w:p>
        </w:tc>
        <w:tc>
          <w:tcPr>
            <w:tcW w:w="4377" w:type="pct"/>
          </w:tcPr>
          <w:p w:rsidR="007E0FBD" w:rsidRPr="00EF50BF" w:rsidRDefault="007E0FBD" w:rsidP="0008629B">
            <w:pPr>
              <w:rPr>
                <w:rFonts w:cs="Arial"/>
              </w:rPr>
            </w:pPr>
            <w:r w:rsidRPr="00EF50BF">
              <w:rPr>
                <w:rFonts w:cs="Arial"/>
              </w:rPr>
              <w:t>O sistema deve disponibilizar um campo de ajuda, que contém informações a respeito do uso das funcionalidades do sistema.</w:t>
            </w:r>
          </w:p>
        </w:tc>
      </w:tr>
    </w:tbl>
    <w:p w:rsidR="004E4F7E" w:rsidRPr="00EF50BF" w:rsidRDefault="004E4F7E" w:rsidP="00832519">
      <w:pPr>
        <w:rPr>
          <w:rFonts w:cs="Arial"/>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91"/>
        <w:gridCol w:w="8096"/>
      </w:tblGrid>
      <w:tr w:rsidR="00EF50BF" w:rsidRPr="00EF50BF" w:rsidTr="00A22650">
        <w:trPr>
          <w:trHeight w:val="375"/>
        </w:trPr>
        <w:tc>
          <w:tcPr>
            <w:tcW w:w="641" w:type="pct"/>
          </w:tcPr>
          <w:p w:rsidR="00B66935" w:rsidRPr="00EF50BF" w:rsidRDefault="00B66935" w:rsidP="00832519">
            <w:pPr>
              <w:rPr>
                <w:rFonts w:cs="Arial"/>
              </w:rPr>
            </w:pPr>
            <w:r w:rsidRPr="00EF50BF">
              <w:rPr>
                <w:rFonts w:cs="Arial"/>
              </w:rPr>
              <w:t>[RNF</w:t>
            </w:r>
            <w:fldSimple w:instr=" SEQ RNF \* MERGEFORMAT ">
              <w:r w:rsidR="00982022" w:rsidRPr="00982022">
                <w:rPr>
                  <w:rFonts w:cs="Arial"/>
                  <w:noProof/>
                </w:rPr>
                <w:t>6</w:t>
              </w:r>
            </w:fldSimple>
            <w:r w:rsidRPr="00EF50BF">
              <w:rPr>
                <w:rFonts w:cs="Arial"/>
              </w:rPr>
              <w:t xml:space="preserve">]- </w:t>
            </w:r>
          </w:p>
        </w:tc>
        <w:tc>
          <w:tcPr>
            <w:tcW w:w="4359" w:type="pct"/>
          </w:tcPr>
          <w:p w:rsidR="00B66935" w:rsidRPr="00EF50BF" w:rsidRDefault="00B66935" w:rsidP="00832519">
            <w:pPr>
              <w:rPr>
                <w:rFonts w:cs="Arial"/>
              </w:rPr>
            </w:pPr>
            <w:r w:rsidRPr="00EF50BF">
              <w:rPr>
                <w:rFonts w:cs="Arial"/>
              </w:rPr>
              <w:t xml:space="preserve">O produto de </w:t>
            </w:r>
            <w:r w:rsidRPr="00EF50BF">
              <w:rPr>
                <w:rFonts w:cs="Arial"/>
                <w:i/>
              </w:rPr>
              <w:t>software</w:t>
            </w:r>
            <w:r w:rsidRPr="00EF50BF">
              <w:rPr>
                <w:rFonts w:cs="Arial"/>
              </w:rPr>
              <w:t xml:space="preserve"> deve ser atraente ao usuário, </w:t>
            </w:r>
            <w:proofErr w:type="gramStart"/>
            <w:r w:rsidRPr="00EF50BF">
              <w:rPr>
                <w:rFonts w:cs="Arial"/>
              </w:rPr>
              <w:t>por exemplo</w:t>
            </w:r>
            <w:proofErr w:type="gramEnd"/>
            <w:r w:rsidRPr="00EF50BF">
              <w:rPr>
                <w:rFonts w:cs="Arial"/>
              </w:rPr>
              <w:t xml:space="preserve"> com o uso de cores e o projeto gráfico.</w:t>
            </w:r>
          </w:p>
        </w:tc>
      </w:tr>
    </w:tbl>
    <w:p w:rsidR="006A70F4" w:rsidRPr="00EF50BF" w:rsidRDefault="006A70F4" w:rsidP="00F05589">
      <w:pPr>
        <w:rPr>
          <w:rFonts w:cs="Arial"/>
        </w:rPr>
      </w:pPr>
    </w:p>
    <w:p w:rsidR="00B56DA0" w:rsidRPr="00EF50BF" w:rsidRDefault="00B56DA0" w:rsidP="00832519">
      <w:pPr>
        <w:pStyle w:val="PargrafodaLista"/>
        <w:numPr>
          <w:ilvl w:val="0"/>
          <w:numId w:val="20"/>
        </w:numPr>
      </w:pPr>
      <w:proofErr w:type="spellStart"/>
      <w:r w:rsidRPr="00EF50BF">
        <w:t>Manutenibilidade</w:t>
      </w:r>
      <w:proofErr w:type="spellEnd"/>
      <w:r w:rsidRPr="00EF50BF">
        <w:t xml:space="preserve"> </w:t>
      </w:r>
    </w:p>
    <w:p w:rsidR="00F85951" w:rsidRPr="00EF50BF" w:rsidRDefault="00F85951" w:rsidP="00832519">
      <w:pPr>
        <w:rPr>
          <w:rFonts w:cs="Arial"/>
        </w:rPr>
      </w:pPr>
    </w:p>
    <w:p w:rsidR="00B56DA0" w:rsidRPr="00EF50BF" w:rsidRDefault="00F85951" w:rsidP="00B66935">
      <w:pPr>
        <w:rPr>
          <w:rFonts w:cs="Arial"/>
        </w:rPr>
      </w:pPr>
      <w:r w:rsidRPr="00EF50BF">
        <w:rPr>
          <w:rFonts w:cs="Arial"/>
        </w:rPr>
        <w:tab/>
      </w:r>
      <w:r w:rsidR="00143B23" w:rsidRPr="00EF50BF">
        <w:rPr>
          <w:rFonts w:cs="Arial"/>
        </w:rPr>
        <w:t xml:space="preserve">A </w:t>
      </w:r>
      <w:proofErr w:type="spellStart"/>
      <w:r w:rsidR="00143B23" w:rsidRPr="00EF50BF">
        <w:rPr>
          <w:rFonts w:cs="Arial"/>
        </w:rPr>
        <w:t>manutenibilidade</w:t>
      </w:r>
      <w:proofErr w:type="spellEnd"/>
      <w:r w:rsidR="00143B23" w:rsidRPr="00EF50BF">
        <w:rPr>
          <w:rFonts w:cs="Arial"/>
        </w:rPr>
        <w:t xml:space="preserve"> diz respeito à possibilidade de realizar modificações no </w:t>
      </w:r>
      <w:r w:rsidRPr="00EF50BF">
        <w:rPr>
          <w:rFonts w:cs="Arial"/>
        </w:rPr>
        <w:t xml:space="preserve">produto de </w:t>
      </w:r>
      <w:r w:rsidRPr="00EF50BF">
        <w:rPr>
          <w:rFonts w:cs="Arial"/>
          <w:i/>
        </w:rPr>
        <w:t>software</w:t>
      </w:r>
      <w:r w:rsidR="00143B23" w:rsidRPr="00EF50BF">
        <w:rPr>
          <w:rFonts w:cs="Arial"/>
        </w:rPr>
        <w:t>, como</w:t>
      </w:r>
      <w:r w:rsidRPr="00EF50BF">
        <w:rPr>
          <w:rFonts w:cs="Arial"/>
        </w:rPr>
        <w:t xml:space="preserve"> correções, melhorias ou adaptações </w:t>
      </w:r>
      <w:r w:rsidR="00143B23" w:rsidRPr="00EF50BF">
        <w:rPr>
          <w:rFonts w:cs="Arial"/>
        </w:rPr>
        <w:t xml:space="preserve">do </w:t>
      </w:r>
      <w:r w:rsidR="00143B23" w:rsidRPr="00EF50BF">
        <w:rPr>
          <w:rFonts w:cs="Arial"/>
          <w:i/>
        </w:rPr>
        <w:t>software</w:t>
      </w:r>
      <w:r w:rsidR="00143B23" w:rsidRPr="00EF50BF">
        <w:rPr>
          <w:rFonts w:cs="Arial"/>
        </w:rPr>
        <w:t xml:space="preserve">. </w:t>
      </w:r>
      <w:sdt>
        <w:sdtPr>
          <w:rPr>
            <w:rFonts w:cs="Arial"/>
          </w:rPr>
          <w:id w:val="-945307810"/>
          <w:citation/>
        </w:sdtPr>
        <w:sdtContent>
          <w:r w:rsidR="00726926" w:rsidRPr="00EF50BF">
            <w:rPr>
              <w:rFonts w:cs="Arial"/>
            </w:rPr>
            <w:fldChar w:fldCharType="begin"/>
          </w:r>
          <w:r w:rsidR="00143B23" w:rsidRPr="00EF50BF">
            <w:rPr>
              <w:rFonts w:cs="Arial"/>
            </w:rPr>
            <w:instrText xml:space="preserve"> CITATION NBR031 \l 1046 </w:instrText>
          </w:r>
          <w:r w:rsidR="00726926" w:rsidRPr="00EF50BF">
            <w:rPr>
              <w:rFonts w:cs="Arial"/>
            </w:rPr>
            <w:fldChar w:fldCharType="separate"/>
          </w:r>
          <w:r w:rsidR="00982022" w:rsidRPr="00982022">
            <w:rPr>
              <w:rFonts w:cs="Arial"/>
              <w:noProof/>
            </w:rPr>
            <w:t>(NBR ISO/IEC 9126-1, 2003)</w:t>
          </w:r>
          <w:r w:rsidR="00726926" w:rsidRPr="00EF50BF">
            <w:rPr>
              <w:rFonts w:cs="Arial"/>
            </w:rPr>
            <w:fldChar w:fldCharType="end"/>
          </w:r>
        </w:sdtContent>
      </w:sdt>
    </w:p>
    <w:p w:rsidR="00B66935" w:rsidRPr="00EF50BF" w:rsidRDefault="00B66935" w:rsidP="00B66935">
      <w:pPr>
        <w:rPr>
          <w:rFonts w:cs="Arial"/>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57"/>
        <w:gridCol w:w="8130"/>
      </w:tblGrid>
      <w:tr w:rsidR="00EF50BF" w:rsidRPr="00EF50BF" w:rsidTr="00C5322F">
        <w:trPr>
          <w:trHeight w:val="375"/>
        </w:trPr>
        <w:tc>
          <w:tcPr>
            <w:tcW w:w="623" w:type="pct"/>
          </w:tcPr>
          <w:p w:rsidR="00B66935" w:rsidRPr="00EF50BF" w:rsidRDefault="00B66935" w:rsidP="00832519">
            <w:pPr>
              <w:rPr>
                <w:rFonts w:cs="Arial"/>
              </w:rPr>
            </w:pPr>
            <w:r w:rsidRPr="00EF50BF">
              <w:rPr>
                <w:rFonts w:cs="Arial"/>
              </w:rPr>
              <w:t>[RNF</w:t>
            </w:r>
            <w:fldSimple w:instr=" SEQ RNF \* MERGEFORMAT ">
              <w:r w:rsidR="00982022" w:rsidRPr="00982022">
                <w:rPr>
                  <w:rFonts w:cs="Arial"/>
                  <w:noProof/>
                </w:rPr>
                <w:t>7</w:t>
              </w:r>
            </w:fldSimple>
            <w:r w:rsidR="00CD0D28" w:rsidRPr="00EF50BF">
              <w:rPr>
                <w:rFonts w:cs="Arial"/>
              </w:rPr>
              <w:t>]-</w:t>
            </w:r>
          </w:p>
        </w:tc>
        <w:tc>
          <w:tcPr>
            <w:tcW w:w="4377" w:type="pct"/>
          </w:tcPr>
          <w:p w:rsidR="00B66935" w:rsidRPr="00EF50BF" w:rsidRDefault="00B66935" w:rsidP="00832519">
            <w:pPr>
              <w:rPr>
                <w:rFonts w:cs="Arial"/>
              </w:rPr>
            </w:pPr>
            <w:r w:rsidRPr="00EF50BF">
              <w:rPr>
                <w:rFonts w:cs="Arial"/>
              </w:rPr>
              <w:t xml:space="preserve">O sistema deve evitar efeitos inesperados em decorrência de modificações no </w:t>
            </w:r>
            <w:r w:rsidRPr="00EF50BF">
              <w:rPr>
                <w:rFonts w:cs="Arial"/>
                <w:i/>
              </w:rPr>
              <w:t>software</w:t>
            </w:r>
            <w:r w:rsidRPr="00EF50BF">
              <w:rPr>
                <w:rFonts w:cs="Arial"/>
              </w:rPr>
              <w:t>.</w:t>
            </w:r>
          </w:p>
        </w:tc>
      </w:tr>
    </w:tbl>
    <w:p w:rsidR="00755E51" w:rsidRPr="00EF50BF" w:rsidRDefault="00755E51" w:rsidP="00CC471A">
      <w:pPr>
        <w:autoSpaceDE w:val="0"/>
        <w:autoSpaceDN w:val="0"/>
        <w:adjustRightInd w:val="0"/>
        <w:jc w:val="left"/>
        <w:rPr>
          <w:rFonts w:cs="Arial"/>
          <w:sz w:val="18"/>
          <w:szCs w:val="18"/>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48"/>
        <w:gridCol w:w="8039"/>
      </w:tblGrid>
      <w:tr w:rsidR="00755E51" w:rsidRPr="00EF50BF" w:rsidTr="004E4F7E">
        <w:trPr>
          <w:trHeight w:val="375"/>
        </w:trPr>
        <w:tc>
          <w:tcPr>
            <w:tcW w:w="672" w:type="pct"/>
          </w:tcPr>
          <w:p w:rsidR="00755E51" w:rsidRPr="00EF50BF" w:rsidRDefault="00755E51" w:rsidP="0013347C">
            <w:pPr>
              <w:rPr>
                <w:rFonts w:cs="Arial"/>
              </w:rPr>
            </w:pPr>
            <w:r w:rsidRPr="00EF50BF">
              <w:rPr>
                <w:rFonts w:cs="Arial"/>
              </w:rPr>
              <w:t>[RNF</w:t>
            </w:r>
            <w:fldSimple w:instr=" SEQ RNF \* MERGEFORMAT ">
              <w:r w:rsidR="00982022" w:rsidRPr="00982022">
                <w:rPr>
                  <w:rFonts w:cs="Arial"/>
                  <w:noProof/>
                </w:rPr>
                <w:t>8</w:t>
              </w:r>
            </w:fldSimple>
            <w:r w:rsidRPr="00EF50BF">
              <w:rPr>
                <w:rFonts w:cs="Arial"/>
              </w:rPr>
              <w:t xml:space="preserve">]- </w:t>
            </w:r>
          </w:p>
        </w:tc>
        <w:tc>
          <w:tcPr>
            <w:tcW w:w="4328" w:type="pct"/>
          </w:tcPr>
          <w:p w:rsidR="000863CB" w:rsidRPr="00EF50BF" w:rsidRDefault="00755E51" w:rsidP="00373E64">
            <w:pPr>
              <w:rPr>
                <w:rFonts w:cs="Arial"/>
              </w:rPr>
            </w:pPr>
            <w:r w:rsidRPr="00EF50BF">
              <w:rPr>
                <w:rFonts w:cs="Arial"/>
              </w:rPr>
              <w:t xml:space="preserve">O sistema deve permitir que modificações, adaptações dos problemas sejam </w:t>
            </w:r>
            <w:proofErr w:type="gramStart"/>
            <w:r w:rsidRPr="00EF50BF">
              <w:rPr>
                <w:rFonts w:cs="Arial"/>
              </w:rPr>
              <w:t>implementadas</w:t>
            </w:r>
            <w:proofErr w:type="gramEnd"/>
            <w:r w:rsidRPr="00EF50BF">
              <w:rPr>
                <w:rFonts w:cs="Arial"/>
              </w:rPr>
              <w:t>.</w:t>
            </w:r>
          </w:p>
        </w:tc>
      </w:tr>
    </w:tbl>
    <w:p w:rsidR="009704BD" w:rsidRDefault="009704BD" w:rsidP="00BB093A">
      <w:pPr>
        <w:pStyle w:val="PargrafodaLista"/>
        <w:ind w:left="360"/>
      </w:pPr>
    </w:p>
    <w:p w:rsidR="00B56DA0" w:rsidRPr="00EF50BF" w:rsidRDefault="00B56DA0" w:rsidP="00832519">
      <w:pPr>
        <w:pStyle w:val="PargrafodaLista"/>
        <w:numPr>
          <w:ilvl w:val="0"/>
          <w:numId w:val="20"/>
        </w:numPr>
      </w:pPr>
      <w:r w:rsidRPr="00EF50BF">
        <w:t>Portabilidade</w:t>
      </w:r>
    </w:p>
    <w:p w:rsidR="00F85951" w:rsidRPr="00EF50BF" w:rsidRDefault="00F85951" w:rsidP="00832519">
      <w:pPr>
        <w:rPr>
          <w:rFonts w:cs="Arial"/>
        </w:rPr>
      </w:pPr>
      <w:r w:rsidRPr="00EF50BF">
        <w:rPr>
          <w:rFonts w:cs="Arial"/>
        </w:rPr>
        <w:tab/>
      </w:r>
    </w:p>
    <w:p w:rsidR="00FE4A3E" w:rsidRDefault="00F85951" w:rsidP="00832519">
      <w:pPr>
        <w:rPr>
          <w:rFonts w:cs="Arial"/>
        </w:rPr>
      </w:pPr>
      <w:r w:rsidRPr="00EF50BF">
        <w:rPr>
          <w:rFonts w:cs="Arial"/>
        </w:rPr>
        <w:tab/>
        <w:t xml:space="preserve">De acordo com a </w:t>
      </w:r>
      <w:r w:rsidRPr="00EF50BF">
        <w:rPr>
          <w:rFonts w:cs="Arial"/>
          <w:noProof/>
        </w:rPr>
        <w:t>NBR ISO/IEC 9126-1 (2003), a</w:t>
      </w:r>
      <w:r w:rsidRPr="00EF50BF">
        <w:rPr>
          <w:rFonts w:cs="Arial"/>
        </w:rPr>
        <w:t xml:space="preserve"> portabilidade é caracterizada pela capacidade de transferência de um produto de </w:t>
      </w:r>
      <w:r w:rsidRPr="00EF50BF">
        <w:rPr>
          <w:rFonts w:cs="Arial"/>
          <w:i/>
        </w:rPr>
        <w:t>software</w:t>
      </w:r>
      <w:r w:rsidRPr="00EF50BF">
        <w:rPr>
          <w:rFonts w:cs="Arial"/>
        </w:rPr>
        <w:t xml:space="preserve"> de um ambiente </w:t>
      </w:r>
      <w:r w:rsidR="00C00BB3" w:rsidRPr="00EF50BF">
        <w:rPr>
          <w:rFonts w:cs="Arial"/>
        </w:rPr>
        <w:t xml:space="preserve">(organizacional, de </w:t>
      </w:r>
      <w:r w:rsidR="00C00BB3" w:rsidRPr="00EF50BF">
        <w:rPr>
          <w:rFonts w:cs="Arial"/>
          <w:i/>
        </w:rPr>
        <w:t>hardware</w:t>
      </w:r>
      <w:r w:rsidR="00C00BB3" w:rsidRPr="00EF50BF">
        <w:rPr>
          <w:rFonts w:cs="Arial"/>
        </w:rPr>
        <w:t xml:space="preserve"> ou de </w:t>
      </w:r>
      <w:r w:rsidR="00C00BB3" w:rsidRPr="00EF50BF">
        <w:rPr>
          <w:rFonts w:cs="Arial"/>
          <w:i/>
        </w:rPr>
        <w:t>software</w:t>
      </w:r>
      <w:r w:rsidR="00C00BB3" w:rsidRPr="00EF50BF">
        <w:rPr>
          <w:rFonts w:cs="Arial"/>
        </w:rPr>
        <w:t xml:space="preserve">) </w:t>
      </w:r>
      <w:r w:rsidRPr="00EF50BF">
        <w:rPr>
          <w:rFonts w:cs="Arial"/>
        </w:rPr>
        <w:t>para outro.</w:t>
      </w:r>
      <w:r w:rsidR="00C00BB3" w:rsidRPr="00EF50BF">
        <w:rPr>
          <w:rFonts w:cs="Arial"/>
        </w:rPr>
        <w:t xml:space="preserve"> </w:t>
      </w:r>
    </w:p>
    <w:p w:rsidR="006C55F5" w:rsidRPr="00EF50BF" w:rsidRDefault="006C55F5" w:rsidP="00832519">
      <w:pPr>
        <w:rPr>
          <w:rFonts w:cs="Arial"/>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57"/>
        <w:gridCol w:w="8130"/>
      </w:tblGrid>
      <w:tr w:rsidR="00EF50BF" w:rsidRPr="00EF50BF" w:rsidTr="00C5322F">
        <w:trPr>
          <w:trHeight w:val="375"/>
        </w:trPr>
        <w:tc>
          <w:tcPr>
            <w:tcW w:w="623" w:type="pct"/>
          </w:tcPr>
          <w:p w:rsidR="00B66935" w:rsidRPr="00EF50BF" w:rsidRDefault="00B66935" w:rsidP="00832519">
            <w:pPr>
              <w:rPr>
                <w:rFonts w:cs="Arial"/>
              </w:rPr>
            </w:pPr>
            <w:r w:rsidRPr="00EF50BF">
              <w:rPr>
                <w:rFonts w:cs="Arial"/>
              </w:rPr>
              <w:t>[RNF</w:t>
            </w:r>
            <w:fldSimple w:instr=" SEQ RNF \* MERGEFORMAT ">
              <w:r w:rsidR="00982022" w:rsidRPr="00982022">
                <w:rPr>
                  <w:rFonts w:cs="Arial"/>
                  <w:noProof/>
                </w:rPr>
                <w:t>9</w:t>
              </w:r>
            </w:fldSimple>
            <w:r w:rsidRPr="00EF50BF">
              <w:rPr>
                <w:rFonts w:cs="Arial"/>
              </w:rPr>
              <w:t xml:space="preserve">]- </w:t>
            </w:r>
          </w:p>
        </w:tc>
        <w:tc>
          <w:tcPr>
            <w:tcW w:w="4377" w:type="pct"/>
          </w:tcPr>
          <w:p w:rsidR="00B66935" w:rsidRPr="005137D8" w:rsidRDefault="00B66935" w:rsidP="00832519">
            <w:pPr>
              <w:rPr>
                <w:rFonts w:cs="Arial"/>
              </w:rPr>
            </w:pPr>
            <w:r w:rsidRPr="005137D8">
              <w:rPr>
                <w:rFonts w:cs="Arial"/>
              </w:rPr>
              <w:t xml:space="preserve">O </w:t>
            </w:r>
            <w:r w:rsidR="00C1658D" w:rsidRPr="005137D8">
              <w:rPr>
                <w:rFonts w:cs="Arial"/>
              </w:rPr>
              <w:t>sistema deve ser capaz de se adaptar a</w:t>
            </w:r>
            <w:r w:rsidRPr="005137D8">
              <w:rPr>
                <w:rFonts w:cs="Arial"/>
              </w:rPr>
              <w:t xml:space="preserve"> diferentes </w:t>
            </w:r>
            <w:r w:rsidRPr="005137D8">
              <w:rPr>
                <w:rFonts w:cs="Arial"/>
                <w:i/>
              </w:rPr>
              <w:t>hardwares</w:t>
            </w:r>
            <w:r w:rsidR="008D12F3" w:rsidRPr="005137D8">
              <w:rPr>
                <w:rFonts w:cs="Arial"/>
                <w:i/>
              </w:rPr>
              <w:t>.</w:t>
            </w:r>
          </w:p>
        </w:tc>
      </w:tr>
    </w:tbl>
    <w:p w:rsidR="00B66935" w:rsidRPr="00EF50BF" w:rsidRDefault="00B66935" w:rsidP="00832519">
      <w:pPr>
        <w:rPr>
          <w:rFonts w:cs="Arial"/>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18"/>
        <w:gridCol w:w="8069"/>
      </w:tblGrid>
      <w:tr w:rsidR="00B66935" w:rsidRPr="00EF50BF" w:rsidTr="00755E51">
        <w:trPr>
          <w:trHeight w:val="375"/>
        </w:trPr>
        <w:tc>
          <w:tcPr>
            <w:tcW w:w="656" w:type="pct"/>
          </w:tcPr>
          <w:p w:rsidR="00B66935" w:rsidRPr="00EF50BF" w:rsidRDefault="00B66935" w:rsidP="00832519">
            <w:pPr>
              <w:rPr>
                <w:rFonts w:cs="Arial"/>
              </w:rPr>
            </w:pPr>
            <w:r w:rsidRPr="00EF50BF">
              <w:rPr>
                <w:rFonts w:cs="Arial"/>
              </w:rPr>
              <w:t>[RNF</w:t>
            </w:r>
            <w:fldSimple w:instr=" SEQ RNF \* MERGEFORMAT ">
              <w:r w:rsidR="00982022" w:rsidRPr="00982022">
                <w:rPr>
                  <w:rFonts w:cs="Arial"/>
                  <w:noProof/>
                </w:rPr>
                <w:t>10</w:t>
              </w:r>
            </w:fldSimple>
            <w:r w:rsidRPr="00EF50BF">
              <w:rPr>
                <w:rFonts w:cs="Arial"/>
              </w:rPr>
              <w:t>]-</w:t>
            </w:r>
            <w:proofErr w:type="gramStart"/>
            <w:r w:rsidRPr="00EF50BF">
              <w:rPr>
                <w:rFonts w:cs="Arial"/>
              </w:rPr>
              <w:t xml:space="preserve">  </w:t>
            </w:r>
          </w:p>
        </w:tc>
        <w:tc>
          <w:tcPr>
            <w:tcW w:w="4344" w:type="pct"/>
          </w:tcPr>
          <w:p w:rsidR="00B66935" w:rsidRPr="00EF50BF" w:rsidRDefault="00B66935" w:rsidP="00832519">
            <w:pPr>
              <w:rPr>
                <w:rFonts w:cs="Arial"/>
              </w:rPr>
            </w:pPr>
            <w:proofErr w:type="gramEnd"/>
            <w:r w:rsidRPr="00EF50BF">
              <w:rPr>
                <w:rFonts w:cs="Arial"/>
              </w:rPr>
              <w:t xml:space="preserve">O </w:t>
            </w:r>
            <w:proofErr w:type="spellStart"/>
            <w:r w:rsidRPr="00EF50BF">
              <w:rPr>
                <w:rFonts w:cs="Arial"/>
                <w:i/>
              </w:rPr>
              <w:t>app</w:t>
            </w:r>
            <w:proofErr w:type="spellEnd"/>
            <w:r w:rsidRPr="00EF50BF">
              <w:rPr>
                <w:rFonts w:cs="Arial"/>
              </w:rPr>
              <w:t xml:space="preserve"> deve ser capaz de ser instalado em dispositivos móveis com o </w:t>
            </w:r>
            <w:r w:rsidRPr="00EF50BF">
              <w:rPr>
                <w:rFonts w:cs="Arial"/>
              </w:rPr>
              <w:lastRenderedPageBreak/>
              <w:t xml:space="preserve">sistema operacional </w:t>
            </w:r>
            <w:proofErr w:type="spellStart"/>
            <w:r w:rsidRPr="00EF50BF">
              <w:rPr>
                <w:rFonts w:cs="Arial"/>
                <w:i/>
              </w:rPr>
              <w:t>Android</w:t>
            </w:r>
            <w:proofErr w:type="spellEnd"/>
            <w:r w:rsidR="00D84AE9">
              <w:rPr>
                <w:rFonts w:cs="Arial"/>
              </w:rPr>
              <w:t>, através da versão 5.1</w:t>
            </w:r>
            <w:r w:rsidRPr="00EF50BF">
              <w:rPr>
                <w:rFonts w:cs="Arial"/>
              </w:rPr>
              <w:t>.</w:t>
            </w:r>
          </w:p>
        </w:tc>
      </w:tr>
    </w:tbl>
    <w:p w:rsidR="00B56DA0" w:rsidRPr="00EF50BF" w:rsidRDefault="00B56DA0" w:rsidP="00832519">
      <w:pPr>
        <w:rPr>
          <w:rFonts w:cs="Arial"/>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90"/>
        <w:gridCol w:w="8097"/>
      </w:tblGrid>
      <w:tr w:rsidR="00EF50BF" w:rsidRPr="00EF50BF" w:rsidTr="00C5322F">
        <w:trPr>
          <w:trHeight w:val="375"/>
        </w:trPr>
        <w:tc>
          <w:tcPr>
            <w:tcW w:w="623" w:type="pct"/>
          </w:tcPr>
          <w:p w:rsidR="00B66935" w:rsidRPr="00EF50BF" w:rsidRDefault="00B66935" w:rsidP="00832519">
            <w:pPr>
              <w:rPr>
                <w:rFonts w:cs="Arial"/>
              </w:rPr>
            </w:pPr>
            <w:r w:rsidRPr="00EF50BF">
              <w:rPr>
                <w:rFonts w:cs="Arial"/>
              </w:rPr>
              <w:t>[RNF</w:t>
            </w:r>
            <w:fldSimple w:instr=" SEQ RNF \* MERGEFORMAT ">
              <w:r w:rsidR="00982022" w:rsidRPr="00982022">
                <w:rPr>
                  <w:rFonts w:cs="Arial"/>
                  <w:noProof/>
                </w:rPr>
                <w:t>11</w:t>
              </w:r>
            </w:fldSimple>
            <w:r w:rsidRPr="00EF50BF">
              <w:rPr>
                <w:rFonts w:cs="Arial"/>
              </w:rPr>
              <w:t xml:space="preserve">]- </w:t>
            </w:r>
          </w:p>
        </w:tc>
        <w:tc>
          <w:tcPr>
            <w:tcW w:w="4377" w:type="pct"/>
          </w:tcPr>
          <w:p w:rsidR="00B66935" w:rsidRPr="00EF50BF" w:rsidRDefault="00B66935" w:rsidP="00832519">
            <w:pPr>
              <w:rPr>
                <w:rFonts w:cs="Arial"/>
              </w:rPr>
            </w:pPr>
            <w:r w:rsidRPr="00EF50BF">
              <w:rPr>
                <w:rFonts w:cs="Arial"/>
              </w:rPr>
              <w:t xml:space="preserve">O sistema deve coexistir com outros </w:t>
            </w:r>
            <w:r w:rsidRPr="00EF50BF">
              <w:rPr>
                <w:rFonts w:cs="Arial"/>
                <w:i/>
              </w:rPr>
              <w:t>softwares</w:t>
            </w:r>
            <w:r w:rsidRPr="00EF50BF">
              <w:rPr>
                <w:rFonts w:cs="Arial"/>
              </w:rPr>
              <w:t>, em um ambiente comum em que compartilham recursos.</w:t>
            </w:r>
          </w:p>
        </w:tc>
      </w:tr>
    </w:tbl>
    <w:p w:rsidR="00C756CD" w:rsidRDefault="00C756CD" w:rsidP="00832519">
      <w:pPr>
        <w:rPr>
          <w:rFonts w:cs="Arial"/>
        </w:rPr>
      </w:pPr>
    </w:p>
    <w:p w:rsidR="0013347C" w:rsidRPr="00EF50BF" w:rsidRDefault="0013347C" w:rsidP="00832519">
      <w:pPr>
        <w:rPr>
          <w:rFonts w:cs="Arial"/>
        </w:rPr>
      </w:pPr>
      <w:r w:rsidRPr="00EF50BF">
        <w:rPr>
          <w:rFonts w:cs="Arial"/>
        </w:rPr>
        <w:tab/>
        <w:t xml:space="preserve">Além dos requisitos de qualidade, </w:t>
      </w:r>
      <w:proofErr w:type="gramStart"/>
      <w:r w:rsidRPr="00EF50BF">
        <w:rPr>
          <w:rFonts w:cs="Arial"/>
        </w:rPr>
        <w:t>pode-se</w:t>
      </w:r>
      <w:proofErr w:type="gramEnd"/>
      <w:r w:rsidRPr="00EF50BF">
        <w:rPr>
          <w:rFonts w:cs="Arial"/>
        </w:rPr>
        <w:t xml:space="preserve"> citar os requisitos técnicos. Estes, de acordo com Paula Filho (2003), são restrições impostas pelo cliente ou terceiros, que restringem o espaço de solução. </w:t>
      </w:r>
    </w:p>
    <w:p w:rsidR="0013347C" w:rsidRPr="00EF50BF" w:rsidRDefault="0013347C" w:rsidP="00832519">
      <w:pPr>
        <w:rPr>
          <w:rFonts w:cs="Arial"/>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90"/>
        <w:gridCol w:w="8097"/>
      </w:tblGrid>
      <w:tr w:rsidR="00EF50BF" w:rsidRPr="00EF50BF" w:rsidTr="0013347C">
        <w:trPr>
          <w:trHeight w:val="375"/>
        </w:trPr>
        <w:tc>
          <w:tcPr>
            <w:tcW w:w="623" w:type="pct"/>
          </w:tcPr>
          <w:p w:rsidR="0013347C" w:rsidRPr="00EF50BF" w:rsidRDefault="0013347C" w:rsidP="0013347C">
            <w:pPr>
              <w:rPr>
                <w:rFonts w:cs="Arial"/>
              </w:rPr>
            </w:pPr>
            <w:r w:rsidRPr="00EF50BF">
              <w:rPr>
                <w:rFonts w:cs="Arial"/>
              </w:rPr>
              <w:t>[RNF</w:t>
            </w:r>
            <w:fldSimple w:instr=" SEQ RNF \* MERGEFORMAT ">
              <w:r w:rsidR="00982022" w:rsidRPr="00982022">
                <w:rPr>
                  <w:rFonts w:cs="Arial"/>
                  <w:noProof/>
                </w:rPr>
                <w:t>12</w:t>
              </w:r>
            </w:fldSimple>
            <w:r w:rsidRPr="00EF50BF">
              <w:rPr>
                <w:rFonts w:cs="Arial"/>
              </w:rPr>
              <w:t xml:space="preserve">]- </w:t>
            </w:r>
          </w:p>
        </w:tc>
        <w:tc>
          <w:tcPr>
            <w:tcW w:w="4377" w:type="pct"/>
          </w:tcPr>
          <w:p w:rsidR="0013347C" w:rsidRPr="00EF50BF" w:rsidRDefault="0013347C" w:rsidP="0013347C">
            <w:pPr>
              <w:rPr>
                <w:rFonts w:cs="Arial"/>
              </w:rPr>
            </w:pPr>
            <w:r w:rsidRPr="00EF50BF">
              <w:rPr>
                <w:rFonts w:cs="Arial"/>
              </w:rPr>
              <w:t xml:space="preserve">O sistema deve ser </w:t>
            </w:r>
            <w:proofErr w:type="gramStart"/>
            <w:r w:rsidRPr="00EF50BF">
              <w:rPr>
                <w:rFonts w:cs="Arial"/>
              </w:rPr>
              <w:t>implementado</w:t>
            </w:r>
            <w:proofErr w:type="gramEnd"/>
            <w:r w:rsidRPr="00EF50BF">
              <w:rPr>
                <w:rFonts w:cs="Arial"/>
              </w:rPr>
              <w:t xml:space="preserve"> em </w:t>
            </w:r>
            <w:r w:rsidRPr="00EF50BF">
              <w:rPr>
                <w:rFonts w:cs="Arial"/>
                <w:i/>
              </w:rPr>
              <w:t>Java</w:t>
            </w:r>
            <w:r w:rsidRPr="00EF50BF">
              <w:rPr>
                <w:rFonts w:cs="Arial"/>
              </w:rPr>
              <w:t>.</w:t>
            </w:r>
          </w:p>
        </w:tc>
      </w:tr>
    </w:tbl>
    <w:p w:rsidR="0013347C" w:rsidRPr="00EF50BF" w:rsidRDefault="0013347C" w:rsidP="00832519">
      <w:pPr>
        <w:rPr>
          <w:rFonts w:cs="Arial"/>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90"/>
        <w:gridCol w:w="8097"/>
      </w:tblGrid>
      <w:tr w:rsidR="00EF50BF" w:rsidRPr="00EF50BF" w:rsidTr="0013347C">
        <w:trPr>
          <w:trHeight w:val="375"/>
        </w:trPr>
        <w:tc>
          <w:tcPr>
            <w:tcW w:w="623" w:type="pct"/>
          </w:tcPr>
          <w:p w:rsidR="0013347C" w:rsidRPr="00EF50BF" w:rsidRDefault="0013347C" w:rsidP="0013347C">
            <w:pPr>
              <w:rPr>
                <w:rFonts w:cs="Arial"/>
              </w:rPr>
            </w:pPr>
            <w:r w:rsidRPr="00EF50BF">
              <w:rPr>
                <w:rFonts w:cs="Arial"/>
              </w:rPr>
              <w:t>[RNF</w:t>
            </w:r>
            <w:fldSimple w:instr=" SEQ RNF \* MERGEFORMAT ">
              <w:r w:rsidR="00982022" w:rsidRPr="00982022">
                <w:rPr>
                  <w:rFonts w:cs="Arial"/>
                  <w:noProof/>
                </w:rPr>
                <w:t>13</w:t>
              </w:r>
            </w:fldSimple>
            <w:r w:rsidRPr="00EF50BF">
              <w:rPr>
                <w:rFonts w:cs="Arial"/>
              </w:rPr>
              <w:t xml:space="preserve">]- </w:t>
            </w:r>
          </w:p>
        </w:tc>
        <w:tc>
          <w:tcPr>
            <w:tcW w:w="4377" w:type="pct"/>
          </w:tcPr>
          <w:p w:rsidR="0013347C" w:rsidRPr="00EF50BF" w:rsidRDefault="0013347C" w:rsidP="0013347C">
            <w:pPr>
              <w:rPr>
                <w:rFonts w:cs="Arial"/>
              </w:rPr>
            </w:pPr>
            <w:r w:rsidRPr="00EF50BF">
              <w:rPr>
                <w:rFonts w:cs="Arial"/>
              </w:rPr>
              <w:t xml:space="preserve"> O sistema deve ser desenvolvido para </w:t>
            </w:r>
            <w:proofErr w:type="spellStart"/>
            <w:r w:rsidRPr="00EF50BF">
              <w:rPr>
                <w:rFonts w:cs="Arial"/>
                <w:i/>
              </w:rPr>
              <w:t>Android</w:t>
            </w:r>
            <w:proofErr w:type="spellEnd"/>
            <w:r w:rsidRPr="00EF50BF">
              <w:rPr>
                <w:rFonts w:cs="Arial"/>
              </w:rPr>
              <w:t>.</w:t>
            </w:r>
          </w:p>
        </w:tc>
      </w:tr>
    </w:tbl>
    <w:p w:rsidR="0013347C" w:rsidRPr="00EF50BF" w:rsidRDefault="0013347C" w:rsidP="00832519">
      <w:pPr>
        <w:rPr>
          <w:rFonts w:cs="Arial"/>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90"/>
        <w:gridCol w:w="8097"/>
      </w:tblGrid>
      <w:tr w:rsidR="00EF50BF" w:rsidRPr="00EF50BF" w:rsidTr="00315E85">
        <w:trPr>
          <w:trHeight w:val="375"/>
        </w:trPr>
        <w:tc>
          <w:tcPr>
            <w:tcW w:w="623" w:type="pct"/>
          </w:tcPr>
          <w:p w:rsidR="00A6784E" w:rsidRPr="00EF50BF" w:rsidRDefault="00A6784E" w:rsidP="00315E85">
            <w:pPr>
              <w:rPr>
                <w:rFonts w:cs="Arial"/>
              </w:rPr>
            </w:pPr>
            <w:r w:rsidRPr="00EF50BF">
              <w:rPr>
                <w:rFonts w:cs="Arial"/>
              </w:rPr>
              <w:t>[RNF</w:t>
            </w:r>
            <w:fldSimple w:instr=" SEQ RNF \* MERGEFORMAT ">
              <w:r w:rsidR="00982022" w:rsidRPr="00982022">
                <w:rPr>
                  <w:rFonts w:cs="Arial"/>
                  <w:noProof/>
                </w:rPr>
                <w:t>14</w:t>
              </w:r>
            </w:fldSimple>
            <w:r w:rsidRPr="00EF50BF">
              <w:rPr>
                <w:rFonts w:cs="Arial"/>
              </w:rPr>
              <w:t xml:space="preserve">]- </w:t>
            </w:r>
          </w:p>
        </w:tc>
        <w:tc>
          <w:tcPr>
            <w:tcW w:w="4377" w:type="pct"/>
          </w:tcPr>
          <w:p w:rsidR="00A6784E" w:rsidRPr="00EF50BF" w:rsidRDefault="00A6784E" w:rsidP="00315E85">
            <w:pPr>
              <w:rPr>
                <w:rFonts w:cs="Arial"/>
              </w:rPr>
            </w:pPr>
            <w:r w:rsidRPr="00EF50BF">
              <w:rPr>
                <w:rFonts w:cs="Arial"/>
              </w:rPr>
              <w:t xml:space="preserve"> O sistema </w:t>
            </w:r>
            <w:r w:rsidR="004E7AF2" w:rsidRPr="00EF50BF">
              <w:rPr>
                <w:rFonts w:cs="Arial"/>
              </w:rPr>
              <w:t xml:space="preserve">deve utilizar o banco de dados </w:t>
            </w:r>
            <w:proofErr w:type="spellStart"/>
            <w:proofErr w:type="gramStart"/>
            <w:r w:rsidR="004E7AF2" w:rsidRPr="00EF50BF">
              <w:rPr>
                <w:rFonts w:cs="Arial"/>
                <w:i/>
              </w:rPr>
              <w:t>SQLite</w:t>
            </w:r>
            <w:proofErr w:type="spellEnd"/>
            <w:proofErr w:type="gramEnd"/>
            <w:r w:rsidRPr="00EF50BF">
              <w:rPr>
                <w:rFonts w:cs="Arial"/>
              </w:rPr>
              <w:t>.</w:t>
            </w:r>
          </w:p>
        </w:tc>
      </w:tr>
    </w:tbl>
    <w:p w:rsidR="004C6D03" w:rsidRPr="00EF50BF" w:rsidRDefault="004C6D03" w:rsidP="00832519">
      <w:pPr>
        <w:rPr>
          <w:rFonts w:cs="Arial"/>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90"/>
        <w:gridCol w:w="8097"/>
      </w:tblGrid>
      <w:tr w:rsidR="00EF50BF" w:rsidRPr="00EF50BF" w:rsidTr="0013347C">
        <w:trPr>
          <w:trHeight w:val="375"/>
        </w:trPr>
        <w:tc>
          <w:tcPr>
            <w:tcW w:w="623" w:type="pct"/>
          </w:tcPr>
          <w:p w:rsidR="0013347C" w:rsidRPr="00EF50BF" w:rsidRDefault="0013347C" w:rsidP="0013347C">
            <w:pPr>
              <w:rPr>
                <w:rFonts w:cs="Arial"/>
              </w:rPr>
            </w:pPr>
            <w:r w:rsidRPr="00EF50BF">
              <w:rPr>
                <w:rFonts w:cs="Arial"/>
              </w:rPr>
              <w:t>[RNF</w:t>
            </w:r>
            <w:fldSimple w:instr=" SEQ RNF \* MERGEFORMAT ">
              <w:r w:rsidR="00982022" w:rsidRPr="00982022">
                <w:rPr>
                  <w:rFonts w:cs="Arial"/>
                  <w:noProof/>
                </w:rPr>
                <w:t>15</w:t>
              </w:r>
            </w:fldSimple>
            <w:r w:rsidR="000863CB" w:rsidRPr="00EF50BF">
              <w:rPr>
                <w:rFonts w:cs="Arial"/>
                <w:noProof/>
              </w:rPr>
              <w:t>]</w:t>
            </w:r>
            <w:r w:rsidRPr="00EF50BF">
              <w:rPr>
                <w:rFonts w:cs="Arial"/>
              </w:rPr>
              <w:t xml:space="preserve">- </w:t>
            </w:r>
          </w:p>
        </w:tc>
        <w:tc>
          <w:tcPr>
            <w:tcW w:w="4377" w:type="pct"/>
          </w:tcPr>
          <w:p w:rsidR="0013347C" w:rsidRPr="00EF50BF" w:rsidRDefault="0013347C" w:rsidP="0013347C">
            <w:pPr>
              <w:rPr>
                <w:rFonts w:cs="Arial"/>
              </w:rPr>
            </w:pPr>
            <w:r w:rsidRPr="00EF50BF">
              <w:rPr>
                <w:rFonts w:cs="Arial"/>
              </w:rPr>
              <w:t>Os modelos usados deverão seguir o padrão UML 2.0.</w:t>
            </w:r>
          </w:p>
        </w:tc>
      </w:tr>
    </w:tbl>
    <w:p w:rsidR="00FE3029" w:rsidRDefault="00FE3029" w:rsidP="00BB093A">
      <w:pPr>
        <w:spacing w:after="160" w:line="259" w:lineRule="auto"/>
        <w:jc w:val="left"/>
        <w:rPr>
          <w:rFonts w:cs="Arial"/>
        </w:rPr>
      </w:pPr>
    </w:p>
    <w:p w:rsidR="00C409CE" w:rsidRDefault="00C409CE">
      <w:pPr>
        <w:spacing w:after="160" w:line="259" w:lineRule="auto"/>
        <w:jc w:val="left"/>
        <w:rPr>
          <w:rFonts w:cs="Arial"/>
        </w:rPr>
      </w:pPr>
      <w:r>
        <w:rPr>
          <w:rFonts w:cs="Arial"/>
        </w:rPr>
        <w:br w:type="page"/>
      </w:r>
    </w:p>
    <w:p w:rsidR="00C409CE" w:rsidRDefault="00C409CE" w:rsidP="00C409CE">
      <w:pPr>
        <w:pStyle w:val="Ttulo1"/>
      </w:pPr>
      <w:bookmarkStart w:id="103" w:name="_Toc477890770"/>
      <w:bookmarkStart w:id="104" w:name="_Toc484364666"/>
      <w:r>
        <w:lastRenderedPageBreak/>
        <w:t>MODELAGEM</w:t>
      </w:r>
      <w:bookmarkEnd w:id="103"/>
      <w:bookmarkEnd w:id="104"/>
      <w:r>
        <w:t xml:space="preserve"> </w:t>
      </w:r>
    </w:p>
    <w:p w:rsidR="00C409CE" w:rsidRPr="00C409CE" w:rsidRDefault="00C409CE" w:rsidP="00C409CE"/>
    <w:p w:rsidR="00AE4A10" w:rsidRDefault="001E4B7D" w:rsidP="001E4B7D">
      <w:pPr>
        <w:pStyle w:val="Ttulo2"/>
        <w:rPr>
          <w:rFonts w:cs="Arial"/>
        </w:rPr>
      </w:pPr>
      <w:bookmarkStart w:id="105" w:name="_Toc465088201"/>
      <w:bookmarkStart w:id="106" w:name="_Toc477890771"/>
      <w:bookmarkStart w:id="107" w:name="_Toc484364667"/>
      <w:r w:rsidRPr="00EF50BF">
        <w:rPr>
          <w:rFonts w:cs="Arial"/>
        </w:rPr>
        <w:t>Diagramas de Caso de Uso</w:t>
      </w:r>
      <w:bookmarkEnd w:id="105"/>
      <w:bookmarkEnd w:id="106"/>
      <w:bookmarkEnd w:id="107"/>
    </w:p>
    <w:p w:rsidR="00AE4A10" w:rsidRDefault="00AE4A10" w:rsidP="00AE4A10"/>
    <w:p w:rsidR="001B603F" w:rsidRDefault="00AE4A10" w:rsidP="00AE4A10">
      <w:pPr>
        <w:rPr>
          <w:rFonts w:cs="Arial"/>
        </w:rPr>
      </w:pPr>
      <w:r>
        <w:tab/>
      </w:r>
      <w:r w:rsidRPr="00AE4A10">
        <w:t xml:space="preserve">De acordo com </w:t>
      </w:r>
      <w:proofErr w:type="spellStart"/>
      <w:r w:rsidRPr="00AE4A10">
        <w:t>Sommerville</w:t>
      </w:r>
      <w:proofErr w:type="spellEnd"/>
      <w:r w:rsidRPr="00AE4A10">
        <w:t xml:space="preserve"> </w:t>
      </w:r>
      <w:sdt>
        <w:sdtPr>
          <w:id w:val="-1135785711"/>
          <w:citation/>
        </w:sdtPr>
        <w:sdtContent>
          <w:r w:rsidR="00726926" w:rsidRPr="00AE4A10">
            <w:fldChar w:fldCharType="begin"/>
          </w:r>
          <w:r w:rsidRPr="00AE4A10">
            <w:instrText xml:space="preserve">CITATION Som11 \n  \t  \l 1046 </w:instrText>
          </w:r>
          <w:r w:rsidR="00726926" w:rsidRPr="00AE4A10">
            <w:fldChar w:fldCharType="separate"/>
          </w:r>
          <w:r w:rsidR="00982022">
            <w:rPr>
              <w:noProof/>
            </w:rPr>
            <w:t>(2011)</w:t>
          </w:r>
          <w:r w:rsidR="00726926" w:rsidRPr="00AE4A10">
            <w:fldChar w:fldCharType="end"/>
          </w:r>
        </w:sdtContent>
      </w:sdt>
      <w:r w:rsidRPr="00AE4A10">
        <w:t xml:space="preserve">, </w:t>
      </w:r>
      <w:r w:rsidRPr="00AE4A10">
        <w:rPr>
          <w:rFonts w:cs="Arial"/>
        </w:rPr>
        <w:t>os casos de uso identificam as possíveis interações entre o sistema e seus usuários ou outros sistemas. Estas são</w:t>
      </w:r>
      <w:r w:rsidR="001B603F">
        <w:rPr>
          <w:rFonts w:cs="Arial"/>
        </w:rPr>
        <w:t xml:space="preserve"> </w:t>
      </w:r>
      <w:r w:rsidRPr="00AE4A10">
        <w:rPr>
          <w:rFonts w:cs="Arial"/>
        </w:rPr>
        <w:t>descritas nos requisitos do sistema.</w:t>
      </w:r>
      <w:r w:rsidRPr="00EF50BF">
        <w:rPr>
          <w:rFonts w:cs="Arial"/>
        </w:rPr>
        <w:t xml:space="preserve"> </w:t>
      </w:r>
      <w:r w:rsidR="00205F47">
        <w:rPr>
          <w:rFonts w:cs="Arial"/>
        </w:rPr>
        <w:t>Assim, o</w:t>
      </w:r>
      <w:r w:rsidR="001B603F">
        <w:rPr>
          <w:rFonts w:cs="Arial"/>
        </w:rPr>
        <w:t xml:space="preserve">s diagramas de caso de uso do </w:t>
      </w:r>
      <w:proofErr w:type="spellStart"/>
      <w:r w:rsidR="001B603F">
        <w:rPr>
          <w:rFonts w:cs="Arial"/>
          <w:i/>
        </w:rPr>
        <w:t>Count</w:t>
      </w:r>
      <w:proofErr w:type="spellEnd"/>
      <w:r w:rsidR="001B603F">
        <w:rPr>
          <w:rFonts w:cs="Arial"/>
          <w:i/>
        </w:rPr>
        <w:t xml:space="preserve"> </w:t>
      </w:r>
      <w:proofErr w:type="spellStart"/>
      <w:r w:rsidR="001B603F">
        <w:rPr>
          <w:rFonts w:cs="Arial"/>
          <w:i/>
        </w:rPr>
        <w:t>App</w:t>
      </w:r>
      <w:proofErr w:type="spellEnd"/>
      <w:r w:rsidR="001B603F">
        <w:rPr>
          <w:rFonts w:cs="Arial"/>
        </w:rPr>
        <w:t xml:space="preserve"> e suas respectivas documentações podem ser observadas na</w:t>
      </w:r>
      <w:r w:rsidR="00205F47">
        <w:rPr>
          <w:rFonts w:cs="Arial"/>
        </w:rPr>
        <w:t xml:space="preserve">s </w:t>
      </w:r>
      <w:r w:rsidR="00726926">
        <w:rPr>
          <w:rFonts w:cs="Arial"/>
        </w:rPr>
        <w:fldChar w:fldCharType="begin"/>
      </w:r>
      <w:r w:rsidR="00205F47">
        <w:rPr>
          <w:rFonts w:cs="Arial"/>
        </w:rPr>
        <w:instrText xml:space="preserve"> REF _Ref467661494 \h </w:instrText>
      </w:r>
      <w:r w:rsidR="00726926">
        <w:rPr>
          <w:rFonts w:cs="Arial"/>
        </w:rPr>
      </w:r>
      <w:r w:rsidR="00726926">
        <w:rPr>
          <w:rFonts w:cs="Arial"/>
        </w:rPr>
        <w:fldChar w:fldCharType="separate"/>
      </w:r>
      <w:r w:rsidR="00982022" w:rsidRPr="00EF50BF">
        <w:t xml:space="preserve">Figura </w:t>
      </w:r>
      <w:r w:rsidR="00982022">
        <w:rPr>
          <w:noProof/>
        </w:rPr>
        <w:t>1</w:t>
      </w:r>
      <w:r w:rsidR="00726926">
        <w:rPr>
          <w:rFonts w:cs="Arial"/>
        </w:rPr>
        <w:fldChar w:fldCharType="end"/>
      </w:r>
      <w:r w:rsidR="00205F47">
        <w:rPr>
          <w:rFonts w:cs="Arial"/>
        </w:rPr>
        <w:t xml:space="preserve"> a </w:t>
      </w:r>
      <w:r w:rsidR="00726926">
        <w:rPr>
          <w:rFonts w:cs="Arial"/>
        </w:rPr>
        <w:fldChar w:fldCharType="begin"/>
      </w:r>
      <w:r w:rsidR="00205F47">
        <w:rPr>
          <w:rFonts w:cs="Arial"/>
        </w:rPr>
        <w:instrText xml:space="preserve"> REF _Ref467661497 \h </w:instrText>
      </w:r>
      <w:r w:rsidR="00726926">
        <w:rPr>
          <w:rFonts w:cs="Arial"/>
        </w:rPr>
      </w:r>
      <w:r w:rsidR="00726926">
        <w:rPr>
          <w:rFonts w:cs="Arial"/>
        </w:rPr>
        <w:fldChar w:fldCharType="separate"/>
      </w:r>
      <w:r w:rsidR="00982022" w:rsidRPr="00384F10">
        <w:t xml:space="preserve">Figura </w:t>
      </w:r>
      <w:r w:rsidR="00982022">
        <w:rPr>
          <w:noProof/>
        </w:rPr>
        <w:t>10</w:t>
      </w:r>
      <w:r w:rsidR="00726926">
        <w:rPr>
          <w:rFonts w:cs="Arial"/>
        </w:rPr>
        <w:fldChar w:fldCharType="end"/>
      </w:r>
      <w:proofErr w:type="gramStart"/>
      <w:r w:rsidR="001B603F">
        <w:rPr>
          <w:rFonts w:cs="Arial"/>
        </w:rPr>
        <w:t xml:space="preserve">  </w:t>
      </w:r>
      <w:proofErr w:type="gramEnd"/>
      <w:r w:rsidR="00205F47">
        <w:rPr>
          <w:rFonts w:cs="Arial"/>
        </w:rPr>
        <w:t xml:space="preserve">e nas </w:t>
      </w:r>
      <w:r w:rsidR="00726926">
        <w:rPr>
          <w:rFonts w:cs="Arial"/>
        </w:rPr>
        <w:fldChar w:fldCharType="begin"/>
      </w:r>
      <w:r w:rsidR="00205F47">
        <w:rPr>
          <w:rFonts w:cs="Arial"/>
        </w:rPr>
        <w:instrText xml:space="preserve"> REF _Ref467661522 \h </w:instrText>
      </w:r>
      <w:r w:rsidR="00726926">
        <w:rPr>
          <w:rFonts w:cs="Arial"/>
        </w:rPr>
      </w:r>
      <w:r w:rsidR="00726926">
        <w:rPr>
          <w:rFonts w:cs="Arial"/>
        </w:rPr>
        <w:fldChar w:fldCharType="separate"/>
      </w:r>
      <w:r w:rsidR="00982022" w:rsidRPr="00EF50BF">
        <w:t xml:space="preserve">Tabela </w:t>
      </w:r>
      <w:r w:rsidR="00982022">
        <w:rPr>
          <w:noProof/>
        </w:rPr>
        <w:t>1</w:t>
      </w:r>
      <w:r w:rsidR="00726926">
        <w:rPr>
          <w:rFonts w:cs="Arial"/>
        </w:rPr>
        <w:fldChar w:fldCharType="end"/>
      </w:r>
      <w:r w:rsidR="00205F47">
        <w:rPr>
          <w:rFonts w:cs="Arial"/>
        </w:rPr>
        <w:t xml:space="preserve"> a </w:t>
      </w:r>
      <w:r w:rsidR="00726926">
        <w:rPr>
          <w:rFonts w:cs="Arial"/>
        </w:rPr>
        <w:fldChar w:fldCharType="begin"/>
      </w:r>
      <w:r w:rsidR="00205F47">
        <w:rPr>
          <w:rFonts w:cs="Arial"/>
        </w:rPr>
        <w:instrText xml:space="preserve"> REF _Ref467661527 \h </w:instrText>
      </w:r>
      <w:r w:rsidR="00726926">
        <w:rPr>
          <w:rFonts w:cs="Arial"/>
        </w:rPr>
      </w:r>
      <w:r w:rsidR="00726926">
        <w:rPr>
          <w:rFonts w:cs="Arial"/>
        </w:rPr>
        <w:fldChar w:fldCharType="separate"/>
      </w:r>
      <w:r w:rsidR="00982022" w:rsidRPr="00EF50BF">
        <w:t xml:space="preserve">Tabela </w:t>
      </w:r>
      <w:r w:rsidR="00982022">
        <w:rPr>
          <w:noProof/>
        </w:rPr>
        <w:t>11</w:t>
      </w:r>
      <w:r w:rsidR="00726926">
        <w:rPr>
          <w:rFonts w:cs="Arial"/>
        </w:rPr>
        <w:fldChar w:fldCharType="end"/>
      </w:r>
      <w:r w:rsidR="00205F47">
        <w:rPr>
          <w:rFonts w:cs="Arial"/>
        </w:rPr>
        <w:t>.</w:t>
      </w:r>
    </w:p>
    <w:p w:rsidR="004D7F73" w:rsidRDefault="004D7F73" w:rsidP="00AE4A10">
      <w:pPr>
        <w:rPr>
          <w:rFonts w:cs="Arial"/>
        </w:rPr>
      </w:pPr>
    </w:p>
    <w:p w:rsidR="001E4B7D" w:rsidRPr="00EF50BF" w:rsidRDefault="001E4B7D" w:rsidP="001E4B7D">
      <w:pPr>
        <w:rPr>
          <w:rFonts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87"/>
      </w:tblGrid>
      <w:tr w:rsidR="00B74ED2" w:rsidRPr="00EF50BF" w:rsidTr="006042D8">
        <w:tc>
          <w:tcPr>
            <w:tcW w:w="9061" w:type="dxa"/>
          </w:tcPr>
          <w:p w:rsidR="001E4B7D" w:rsidRPr="00EF50BF" w:rsidRDefault="00F63311" w:rsidP="006042D8">
            <w:pPr>
              <w:keepNext/>
              <w:jc w:val="center"/>
              <w:rPr>
                <w:rFonts w:cs="Arial"/>
              </w:rPr>
            </w:pPr>
            <w:r w:rsidRPr="00EF50BF">
              <w:rPr>
                <w:rFonts w:cs="Arial"/>
                <w:noProof/>
                <w:lang w:eastAsia="pt-BR"/>
              </w:rPr>
              <w:drawing>
                <wp:inline distT="0" distB="0" distL="0" distR="0">
                  <wp:extent cx="5760085" cy="2271395"/>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5760085" cy="2271395"/>
                          </a:xfrm>
                          <a:prstGeom prst="rect">
                            <a:avLst/>
                          </a:prstGeom>
                        </pic:spPr>
                      </pic:pic>
                    </a:graphicData>
                  </a:graphic>
                </wp:inline>
              </w:drawing>
            </w:r>
          </w:p>
        </w:tc>
      </w:tr>
      <w:tr w:rsidR="00B74ED2" w:rsidRPr="00EF50BF" w:rsidTr="006042D8">
        <w:tc>
          <w:tcPr>
            <w:tcW w:w="9061" w:type="dxa"/>
          </w:tcPr>
          <w:p w:rsidR="001E4B7D" w:rsidRPr="00EF50BF" w:rsidRDefault="00077595" w:rsidP="00D45DC7">
            <w:pPr>
              <w:pStyle w:val="Legenda"/>
            </w:pPr>
            <w:bookmarkStart w:id="108" w:name="_Ref467661494"/>
            <w:bookmarkStart w:id="109" w:name="_Toc484364685"/>
            <w:r w:rsidRPr="00EF50BF">
              <w:t xml:space="preserve">Figura </w:t>
            </w:r>
            <w:r w:rsidR="00726926">
              <w:fldChar w:fldCharType="begin"/>
            </w:r>
            <w:r w:rsidR="00D61C60">
              <w:instrText xml:space="preserve"> SEQ Figura \* ARABIC </w:instrText>
            </w:r>
            <w:r w:rsidR="00726926">
              <w:fldChar w:fldCharType="separate"/>
            </w:r>
            <w:r w:rsidR="00982022">
              <w:rPr>
                <w:noProof/>
              </w:rPr>
              <w:t>1</w:t>
            </w:r>
            <w:r w:rsidR="00726926">
              <w:rPr>
                <w:noProof/>
              </w:rPr>
              <w:fldChar w:fldCharType="end"/>
            </w:r>
            <w:bookmarkEnd w:id="108"/>
            <w:r w:rsidRPr="00EF50BF">
              <w:t xml:space="preserve"> </w:t>
            </w:r>
            <w:r w:rsidR="00E96681" w:rsidRPr="00EF50BF">
              <w:t>–</w:t>
            </w:r>
            <w:r w:rsidRPr="00EF50BF">
              <w:t xml:space="preserve"> </w:t>
            </w:r>
            <w:r w:rsidR="00106869">
              <w:t>Diagrama de caso de uso ca</w:t>
            </w:r>
            <w:r w:rsidR="00E96681" w:rsidRPr="00EF50BF">
              <w:t>dastrar usuário</w:t>
            </w:r>
            <w:bookmarkEnd w:id="109"/>
          </w:p>
        </w:tc>
      </w:tr>
    </w:tbl>
    <w:p w:rsidR="001E4B7D" w:rsidRDefault="001E4B7D" w:rsidP="001E4B7D">
      <w:pPr>
        <w:rPr>
          <w:rFonts w:cs="Arial"/>
        </w:rPr>
      </w:pPr>
    </w:p>
    <w:p w:rsidR="004D7F73" w:rsidRPr="00EF50BF" w:rsidRDefault="004D7F73" w:rsidP="001E4B7D">
      <w:pPr>
        <w:rPr>
          <w:rFonts w:cs="Arial"/>
        </w:rPr>
      </w:pPr>
    </w:p>
    <w:tbl>
      <w:tblPr>
        <w:tblStyle w:val="Tabelacomgrade"/>
        <w:tblW w:w="5000" w:type="pct"/>
        <w:tblLook w:val="04A0"/>
      </w:tblPr>
      <w:tblGrid>
        <w:gridCol w:w="2322"/>
        <w:gridCol w:w="6965"/>
      </w:tblGrid>
      <w:tr w:rsidR="00511D4C" w:rsidRPr="00EF50BF" w:rsidTr="00377379">
        <w:tc>
          <w:tcPr>
            <w:tcW w:w="5000" w:type="pct"/>
            <w:gridSpan w:val="2"/>
            <w:tcBorders>
              <w:top w:val="nil"/>
              <w:left w:val="nil"/>
              <w:right w:val="nil"/>
            </w:tcBorders>
          </w:tcPr>
          <w:p w:rsidR="008D3DC5" w:rsidRPr="008D3DC5" w:rsidRDefault="006042D8" w:rsidP="00D45DC7">
            <w:pPr>
              <w:pStyle w:val="Legenda"/>
            </w:pPr>
            <w:bookmarkStart w:id="110" w:name="_Ref467661522"/>
            <w:bookmarkStart w:id="111" w:name="_Ref467661516"/>
            <w:bookmarkStart w:id="112" w:name="_Toc484364674"/>
            <w:r w:rsidRPr="00EF50BF">
              <w:t xml:space="preserve">Tabela </w:t>
            </w:r>
            <w:r w:rsidR="00726926">
              <w:fldChar w:fldCharType="begin"/>
            </w:r>
            <w:r w:rsidR="00D61C60">
              <w:instrText xml:space="preserve"> SEQ Tabela \* ARABIC </w:instrText>
            </w:r>
            <w:r w:rsidR="00726926">
              <w:fldChar w:fldCharType="separate"/>
            </w:r>
            <w:r w:rsidR="00982022">
              <w:rPr>
                <w:noProof/>
              </w:rPr>
              <w:t>1</w:t>
            </w:r>
            <w:r w:rsidR="00726926">
              <w:rPr>
                <w:noProof/>
              </w:rPr>
              <w:fldChar w:fldCharType="end"/>
            </w:r>
            <w:bookmarkEnd w:id="110"/>
            <w:r w:rsidRPr="00EF50BF">
              <w:t xml:space="preserve"> </w:t>
            </w:r>
            <w:r w:rsidR="00077595" w:rsidRPr="00EF50BF">
              <w:t>–</w:t>
            </w:r>
            <w:r w:rsidRPr="00EF50BF">
              <w:t xml:space="preserve"> </w:t>
            </w:r>
            <w:r w:rsidR="00077595" w:rsidRPr="00EF50BF">
              <w:t>Documentação do caso de uso</w:t>
            </w:r>
            <w:r w:rsidR="004A0E25" w:rsidRPr="00EF50BF">
              <w:t xml:space="preserve"> </w:t>
            </w:r>
            <w:r w:rsidR="00E96681" w:rsidRPr="00EF50BF">
              <w:t>cadastrar usuário</w:t>
            </w:r>
            <w:bookmarkEnd w:id="111"/>
            <w:bookmarkEnd w:id="112"/>
          </w:p>
        </w:tc>
      </w:tr>
      <w:tr w:rsidR="00F51EBB" w:rsidRPr="00EF50BF" w:rsidTr="007226C5">
        <w:tc>
          <w:tcPr>
            <w:tcW w:w="1250" w:type="pct"/>
          </w:tcPr>
          <w:p w:rsidR="001E4B7D" w:rsidRPr="00EF50BF" w:rsidRDefault="001E4B7D" w:rsidP="007F2FF1">
            <w:pPr>
              <w:spacing w:line="276" w:lineRule="auto"/>
              <w:jc w:val="left"/>
              <w:rPr>
                <w:rFonts w:cs="Arial"/>
                <w:i/>
              </w:rPr>
            </w:pPr>
            <w:r w:rsidRPr="00EF50BF">
              <w:rPr>
                <w:rFonts w:cs="Arial"/>
                <w:i/>
              </w:rPr>
              <w:t xml:space="preserve">Caso de uso </w:t>
            </w:r>
          </w:p>
        </w:tc>
        <w:tc>
          <w:tcPr>
            <w:tcW w:w="3750" w:type="pct"/>
          </w:tcPr>
          <w:p w:rsidR="001E4B7D" w:rsidRPr="00EF50BF" w:rsidRDefault="00E96681" w:rsidP="007F2FF1">
            <w:pPr>
              <w:spacing w:line="276" w:lineRule="auto"/>
              <w:rPr>
                <w:rFonts w:cs="Arial"/>
              </w:rPr>
            </w:pPr>
            <w:r w:rsidRPr="00EF50BF">
              <w:rPr>
                <w:rFonts w:cs="Arial"/>
              </w:rPr>
              <w:t>Cadastrar usuário</w:t>
            </w:r>
          </w:p>
        </w:tc>
      </w:tr>
      <w:tr w:rsidR="00F51EBB" w:rsidRPr="00EF50BF" w:rsidTr="007226C5">
        <w:tc>
          <w:tcPr>
            <w:tcW w:w="1250" w:type="pct"/>
          </w:tcPr>
          <w:p w:rsidR="001E4B7D" w:rsidRPr="00EF50BF" w:rsidRDefault="001E4B7D" w:rsidP="007F2FF1">
            <w:pPr>
              <w:spacing w:line="276" w:lineRule="auto"/>
              <w:jc w:val="left"/>
              <w:rPr>
                <w:rFonts w:cs="Arial"/>
                <w:i/>
              </w:rPr>
            </w:pPr>
            <w:r w:rsidRPr="00EF50BF">
              <w:rPr>
                <w:rFonts w:cs="Arial"/>
                <w:i/>
              </w:rPr>
              <w:t>Resumo</w:t>
            </w:r>
          </w:p>
        </w:tc>
        <w:tc>
          <w:tcPr>
            <w:tcW w:w="3750" w:type="pct"/>
          </w:tcPr>
          <w:p w:rsidR="001E4B7D" w:rsidRPr="00EF50BF" w:rsidRDefault="006641CE" w:rsidP="007F2FF1">
            <w:pPr>
              <w:spacing w:line="276" w:lineRule="auto"/>
              <w:rPr>
                <w:rFonts w:cs="Arial"/>
              </w:rPr>
            </w:pPr>
            <w:r>
              <w:rPr>
                <w:rFonts w:cs="Arial"/>
              </w:rPr>
              <w:t>Esse caso de uso descreve a forma como o sistema permite a inclus</w:t>
            </w:r>
            <w:r w:rsidR="000B5DBF">
              <w:rPr>
                <w:rFonts w:cs="Arial"/>
              </w:rPr>
              <w:t xml:space="preserve">ão </w:t>
            </w:r>
            <w:r>
              <w:rPr>
                <w:rFonts w:cs="Arial"/>
              </w:rPr>
              <w:t xml:space="preserve">e exclusão de usuários do sistema e consulta </w:t>
            </w:r>
            <w:r w:rsidR="000B5DBF">
              <w:rPr>
                <w:rFonts w:cs="Arial"/>
              </w:rPr>
              <w:t xml:space="preserve">e alteração </w:t>
            </w:r>
            <w:r>
              <w:rPr>
                <w:rFonts w:cs="Arial"/>
              </w:rPr>
              <w:t>de seus dados.</w:t>
            </w:r>
          </w:p>
        </w:tc>
      </w:tr>
      <w:tr w:rsidR="00F51EBB" w:rsidRPr="00EF50BF" w:rsidTr="007226C5">
        <w:tc>
          <w:tcPr>
            <w:tcW w:w="1250" w:type="pct"/>
          </w:tcPr>
          <w:p w:rsidR="001E4B7D" w:rsidRPr="00EF50BF" w:rsidRDefault="001E4B7D" w:rsidP="007F2FF1">
            <w:pPr>
              <w:spacing w:line="276" w:lineRule="auto"/>
              <w:jc w:val="left"/>
              <w:rPr>
                <w:rFonts w:cs="Arial"/>
                <w:i/>
              </w:rPr>
            </w:pPr>
            <w:r w:rsidRPr="00EF50BF">
              <w:rPr>
                <w:rFonts w:cs="Arial"/>
                <w:i/>
              </w:rPr>
              <w:t>Ator principal</w:t>
            </w:r>
          </w:p>
        </w:tc>
        <w:tc>
          <w:tcPr>
            <w:tcW w:w="3750" w:type="pct"/>
          </w:tcPr>
          <w:p w:rsidR="001E4B7D" w:rsidRPr="00EF50BF" w:rsidRDefault="00323207" w:rsidP="007F2FF1">
            <w:pPr>
              <w:spacing w:line="276" w:lineRule="auto"/>
              <w:rPr>
                <w:rFonts w:cs="Arial"/>
              </w:rPr>
            </w:pPr>
            <w:r w:rsidRPr="00EF50BF">
              <w:rPr>
                <w:rFonts w:cs="Arial"/>
              </w:rPr>
              <w:t>Usuário</w:t>
            </w:r>
          </w:p>
        </w:tc>
      </w:tr>
      <w:tr w:rsidR="00F51EBB" w:rsidRPr="00EF50BF" w:rsidTr="007226C5">
        <w:tc>
          <w:tcPr>
            <w:tcW w:w="1250" w:type="pct"/>
          </w:tcPr>
          <w:p w:rsidR="001E4B7D" w:rsidRPr="00EF50BF" w:rsidRDefault="001E4B7D" w:rsidP="007F2FF1">
            <w:pPr>
              <w:spacing w:line="276" w:lineRule="auto"/>
              <w:jc w:val="left"/>
              <w:rPr>
                <w:rFonts w:cs="Arial"/>
                <w:i/>
              </w:rPr>
            </w:pPr>
            <w:r w:rsidRPr="00EF50BF">
              <w:rPr>
                <w:rFonts w:cs="Arial"/>
                <w:i/>
              </w:rPr>
              <w:t>Pré-condição</w:t>
            </w:r>
          </w:p>
        </w:tc>
        <w:tc>
          <w:tcPr>
            <w:tcW w:w="3750" w:type="pct"/>
          </w:tcPr>
          <w:p w:rsidR="001E4B7D" w:rsidRDefault="006641CE" w:rsidP="007F2FF1">
            <w:pPr>
              <w:spacing w:line="276" w:lineRule="auto"/>
              <w:rPr>
                <w:rFonts w:cs="Arial"/>
              </w:rPr>
            </w:pPr>
            <w:r>
              <w:rPr>
                <w:rFonts w:cs="Arial"/>
              </w:rPr>
              <w:t>Inclusão:</w:t>
            </w:r>
          </w:p>
          <w:p w:rsidR="006641CE" w:rsidRPr="00EF50BF" w:rsidRDefault="006641CE" w:rsidP="007F2FF1">
            <w:pPr>
              <w:spacing w:line="276" w:lineRule="auto"/>
              <w:rPr>
                <w:rFonts w:cs="Arial"/>
              </w:rPr>
            </w:pPr>
            <w:r>
              <w:rPr>
                <w:rFonts w:cs="Arial"/>
              </w:rPr>
              <w:t xml:space="preserve">O usuário não pode </w:t>
            </w:r>
            <w:r w:rsidR="00102794">
              <w:rPr>
                <w:rFonts w:cs="Arial"/>
              </w:rPr>
              <w:t>ser cadastrado</w:t>
            </w:r>
            <w:r>
              <w:rPr>
                <w:rFonts w:cs="Arial"/>
              </w:rPr>
              <w:t xml:space="preserve"> no sistema.</w:t>
            </w:r>
            <w:r w:rsidR="00102794">
              <w:rPr>
                <w:rFonts w:cs="Arial"/>
              </w:rPr>
              <w:t xml:space="preserve"> Essa conferência será feita com base no e-mail fornecido pelo usuário.</w:t>
            </w:r>
          </w:p>
        </w:tc>
      </w:tr>
      <w:tr w:rsidR="00F51EBB" w:rsidRPr="00EF50BF" w:rsidTr="007226C5">
        <w:tc>
          <w:tcPr>
            <w:tcW w:w="1250" w:type="pct"/>
          </w:tcPr>
          <w:p w:rsidR="001E4B7D" w:rsidRPr="00EF50BF" w:rsidRDefault="001E4B7D" w:rsidP="007F2FF1">
            <w:pPr>
              <w:spacing w:line="276" w:lineRule="auto"/>
              <w:jc w:val="left"/>
              <w:rPr>
                <w:rFonts w:cs="Arial"/>
                <w:i/>
              </w:rPr>
            </w:pPr>
            <w:r w:rsidRPr="00EF50BF">
              <w:rPr>
                <w:rFonts w:cs="Arial"/>
                <w:i/>
              </w:rPr>
              <w:t>Pós-condição</w:t>
            </w:r>
          </w:p>
        </w:tc>
        <w:tc>
          <w:tcPr>
            <w:tcW w:w="3750" w:type="pct"/>
          </w:tcPr>
          <w:p w:rsidR="006641CE" w:rsidRDefault="006641CE" w:rsidP="007F2FF1">
            <w:pPr>
              <w:spacing w:line="276" w:lineRule="auto"/>
              <w:rPr>
                <w:rFonts w:cs="Arial"/>
              </w:rPr>
            </w:pPr>
            <w:r>
              <w:rPr>
                <w:rFonts w:cs="Arial"/>
              </w:rPr>
              <w:t>Inclusão</w:t>
            </w:r>
          </w:p>
          <w:p w:rsidR="00102794" w:rsidRDefault="006641CE" w:rsidP="007F2FF1">
            <w:pPr>
              <w:spacing w:line="276" w:lineRule="auto"/>
              <w:rPr>
                <w:rFonts w:cs="Arial"/>
              </w:rPr>
            </w:pPr>
            <w:r>
              <w:rPr>
                <w:rFonts w:cs="Arial"/>
              </w:rPr>
              <w:t>Ao término do cadastramento, o usuário deve confirmar a realização do seu cadastro através do e-mail enviado pelo sistema.</w:t>
            </w:r>
          </w:p>
          <w:p w:rsidR="00102794" w:rsidRDefault="00102794" w:rsidP="007F2FF1">
            <w:pPr>
              <w:spacing w:line="276" w:lineRule="auto"/>
              <w:rPr>
                <w:rFonts w:cs="Arial"/>
              </w:rPr>
            </w:pPr>
            <w:r>
              <w:rPr>
                <w:rFonts w:cs="Arial"/>
              </w:rPr>
              <w:lastRenderedPageBreak/>
              <w:t>Exclusão de usuários</w:t>
            </w:r>
          </w:p>
          <w:p w:rsidR="00102794" w:rsidRPr="00EF50BF" w:rsidRDefault="00102794" w:rsidP="007F2FF1">
            <w:pPr>
              <w:spacing w:line="276" w:lineRule="auto"/>
              <w:rPr>
                <w:rFonts w:cs="Arial"/>
              </w:rPr>
            </w:pPr>
            <w:r>
              <w:rPr>
                <w:rFonts w:cs="Arial"/>
              </w:rPr>
              <w:t xml:space="preserve">O usuário deve confirmar a exclusão do seu cadastro por meio de mensagem enviada pelo sistema. </w:t>
            </w:r>
          </w:p>
        </w:tc>
      </w:tr>
      <w:tr w:rsidR="00F51EBB" w:rsidRPr="00EF50BF" w:rsidTr="007226C5">
        <w:tc>
          <w:tcPr>
            <w:tcW w:w="1250" w:type="pct"/>
          </w:tcPr>
          <w:p w:rsidR="001E4B7D" w:rsidRPr="00EF50BF" w:rsidRDefault="001E4B7D" w:rsidP="007F2FF1">
            <w:pPr>
              <w:spacing w:line="276" w:lineRule="auto"/>
              <w:jc w:val="left"/>
              <w:rPr>
                <w:rFonts w:cs="Arial"/>
                <w:i/>
              </w:rPr>
            </w:pPr>
            <w:r w:rsidRPr="00EF50BF">
              <w:rPr>
                <w:rFonts w:cs="Arial"/>
                <w:i/>
              </w:rPr>
              <w:lastRenderedPageBreak/>
              <w:t>Fluxo principal</w:t>
            </w:r>
          </w:p>
        </w:tc>
        <w:tc>
          <w:tcPr>
            <w:tcW w:w="3750" w:type="pct"/>
          </w:tcPr>
          <w:p w:rsidR="006641CE" w:rsidRPr="006641CE" w:rsidRDefault="000B5DBF" w:rsidP="006641CE">
            <w:pPr>
              <w:spacing w:line="276" w:lineRule="auto"/>
              <w:rPr>
                <w:rFonts w:cs="Arial"/>
              </w:rPr>
            </w:pPr>
            <w:r>
              <w:rPr>
                <w:rFonts w:cs="Arial"/>
              </w:rPr>
              <w:t>Inclusão de usuários</w:t>
            </w:r>
          </w:p>
          <w:p w:rsidR="006641CE" w:rsidRDefault="006641CE" w:rsidP="006641CE">
            <w:pPr>
              <w:spacing w:line="276" w:lineRule="auto"/>
              <w:rPr>
                <w:rFonts w:cs="Arial"/>
              </w:rPr>
            </w:pPr>
            <w:r w:rsidRPr="006641CE">
              <w:rPr>
                <w:rFonts w:cs="Arial"/>
              </w:rPr>
              <w:t xml:space="preserve">1. Para realizar o cadastro do usuário, </w:t>
            </w:r>
            <w:r w:rsidR="000B5DBF">
              <w:rPr>
                <w:rFonts w:cs="Arial"/>
              </w:rPr>
              <w:t xml:space="preserve">este deve informar os seguintes dados: </w:t>
            </w:r>
            <w:r w:rsidRPr="006641CE">
              <w:rPr>
                <w:rFonts w:cs="Arial"/>
              </w:rPr>
              <w:t>e-mail;</w:t>
            </w:r>
            <w:r w:rsidR="000B5DBF">
              <w:rPr>
                <w:rFonts w:cs="Arial"/>
              </w:rPr>
              <w:t xml:space="preserve"> </w:t>
            </w:r>
            <w:r w:rsidRPr="006641CE">
              <w:rPr>
                <w:rFonts w:cs="Arial"/>
              </w:rPr>
              <w:t>senha;</w:t>
            </w:r>
            <w:r w:rsidR="000B5DBF">
              <w:rPr>
                <w:rFonts w:cs="Arial"/>
              </w:rPr>
              <w:t xml:space="preserve"> </w:t>
            </w:r>
            <w:r w:rsidRPr="006641CE">
              <w:rPr>
                <w:rFonts w:cs="Arial"/>
              </w:rPr>
              <w:t>nome do usuário;</w:t>
            </w:r>
            <w:r w:rsidR="000B5DBF">
              <w:rPr>
                <w:rFonts w:cs="Arial"/>
              </w:rPr>
              <w:t xml:space="preserve"> e moeda corrente.</w:t>
            </w:r>
          </w:p>
          <w:p w:rsidR="00102794" w:rsidRDefault="00102794" w:rsidP="006641CE">
            <w:pPr>
              <w:spacing w:line="276" w:lineRule="auto"/>
              <w:rPr>
                <w:rFonts w:cs="Arial"/>
              </w:rPr>
            </w:pPr>
          </w:p>
          <w:p w:rsidR="00102794" w:rsidRDefault="00102794" w:rsidP="00102794">
            <w:pPr>
              <w:spacing w:line="276" w:lineRule="auto"/>
              <w:jc w:val="left"/>
              <w:rPr>
                <w:rFonts w:cs="Arial"/>
              </w:rPr>
            </w:pPr>
            <w:r>
              <w:rPr>
                <w:rFonts w:cs="Arial"/>
              </w:rPr>
              <w:t>Exclusão de usuários</w:t>
            </w:r>
          </w:p>
          <w:p w:rsidR="00102794" w:rsidRPr="006641CE" w:rsidRDefault="00102794" w:rsidP="00102794">
            <w:pPr>
              <w:spacing w:line="276" w:lineRule="auto"/>
              <w:rPr>
                <w:rFonts w:cs="Arial"/>
              </w:rPr>
            </w:pPr>
            <w:r>
              <w:rPr>
                <w:rFonts w:cs="Arial"/>
              </w:rPr>
              <w:t xml:space="preserve">1. O usuário deve optar pela exclusão do cadastro.  </w:t>
            </w:r>
          </w:p>
          <w:p w:rsidR="00102794" w:rsidRDefault="00102794" w:rsidP="00102794">
            <w:pPr>
              <w:spacing w:line="276" w:lineRule="auto"/>
              <w:rPr>
                <w:rFonts w:cs="Arial"/>
              </w:rPr>
            </w:pPr>
            <w:r>
              <w:rPr>
                <w:rFonts w:cs="Arial"/>
              </w:rPr>
              <w:t>2. O sistema deve e</w:t>
            </w:r>
            <w:r w:rsidRPr="006641CE">
              <w:rPr>
                <w:rFonts w:cs="Arial"/>
              </w:rPr>
              <w:t xml:space="preserve">xibir </w:t>
            </w:r>
            <w:r>
              <w:rPr>
                <w:rFonts w:cs="Arial"/>
              </w:rPr>
              <w:t xml:space="preserve">uma </w:t>
            </w:r>
            <w:r w:rsidRPr="006641CE">
              <w:rPr>
                <w:rFonts w:cs="Arial"/>
              </w:rPr>
              <w:t>mensagem para c</w:t>
            </w:r>
            <w:r>
              <w:rPr>
                <w:rFonts w:cs="Arial"/>
              </w:rPr>
              <w:t>onfirmar a exclusão do cadastro.</w:t>
            </w:r>
          </w:p>
          <w:p w:rsidR="004919FE" w:rsidRPr="006641CE" w:rsidRDefault="004919FE" w:rsidP="00102794">
            <w:pPr>
              <w:spacing w:line="276" w:lineRule="auto"/>
              <w:rPr>
                <w:rFonts w:cs="Arial"/>
              </w:rPr>
            </w:pPr>
            <w:r>
              <w:rPr>
                <w:rFonts w:cs="Arial"/>
              </w:rPr>
              <w:t>3. O sistema deve informar ao usuário da possível de perda de dados em decorrência da exclusão de seu cadastro.</w:t>
            </w:r>
          </w:p>
          <w:p w:rsidR="000B5DBF" w:rsidRDefault="000B5DBF" w:rsidP="006641CE">
            <w:pPr>
              <w:spacing w:line="276" w:lineRule="auto"/>
              <w:rPr>
                <w:rFonts w:cs="Arial"/>
              </w:rPr>
            </w:pPr>
          </w:p>
          <w:p w:rsidR="004919FE" w:rsidRDefault="004919FE" w:rsidP="006641CE">
            <w:pPr>
              <w:spacing w:line="276" w:lineRule="auto"/>
              <w:rPr>
                <w:rFonts w:cs="Arial"/>
              </w:rPr>
            </w:pPr>
            <w:r>
              <w:rPr>
                <w:rFonts w:cs="Arial"/>
              </w:rPr>
              <w:t>Consultar dados do usuário</w:t>
            </w:r>
          </w:p>
          <w:p w:rsidR="004919FE" w:rsidRDefault="004919FE" w:rsidP="004919FE">
            <w:pPr>
              <w:spacing w:line="276" w:lineRule="auto"/>
              <w:rPr>
                <w:rFonts w:cs="Arial"/>
              </w:rPr>
            </w:pPr>
            <w:r>
              <w:rPr>
                <w:rFonts w:cs="Arial"/>
              </w:rPr>
              <w:t xml:space="preserve">1. O sistema deve permitir que o usuário </w:t>
            </w:r>
            <w:proofErr w:type="gramStart"/>
            <w:r>
              <w:rPr>
                <w:rFonts w:cs="Arial"/>
              </w:rPr>
              <w:t>consulte</w:t>
            </w:r>
            <w:proofErr w:type="gramEnd"/>
            <w:r>
              <w:rPr>
                <w:rFonts w:cs="Arial"/>
              </w:rPr>
              <w:t xml:space="preserve"> os seguintes dados de seu cadastro: e-mail</w:t>
            </w:r>
            <w:r w:rsidRPr="006641CE">
              <w:rPr>
                <w:rFonts w:cs="Arial"/>
              </w:rPr>
              <w:t>;</w:t>
            </w:r>
            <w:r>
              <w:rPr>
                <w:rFonts w:cs="Arial"/>
              </w:rPr>
              <w:t xml:space="preserve"> </w:t>
            </w:r>
            <w:r w:rsidRPr="006641CE">
              <w:rPr>
                <w:rFonts w:cs="Arial"/>
              </w:rPr>
              <w:t>nome do usuário;</w:t>
            </w:r>
            <w:r>
              <w:rPr>
                <w:rFonts w:cs="Arial"/>
              </w:rPr>
              <w:t xml:space="preserve"> e moeda corrente.</w:t>
            </w:r>
          </w:p>
          <w:p w:rsidR="004919FE" w:rsidRDefault="004919FE" w:rsidP="006641CE">
            <w:pPr>
              <w:spacing w:line="276" w:lineRule="auto"/>
              <w:rPr>
                <w:rFonts w:cs="Arial"/>
              </w:rPr>
            </w:pPr>
          </w:p>
          <w:p w:rsidR="000B5DBF" w:rsidRPr="006641CE" w:rsidRDefault="000B5DBF" w:rsidP="006641CE">
            <w:pPr>
              <w:spacing w:line="276" w:lineRule="auto"/>
              <w:rPr>
                <w:rFonts w:cs="Arial"/>
              </w:rPr>
            </w:pPr>
            <w:r>
              <w:rPr>
                <w:rFonts w:cs="Arial"/>
              </w:rPr>
              <w:t>Alteração de dados do usuário</w:t>
            </w:r>
          </w:p>
          <w:p w:rsidR="004919FE" w:rsidRDefault="004919FE" w:rsidP="006641CE">
            <w:pPr>
              <w:spacing w:line="276" w:lineRule="auto"/>
              <w:rPr>
                <w:rFonts w:cs="Arial"/>
              </w:rPr>
            </w:pPr>
            <w:r>
              <w:rPr>
                <w:rFonts w:cs="Arial"/>
              </w:rPr>
              <w:t xml:space="preserve">1. O sistema deve permitir que a senha </w:t>
            </w:r>
            <w:proofErr w:type="gramStart"/>
            <w:r>
              <w:rPr>
                <w:rFonts w:cs="Arial"/>
              </w:rPr>
              <w:t>seja</w:t>
            </w:r>
            <w:proofErr w:type="gramEnd"/>
            <w:r>
              <w:rPr>
                <w:rFonts w:cs="Arial"/>
              </w:rPr>
              <w:t xml:space="preserve"> alterada. Para isso o usuário deverá informar a senha antiga e a nova. A nova senha deve ser confirmada, devendo ser redigitada.</w:t>
            </w:r>
          </w:p>
          <w:p w:rsidR="004919FE" w:rsidRPr="00EF50BF" w:rsidRDefault="004919FE" w:rsidP="004919FE">
            <w:pPr>
              <w:spacing w:line="276" w:lineRule="auto"/>
              <w:rPr>
                <w:rFonts w:cs="Arial"/>
              </w:rPr>
            </w:pPr>
            <w:r>
              <w:rPr>
                <w:rFonts w:cs="Arial"/>
              </w:rPr>
              <w:t>2. O usuário poderá a</w:t>
            </w:r>
            <w:r w:rsidR="006641CE" w:rsidRPr="006641CE">
              <w:rPr>
                <w:rFonts w:cs="Arial"/>
              </w:rPr>
              <w:t xml:space="preserve">lterar </w:t>
            </w:r>
            <w:r>
              <w:rPr>
                <w:rFonts w:cs="Arial"/>
              </w:rPr>
              <w:t>a moeda corrente, com a seleção de uma nova moeda.</w:t>
            </w:r>
          </w:p>
        </w:tc>
      </w:tr>
      <w:tr w:rsidR="00F51EBB" w:rsidRPr="00EF50BF" w:rsidTr="007226C5">
        <w:tc>
          <w:tcPr>
            <w:tcW w:w="1250" w:type="pct"/>
          </w:tcPr>
          <w:p w:rsidR="001E4B7D" w:rsidRPr="00EF50BF" w:rsidRDefault="001E4B7D" w:rsidP="007F2FF1">
            <w:pPr>
              <w:spacing w:line="276" w:lineRule="auto"/>
              <w:jc w:val="left"/>
              <w:rPr>
                <w:rFonts w:cs="Arial"/>
                <w:i/>
              </w:rPr>
            </w:pPr>
            <w:r w:rsidRPr="00EF50BF">
              <w:rPr>
                <w:rFonts w:cs="Arial"/>
                <w:i/>
              </w:rPr>
              <w:t>Fluxo de exceção</w:t>
            </w:r>
          </w:p>
        </w:tc>
        <w:tc>
          <w:tcPr>
            <w:tcW w:w="3750" w:type="pct"/>
          </w:tcPr>
          <w:p w:rsidR="004919FE" w:rsidRPr="008D3DC5" w:rsidRDefault="004919FE" w:rsidP="004919FE">
            <w:pPr>
              <w:spacing w:line="276" w:lineRule="auto"/>
              <w:rPr>
                <w:rFonts w:cs="Arial"/>
              </w:rPr>
            </w:pPr>
            <w:r w:rsidRPr="008D3DC5">
              <w:rPr>
                <w:rFonts w:cs="Arial"/>
              </w:rPr>
              <w:t>Alteração de dados do usuário</w:t>
            </w:r>
          </w:p>
          <w:p w:rsidR="001E4B7D" w:rsidRPr="008D3DC5" w:rsidRDefault="004919FE" w:rsidP="007F2FF1">
            <w:pPr>
              <w:spacing w:line="276" w:lineRule="auto"/>
              <w:rPr>
                <w:rFonts w:cs="Arial"/>
              </w:rPr>
            </w:pPr>
            <w:r w:rsidRPr="008D3DC5">
              <w:rPr>
                <w:rFonts w:cs="Arial"/>
              </w:rPr>
              <w:t xml:space="preserve">1.1 A nova senha e a sua confirmação devem </w:t>
            </w:r>
            <w:r w:rsidR="000516F8">
              <w:rPr>
                <w:rFonts w:cs="Arial"/>
              </w:rPr>
              <w:t>coincidir, ou seja, possuir</w:t>
            </w:r>
            <w:r w:rsidRPr="008D3DC5">
              <w:rPr>
                <w:rFonts w:cs="Arial"/>
              </w:rPr>
              <w:t xml:space="preserve"> os mesmos caracteres alfanuméricos.</w:t>
            </w:r>
            <w:r w:rsidR="00B52A9A" w:rsidRPr="008D3DC5">
              <w:rPr>
                <w:rFonts w:cs="Arial"/>
              </w:rPr>
              <w:t xml:space="preserve"> Caso isso não ocorra, o sistema deve notificar o usuário dessa diferença.</w:t>
            </w:r>
          </w:p>
        </w:tc>
      </w:tr>
      <w:tr w:rsidR="00F51EBB" w:rsidRPr="00EF50BF" w:rsidTr="007226C5">
        <w:tc>
          <w:tcPr>
            <w:tcW w:w="1250" w:type="pct"/>
          </w:tcPr>
          <w:p w:rsidR="001E4B7D" w:rsidRPr="00EF50BF" w:rsidRDefault="001E4B7D" w:rsidP="007F2FF1">
            <w:pPr>
              <w:spacing w:line="276" w:lineRule="auto"/>
              <w:jc w:val="left"/>
              <w:rPr>
                <w:rFonts w:cs="Arial"/>
                <w:i/>
              </w:rPr>
            </w:pPr>
            <w:r w:rsidRPr="00EF50BF">
              <w:rPr>
                <w:rFonts w:cs="Arial"/>
                <w:i/>
              </w:rPr>
              <w:t>Subcaso de uso</w:t>
            </w:r>
          </w:p>
        </w:tc>
        <w:tc>
          <w:tcPr>
            <w:tcW w:w="3750" w:type="pct"/>
          </w:tcPr>
          <w:p w:rsidR="001E4B7D" w:rsidRPr="00EF50BF" w:rsidRDefault="00985554" w:rsidP="007F2FF1">
            <w:pPr>
              <w:spacing w:line="276" w:lineRule="auto"/>
              <w:rPr>
                <w:rFonts w:cs="Arial"/>
              </w:rPr>
            </w:pPr>
            <w:r>
              <w:rPr>
                <w:rFonts w:cs="Arial"/>
              </w:rPr>
              <w:t>-</w:t>
            </w:r>
          </w:p>
        </w:tc>
      </w:tr>
    </w:tbl>
    <w:p w:rsidR="001E4B7D" w:rsidRDefault="001E4B7D" w:rsidP="001E4B7D">
      <w:pPr>
        <w:rPr>
          <w:rFonts w:cs="Arial"/>
        </w:rPr>
      </w:pPr>
    </w:p>
    <w:p w:rsidR="004D33AB" w:rsidRPr="00EF50BF" w:rsidRDefault="004D33AB" w:rsidP="001E4B7D">
      <w:pPr>
        <w:rPr>
          <w:rFonts w:cs="Arial"/>
        </w:rPr>
      </w:pPr>
    </w:p>
    <w:tbl>
      <w:tblPr>
        <w:tblStyle w:val="Tabelacomgrade"/>
        <w:tblW w:w="5000" w:type="pct"/>
        <w:jc w:val="center"/>
        <w:tblLook w:val="04A0"/>
      </w:tblPr>
      <w:tblGrid>
        <w:gridCol w:w="2322"/>
        <w:gridCol w:w="6965"/>
      </w:tblGrid>
      <w:tr w:rsidR="00511D4C" w:rsidRPr="00EF50BF" w:rsidTr="00377379">
        <w:trPr>
          <w:jc w:val="center"/>
        </w:trPr>
        <w:tc>
          <w:tcPr>
            <w:tcW w:w="5000" w:type="pct"/>
            <w:gridSpan w:val="2"/>
            <w:tcBorders>
              <w:top w:val="nil"/>
              <w:left w:val="nil"/>
              <w:right w:val="nil"/>
            </w:tcBorders>
          </w:tcPr>
          <w:p w:rsidR="00E96681" w:rsidRPr="00EF50BF" w:rsidRDefault="00E96681" w:rsidP="00D45DC7">
            <w:pPr>
              <w:pStyle w:val="Legenda"/>
            </w:pPr>
            <w:bookmarkStart w:id="113" w:name="_Toc484364675"/>
            <w:r w:rsidRPr="00EF50BF">
              <w:t xml:space="preserve">Tabela </w:t>
            </w:r>
            <w:r w:rsidR="00726926">
              <w:fldChar w:fldCharType="begin"/>
            </w:r>
            <w:r w:rsidR="00D61C60">
              <w:instrText xml:space="preserve"> SEQ Tabela \* ARABIC </w:instrText>
            </w:r>
            <w:r w:rsidR="00726926">
              <w:fldChar w:fldCharType="separate"/>
            </w:r>
            <w:r w:rsidR="00982022">
              <w:rPr>
                <w:noProof/>
              </w:rPr>
              <w:t>2</w:t>
            </w:r>
            <w:r w:rsidR="00726926">
              <w:rPr>
                <w:noProof/>
              </w:rPr>
              <w:fldChar w:fldCharType="end"/>
            </w:r>
            <w:r w:rsidRPr="00EF50BF">
              <w:t xml:space="preserve"> – Documentação do caso de uso realizar </w:t>
            </w:r>
            <w:proofErr w:type="spellStart"/>
            <w:r w:rsidRPr="00EF50BF">
              <w:rPr>
                <w:i/>
              </w:rPr>
              <w:t>log</w:t>
            </w:r>
            <w:proofErr w:type="spellEnd"/>
            <w:r w:rsidRPr="00EF50BF">
              <w:rPr>
                <w:i/>
              </w:rPr>
              <w:t xml:space="preserve"> in</w:t>
            </w:r>
            <w:bookmarkEnd w:id="113"/>
          </w:p>
        </w:tc>
      </w:tr>
      <w:tr w:rsidR="00377379" w:rsidRPr="00EF50BF" w:rsidTr="00377379">
        <w:trPr>
          <w:jc w:val="center"/>
        </w:trPr>
        <w:tc>
          <w:tcPr>
            <w:tcW w:w="1250" w:type="pct"/>
          </w:tcPr>
          <w:p w:rsidR="00E96681" w:rsidRPr="00EF50BF" w:rsidRDefault="00E96681" w:rsidP="006042D8">
            <w:pPr>
              <w:spacing w:line="240" w:lineRule="auto"/>
              <w:jc w:val="left"/>
              <w:rPr>
                <w:rFonts w:cs="Arial"/>
                <w:i/>
              </w:rPr>
            </w:pPr>
            <w:r w:rsidRPr="00EF50BF">
              <w:rPr>
                <w:rFonts w:cs="Arial"/>
                <w:i/>
              </w:rPr>
              <w:t xml:space="preserve">Caso de uso </w:t>
            </w:r>
          </w:p>
        </w:tc>
        <w:tc>
          <w:tcPr>
            <w:tcW w:w="3750" w:type="pct"/>
          </w:tcPr>
          <w:p w:rsidR="00E96681" w:rsidRPr="00EF50BF" w:rsidRDefault="00E96681" w:rsidP="006042D8">
            <w:pPr>
              <w:spacing w:line="240" w:lineRule="auto"/>
              <w:rPr>
                <w:rFonts w:cs="Arial"/>
              </w:rPr>
            </w:pPr>
            <w:r w:rsidRPr="00EF50BF">
              <w:rPr>
                <w:rFonts w:cs="Arial"/>
              </w:rPr>
              <w:t xml:space="preserve">Realizar </w:t>
            </w:r>
            <w:proofErr w:type="spellStart"/>
            <w:r w:rsidRPr="00EF50BF">
              <w:rPr>
                <w:rFonts w:cs="Arial"/>
                <w:i/>
              </w:rPr>
              <w:t>log</w:t>
            </w:r>
            <w:proofErr w:type="spellEnd"/>
            <w:r w:rsidRPr="00EF50BF">
              <w:rPr>
                <w:rFonts w:cs="Arial"/>
                <w:i/>
              </w:rPr>
              <w:t xml:space="preserve"> in</w:t>
            </w:r>
          </w:p>
        </w:tc>
      </w:tr>
      <w:tr w:rsidR="00377379" w:rsidRPr="00EF50BF" w:rsidTr="00377379">
        <w:trPr>
          <w:jc w:val="center"/>
        </w:trPr>
        <w:tc>
          <w:tcPr>
            <w:tcW w:w="1250" w:type="pct"/>
          </w:tcPr>
          <w:p w:rsidR="00E96681" w:rsidRPr="00EF50BF" w:rsidRDefault="00E96681" w:rsidP="006042D8">
            <w:pPr>
              <w:spacing w:line="240" w:lineRule="auto"/>
              <w:jc w:val="left"/>
              <w:rPr>
                <w:rFonts w:cs="Arial"/>
                <w:i/>
              </w:rPr>
            </w:pPr>
            <w:r w:rsidRPr="00EF50BF">
              <w:rPr>
                <w:rFonts w:cs="Arial"/>
                <w:i/>
              </w:rPr>
              <w:t>Resumo</w:t>
            </w:r>
          </w:p>
        </w:tc>
        <w:tc>
          <w:tcPr>
            <w:tcW w:w="3750" w:type="pct"/>
          </w:tcPr>
          <w:p w:rsidR="00E96681" w:rsidRPr="00EF50BF" w:rsidRDefault="00F42ACD" w:rsidP="00F42ACD">
            <w:pPr>
              <w:spacing w:line="276" w:lineRule="auto"/>
              <w:rPr>
                <w:rFonts w:cs="Arial"/>
              </w:rPr>
            </w:pPr>
            <w:r>
              <w:rPr>
                <w:rFonts w:cs="Arial"/>
              </w:rPr>
              <w:t xml:space="preserve">Esse caso de uso descreve a forma como o usuário irá realizar o processo de </w:t>
            </w:r>
            <w:proofErr w:type="spellStart"/>
            <w:r>
              <w:rPr>
                <w:rFonts w:cs="Arial"/>
              </w:rPr>
              <w:t>l</w:t>
            </w:r>
            <w:r w:rsidRPr="00BA7F4F">
              <w:rPr>
                <w:rFonts w:cs="Arial"/>
                <w:i/>
              </w:rPr>
              <w:t>og</w:t>
            </w:r>
            <w:proofErr w:type="spellEnd"/>
            <w:r w:rsidRPr="00BA7F4F">
              <w:rPr>
                <w:rFonts w:cs="Arial"/>
                <w:i/>
              </w:rPr>
              <w:t xml:space="preserve"> in</w:t>
            </w:r>
            <w:r>
              <w:rPr>
                <w:rFonts w:cs="Arial"/>
                <w:i/>
              </w:rPr>
              <w:t>.</w:t>
            </w:r>
          </w:p>
        </w:tc>
      </w:tr>
      <w:tr w:rsidR="00377379" w:rsidRPr="00EF50BF" w:rsidTr="00377379">
        <w:trPr>
          <w:jc w:val="center"/>
        </w:trPr>
        <w:tc>
          <w:tcPr>
            <w:tcW w:w="1250" w:type="pct"/>
          </w:tcPr>
          <w:p w:rsidR="00E96681" w:rsidRPr="00EF50BF" w:rsidRDefault="00E96681" w:rsidP="006042D8">
            <w:pPr>
              <w:spacing w:line="240" w:lineRule="auto"/>
              <w:jc w:val="left"/>
              <w:rPr>
                <w:rFonts w:cs="Arial"/>
                <w:i/>
              </w:rPr>
            </w:pPr>
            <w:r w:rsidRPr="00EF50BF">
              <w:rPr>
                <w:rFonts w:cs="Arial"/>
                <w:i/>
              </w:rPr>
              <w:t>Ator principal</w:t>
            </w:r>
          </w:p>
        </w:tc>
        <w:tc>
          <w:tcPr>
            <w:tcW w:w="3750" w:type="pct"/>
          </w:tcPr>
          <w:p w:rsidR="00E96681" w:rsidRPr="00EF50BF" w:rsidRDefault="00323207" w:rsidP="006042D8">
            <w:pPr>
              <w:spacing w:line="240" w:lineRule="auto"/>
              <w:rPr>
                <w:rFonts w:cs="Arial"/>
              </w:rPr>
            </w:pPr>
            <w:r w:rsidRPr="00EF50BF">
              <w:rPr>
                <w:rFonts w:cs="Arial"/>
              </w:rPr>
              <w:t>Usuário</w:t>
            </w:r>
          </w:p>
        </w:tc>
      </w:tr>
      <w:tr w:rsidR="00377379" w:rsidRPr="00EF50BF" w:rsidTr="00377379">
        <w:trPr>
          <w:jc w:val="center"/>
        </w:trPr>
        <w:tc>
          <w:tcPr>
            <w:tcW w:w="1250" w:type="pct"/>
          </w:tcPr>
          <w:p w:rsidR="00E96681" w:rsidRPr="00EF50BF" w:rsidRDefault="00E96681" w:rsidP="006042D8">
            <w:pPr>
              <w:spacing w:line="240" w:lineRule="auto"/>
              <w:jc w:val="left"/>
              <w:rPr>
                <w:rFonts w:cs="Arial"/>
                <w:i/>
              </w:rPr>
            </w:pPr>
            <w:r w:rsidRPr="00EF50BF">
              <w:rPr>
                <w:rFonts w:cs="Arial"/>
                <w:i/>
              </w:rPr>
              <w:t>Pré-condição</w:t>
            </w:r>
          </w:p>
        </w:tc>
        <w:tc>
          <w:tcPr>
            <w:tcW w:w="3750" w:type="pct"/>
          </w:tcPr>
          <w:p w:rsidR="00E96681" w:rsidRPr="00EF50BF" w:rsidRDefault="00BA7F4F" w:rsidP="006042D8">
            <w:pPr>
              <w:spacing w:line="240" w:lineRule="auto"/>
              <w:rPr>
                <w:rFonts w:cs="Arial"/>
              </w:rPr>
            </w:pPr>
            <w:r>
              <w:rPr>
                <w:rFonts w:cs="Arial"/>
              </w:rPr>
              <w:t>O usuário deve ser previamente cadastrado no sistema.</w:t>
            </w:r>
          </w:p>
        </w:tc>
      </w:tr>
      <w:tr w:rsidR="00377379" w:rsidRPr="00EF50BF" w:rsidTr="00377379">
        <w:trPr>
          <w:jc w:val="center"/>
        </w:trPr>
        <w:tc>
          <w:tcPr>
            <w:tcW w:w="1250" w:type="pct"/>
          </w:tcPr>
          <w:p w:rsidR="00E96681" w:rsidRPr="00EF50BF" w:rsidRDefault="00E96681" w:rsidP="006042D8">
            <w:pPr>
              <w:spacing w:line="240" w:lineRule="auto"/>
              <w:jc w:val="left"/>
              <w:rPr>
                <w:rFonts w:cs="Arial"/>
                <w:i/>
              </w:rPr>
            </w:pPr>
            <w:r w:rsidRPr="00EF50BF">
              <w:rPr>
                <w:rFonts w:cs="Arial"/>
                <w:i/>
              </w:rPr>
              <w:t>Pós-condição</w:t>
            </w:r>
          </w:p>
        </w:tc>
        <w:tc>
          <w:tcPr>
            <w:tcW w:w="3750" w:type="pct"/>
          </w:tcPr>
          <w:p w:rsidR="00E96681" w:rsidRPr="00EF50BF" w:rsidRDefault="00BA7F4F" w:rsidP="006042D8">
            <w:pPr>
              <w:spacing w:line="240" w:lineRule="auto"/>
              <w:rPr>
                <w:rFonts w:cs="Arial"/>
              </w:rPr>
            </w:pPr>
            <w:r>
              <w:rPr>
                <w:rFonts w:cs="Arial"/>
              </w:rPr>
              <w:t>-</w:t>
            </w:r>
          </w:p>
        </w:tc>
      </w:tr>
      <w:tr w:rsidR="00377379" w:rsidRPr="00EF50BF" w:rsidTr="00377379">
        <w:trPr>
          <w:jc w:val="center"/>
        </w:trPr>
        <w:tc>
          <w:tcPr>
            <w:tcW w:w="1250" w:type="pct"/>
          </w:tcPr>
          <w:p w:rsidR="00E96681" w:rsidRPr="00EF50BF" w:rsidRDefault="00E96681" w:rsidP="006042D8">
            <w:pPr>
              <w:spacing w:line="240" w:lineRule="auto"/>
              <w:jc w:val="left"/>
              <w:rPr>
                <w:rFonts w:cs="Arial"/>
                <w:i/>
              </w:rPr>
            </w:pPr>
            <w:r w:rsidRPr="00EF50BF">
              <w:rPr>
                <w:rFonts w:cs="Arial"/>
                <w:i/>
              </w:rPr>
              <w:t>Fluxo principal</w:t>
            </w:r>
          </w:p>
        </w:tc>
        <w:tc>
          <w:tcPr>
            <w:tcW w:w="3750" w:type="pct"/>
          </w:tcPr>
          <w:p w:rsidR="00BA7F4F" w:rsidRDefault="00BA7F4F" w:rsidP="00BA7F4F">
            <w:pPr>
              <w:spacing w:line="276" w:lineRule="auto"/>
              <w:rPr>
                <w:rFonts w:cs="Arial"/>
                <w:i/>
              </w:rPr>
            </w:pPr>
            <w:r>
              <w:rPr>
                <w:rFonts w:cs="Arial"/>
              </w:rPr>
              <w:t xml:space="preserve">Realizar </w:t>
            </w:r>
            <w:proofErr w:type="spellStart"/>
            <w:r w:rsidRPr="00BA7F4F">
              <w:rPr>
                <w:rFonts w:cs="Arial"/>
                <w:i/>
              </w:rPr>
              <w:t>log</w:t>
            </w:r>
            <w:proofErr w:type="spellEnd"/>
            <w:r w:rsidRPr="00BA7F4F">
              <w:rPr>
                <w:rFonts w:cs="Arial"/>
                <w:i/>
              </w:rPr>
              <w:t xml:space="preserve"> in</w:t>
            </w:r>
          </w:p>
          <w:p w:rsidR="00BA7F4F" w:rsidRDefault="00BA7F4F" w:rsidP="00BA7F4F">
            <w:pPr>
              <w:spacing w:line="276" w:lineRule="auto"/>
              <w:rPr>
                <w:rFonts w:cs="Arial"/>
              </w:rPr>
            </w:pPr>
            <w:r>
              <w:rPr>
                <w:rFonts w:cs="Arial"/>
              </w:rPr>
              <w:t>1. O usuário deve informar o seu nome de usuário ou e-mail.</w:t>
            </w:r>
          </w:p>
          <w:p w:rsidR="00E96681" w:rsidRPr="00EF50BF" w:rsidRDefault="00BA7F4F" w:rsidP="00BA7F4F">
            <w:pPr>
              <w:spacing w:line="276" w:lineRule="auto"/>
              <w:rPr>
                <w:rFonts w:cs="Arial"/>
              </w:rPr>
            </w:pPr>
            <w:r>
              <w:rPr>
                <w:rFonts w:cs="Arial"/>
              </w:rPr>
              <w:t>2. O usuário deve informar a senha.</w:t>
            </w:r>
          </w:p>
        </w:tc>
      </w:tr>
      <w:tr w:rsidR="00377379" w:rsidRPr="00EF50BF" w:rsidTr="00377379">
        <w:trPr>
          <w:jc w:val="center"/>
        </w:trPr>
        <w:tc>
          <w:tcPr>
            <w:tcW w:w="1250" w:type="pct"/>
          </w:tcPr>
          <w:p w:rsidR="00E96681" w:rsidRPr="00EF50BF" w:rsidRDefault="00E96681" w:rsidP="006042D8">
            <w:pPr>
              <w:spacing w:line="240" w:lineRule="auto"/>
              <w:jc w:val="left"/>
              <w:rPr>
                <w:rFonts w:cs="Arial"/>
                <w:i/>
              </w:rPr>
            </w:pPr>
            <w:r w:rsidRPr="00EF50BF">
              <w:rPr>
                <w:rFonts w:cs="Arial"/>
                <w:i/>
              </w:rPr>
              <w:lastRenderedPageBreak/>
              <w:t>Fluxo de exceção</w:t>
            </w:r>
          </w:p>
        </w:tc>
        <w:tc>
          <w:tcPr>
            <w:tcW w:w="3750" w:type="pct"/>
          </w:tcPr>
          <w:p w:rsidR="00BA7F4F" w:rsidRDefault="00BA7F4F" w:rsidP="004919FE">
            <w:pPr>
              <w:spacing w:line="276" w:lineRule="auto"/>
              <w:rPr>
                <w:rFonts w:cs="Arial"/>
                <w:i/>
              </w:rPr>
            </w:pPr>
            <w:r>
              <w:rPr>
                <w:rFonts w:cs="Arial"/>
              </w:rPr>
              <w:t xml:space="preserve">Realizar </w:t>
            </w:r>
            <w:proofErr w:type="spellStart"/>
            <w:r w:rsidRPr="00BA7F4F">
              <w:rPr>
                <w:rFonts w:cs="Arial"/>
                <w:i/>
              </w:rPr>
              <w:t>log</w:t>
            </w:r>
            <w:proofErr w:type="spellEnd"/>
            <w:r w:rsidRPr="00BA7F4F">
              <w:rPr>
                <w:rFonts w:cs="Arial"/>
                <w:i/>
              </w:rPr>
              <w:t xml:space="preserve"> in</w:t>
            </w:r>
          </w:p>
          <w:p w:rsidR="00BA7F4F" w:rsidRDefault="00BA7F4F" w:rsidP="004919FE">
            <w:pPr>
              <w:spacing w:line="276" w:lineRule="auto"/>
              <w:rPr>
                <w:rFonts w:cs="Arial"/>
              </w:rPr>
            </w:pPr>
            <w:r>
              <w:rPr>
                <w:rFonts w:cs="Arial"/>
              </w:rPr>
              <w:t>1</w:t>
            </w:r>
            <w:r w:rsidRPr="00BA7F4F">
              <w:rPr>
                <w:rFonts w:cs="Arial"/>
              </w:rPr>
              <w:t xml:space="preserve">.1 </w:t>
            </w:r>
            <w:r>
              <w:rPr>
                <w:rFonts w:cs="Arial"/>
              </w:rPr>
              <w:t xml:space="preserve">Caso o usuário não seja cadastrado, o sistema deve notificar o usuário que este não é cadastrado. Deve informar que caso deseje utilizar o sistema, deve realizar o seu cadastro. </w:t>
            </w:r>
          </w:p>
          <w:p w:rsidR="00BA7F4F" w:rsidRDefault="00BA7F4F" w:rsidP="004919FE">
            <w:pPr>
              <w:spacing w:line="276" w:lineRule="auto"/>
              <w:rPr>
                <w:rFonts w:cs="Arial"/>
              </w:rPr>
            </w:pPr>
          </w:p>
          <w:p w:rsidR="00E96681" w:rsidRPr="00EF50BF" w:rsidRDefault="00BA7F4F" w:rsidP="00BA7F4F">
            <w:pPr>
              <w:spacing w:line="276" w:lineRule="auto"/>
              <w:rPr>
                <w:rFonts w:cs="Arial"/>
              </w:rPr>
            </w:pPr>
            <w:r>
              <w:rPr>
                <w:rFonts w:cs="Arial"/>
              </w:rPr>
              <w:t xml:space="preserve">1.1 Caso o usuário seja cadastrado, mas não se recorde do nome de usuário e/ou senha, este deve ser informado o e-mail cadastrado. </w:t>
            </w:r>
            <w:r w:rsidR="004919FE" w:rsidRPr="006641CE">
              <w:rPr>
                <w:rFonts w:cs="Arial"/>
              </w:rPr>
              <w:t xml:space="preserve">O sistema </w:t>
            </w:r>
            <w:r>
              <w:rPr>
                <w:rFonts w:cs="Arial"/>
              </w:rPr>
              <w:t>enviará</w:t>
            </w:r>
            <w:r w:rsidR="004919FE" w:rsidRPr="006641CE">
              <w:rPr>
                <w:rFonts w:cs="Arial"/>
              </w:rPr>
              <w:t xml:space="preserve"> uma mensagem no e</w:t>
            </w:r>
            <w:r>
              <w:rPr>
                <w:rFonts w:cs="Arial"/>
              </w:rPr>
              <w:t>-</w:t>
            </w:r>
            <w:r w:rsidR="004919FE" w:rsidRPr="006641CE">
              <w:rPr>
                <w:rFonts w:cs="Arial"/>
              </w:rPr>
              <w:t>mail</w:t>
            </w:r>
            <w:r>
              <w:rPr>
                <w:rFonts w:cs="Arial"/>
              </w:rPr>
              <w:t xml:space="preserve"> do usuário contendo uma senha</w:t>
            </w:r>
            <w:r w:rsidR="004919FE" w:rsidRPr="006641CE">
              <w:rPr>
                <w:rFonts w:cs="Arial"/>
              </w:rPr>
              <w:t xml:space="preserve"> </w:t>
            </w:r>
            <w:r>
              <w:rPr>
                <w:rFonts w:cs="Arial"/>
              </w:rPr>
              <w:t xml:space="preserve">provisória </w:t>
            </w:r>
            <w:r w:rsidR="004919FE" w:rsidRPr="006641CE">
              <w:rPr>
                <w:rFonts w:cs="Arial"/>
              </w:rPr>
              <w:t>e</w:t>
            </w:r>
            <w:r>
              <w:rPr>
                <w:rFonts w:cs="Arial"/>
              </w:rPr>
              <w:t>/ou</w:t>
            </w:r>
            <w:r w:rsidRPr="006641CE">
              <w:rPr>
                <w:rFonts w:cs="Arial"/>
              </w:rPr>
              <w:t xml:space="preserve"> </w:t>
            </w:r>
            <w:r>
              <w:rPr>
                <w:rFonts w:cs="Arial"/>
              </w:rPr>
              <w:t xml:space="preserve">nome de </w:t>
            </w:r>
            <w:r w:rsidR="004919FE" w:rsidRPr="006641CE">
              <w:rPr>
                <w:rFonts w:cs="Arial"/>
              </w:rPr>
              <w:t>usuário</w:t>
            </w:r>
            <w:r>
              <w:rPr>
                <w:rFonts w:cs="Arial"/>
              </w:rPr>
              <w:t>.</w:t>
            </w:r>
          </w:p>
        </w:tc>
      </w:tr>
      <w:tr w:rsidR="00377379" w:rsidRPr="00EF50BF" w:rsidTr="00377379">
        <w:trPr>
          <w:jc w:val="center"/>
        </w:trPr>
        <w:tc>
          <w:tcPr>
            <w:tcW w:w="1250" w:type="pct"/>
          </w:tcPr>
          <w:p w:rsidR="00E96681" w:rsidRPr="00EF50BF" w:rsidRDefault="00E96681" w:rsidP="006042D8">
            <w:pPr>
              <w:spacing w:line="240" w:lineRule="auto"/>
              <w:jc w:val="left"/>
              <w:rPr>
                <w:rFonts w:cs="Arial"/>
                <w:i/>
              </w:rPr>
            </w:pPr>
            <w:r w:rsidRPr="00EF50BF">
              <w:rPr>
                <w:rFonts w:cs="Arial"/>
                <w:i/>
              </w:rPr>
              <w:t>Subcaso de uso</w:t>
            </w:r>
          </w:p>
        </w:tc>
        <w:tc>
          <w:tcPr>
            <w:tcW w:w="3750" w:type="pct"/>
          </w:tcPr>
          <w:p w:rsidR="00E96681" w:rsidRPr="00EF50BF" w:rsidRDefault="00985554" w:rsidP="006042D8">
            <w:pPr>
              <w:spacing w:line="240" w:lineRule="auto"/>
              <w:rPr>
                <w:rFonts w:cs="Arial"/>
              </w:rPr>
            </w:pPr>
            <w:r>
              <w:rPr>
                <w:rFonts w:cs="Arial"/>
              </w:rPr>
              <w:t>-</w:t>
            </w:r>
          </w:p>
        </w:tc>
      </w:tr>
    </w:tbl>
    <w:p w:rsidR="00077595" w:rsidRDefault="00077595" w:rsidP="001E4B7D">
      <w:pPr>
        <w:rPr>
          <w:rFonts w:cs="Arial"/>
        </w:rPr>
      </w:pPr>
    </w:p>
    <w:p w:rsidR="008D3DC5" w:rsidRPr="00EF50BF" w:rsidRDefault="008D3DC5" w:rsidP="001E4B7D">
      <w:pPr>
        <w:rPr>
          <w:rFonts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511D4C" w:rsidRPr="00EF50BF" w:rsidTr="002C2827">
        <w:tc>
          <w:tcPr>
            <w:tcW w:w="9061" w:type="dxa"/>
          </w:tcPr>
          <w:p w:rsidR="003D2092" w:rsidRPr="00EF50BF" w:rsidRDefault="00F63311" w:rsidP="002C2827">
            <w:pPr>
              <w:keepNext/>
              <w:jc w:val="center"/>
              <w:rPr>
                <w:rFonts w:cs="Arial"/>
              </w:rPr>
            </w:pPr>
            <w:r w:rsidRPr="00EF50BF">
              <w:rPr>
                <w:rFonts w:cs="Arial"/>
                <w:noProof/>
                <w:lang w:eastAsia="pt-BR"/>
              </w:rPr>
              <w:drawing>
                <wp:inline distT="0" distB="0" distL="0" distR="0">
                  <wp:extent cx="3609975" cy="144780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3609975" cy="1447800"/>
                          </a:xfrm>
                          <a:prstGeom prst="rect">
                            <a:avLst/>
                          </a:prstGeom>
                        </pic:spPr>
                      </pic:pic>
                    </a:graphicData>
                  </a:graphic>
                </wp:inline>
              </w:drawing>
            </w:r>
          </w:p>
        </w:tc>
      </w:tr>
      <w:tr w:rsidR="00511D4C" w:rsidRPr="00EF50BF" w:rsidTr="002C2827">
        <w:tc>
          <w:tcPr>
            <w:tcW w:w="9061" w:type="dxa"/>
          </w:tcPr>
          <w:p w:rsidR="003D2092" w:rsidRPr="00EF50BF" w:rsidRDefault="003D2092" w:rsidP="00D45DC7">
            <w:pPr>
              <w:pStyle w:val="Legenda"/>
            </w:pPr>
            <w:bookmarkStart w:id="114" w:name="_Toc484364686"/>
            <w:r w:rsidRPr="00EF50BF">
              <w:t xml:space="preserve">Figura </w:t>
            </w:r>
            <w:r w:rsidR="00726926">
              <w:fldChar w:fldCharType="begin"/>
            </w:r>
            <w:r w:rsidR="00D61C60">
              <w:instrText xml:space="preserve"> SEQ Figura \* ARABIC </w:instrText>
            </w:r>
            <w:r w:rsidR="00726926">
              <w:fldChar w:fldCharType="separate"/>
            </w:r>
            <w:r w:rsidR="00982022">
              <w:rPr>
                <w:noProof/>
              </w:rPr>
              <w:t>2</w:t>
            </w:r>
            <w:r w:rsidR="00726926">
              <w:rPr>
                <w:noProof/>
              </w:rPr>
              <w:fldChar w:fldCharType="end"/>
            </w:r>
            <w:r w:rsidRPr="00EF50BF">
              <w:t xml:space="preserve"> - </w:t>
            </w:r>
            <w:r w:rsidR="00106869">
              <w:t>Diagrama de caso de uso c</w:t>
            </w:r>
            <w:r w:rsidR="00663B0B" w:rsidRPr="00EF50BF">
              <w:t>riar</w:t>
            </w:r>
            <w:r w:rsidRPr="00EF50BF">
              <w:t xml:space="preserve"> contas de receita/ despesa</w:t>
            </w:r>
            <w:bookmarkEnd w:id="114"/>
          </w:p>
        </w:tc>
      </w:tr>
    </w:tbl>
    <w:p w:rsidR="003D2092" w:rsidRPr="00EF50BF" w:rsidRDefault="003D2092" w:rsidP="003D2092">
      <w:pPr>
        <w:rPr>
          <w:rFonts w:cs="Arial"/>
        </w:rPr>
      </w:pPr>
    </w:p>
    <w:tbl>
      <w:tblPr>
        <w:tblStyle w:val="Tabelacomgrade"/>
        <w:tblW w:w="5000" w:type="pct"/>
        <w:jc w:val="center"/>
        <w:tblLook w:val="04A0"/>
      </w:tblPr>
      <w:tblGrid>
        <w:gridCol w:w="2435"/>
        <w:gridCol w:w="6852"/>
      </w:tblGrid>
      <w:tr w:rsidR="00511D4C" w:rsidRPr="00EF50BF" w:rsidTr="00377379">
        <w:trPr>
          <w:jc w:val="center"/>
        </w:trPr>
        <w:tc>
          <w:tcPr>
            <w:tcW w:w="5000" w:type="pct"/>
            <w:gridSpan w:val="2"/>
            <w:tcBorders>
              <w:top w:val="nil"/>
              <w:left w:val="nil"/>
              <w:right w:val="nil"/>
            </w:tcBorders>
          </w:tcPr>
          <w:p w:rsidR="003D2092" w:rsidRPr="00EF50BF" w:rsidRDefault="003D2092" w:rsidP="00D45DC7">
            <w:pPr>
              <w:pStyle w:val="Legenda"/>
            </w:pPr>
            <w:bookmarkStart w:id="115" w:name="_Toc484364676"/>
            <w:r w:rsidRPr="00EF50BF">
              <w:t xml:space="preserve">Tabela </w:t>
            </w:r>
            <w:r w:rsidR="00726926">
              <w:fldChar w:fldCharType="begin"/>
            </w:r>
            <w:r w:rsidR="00D61C60">
              <w:instrText xml:space="preserve"> SEQ Tabela \* ARABIC </w:instrText>
            </w:r>
            <w:r w:rsidR="00726926">
              <w:fldChar w:fldCharType="separate"/>
            </w:r>
            <w:r w:rsidR="00982022">
              <w:rPr>
                <w:noProof/>
              </w:rPr>
              <w:t>3</w:t>
            </w:r>
            <w:r w:rsidR="00726926">
              <w:rPr>
                <w:noProof/>
              </w:rPr>
              <w:fldChar w:fldCharType="end"/>
            </w:r>
            <w:r w:rsidRPr="00EF50BF">
              <w:t xml:space="preserve"> – Documentação do caso de uso </w:t>
            </w:r>
            <w:r w:rsidR="000516F8">
              <w:t>criar</w:t>
            </w:r>
            <w:r w:rsidRPr="00EF50BF">
              <w:t xml:space="preserve"> contas de receita/ despesa</w:t>
            </w:r>
            <w:bookmarkEnd w:id="115"/>
          </w:p>
        </w:tc>
      </w:tr>
      <w:tr w:rsidR="00377379" w:rsidRPr="00EF50BF" w:rsidTr="00377379">
        <w:trPr>
          <w:jc w:val="center"/>
        </w:trPr>
        <w:tc>
          <w:tcPr>
            <w:tcW w:w="1311" w:type="pct"/>
          </w:tcPr>
          <w:p w:rsidR="003D2092" w:rsidRPr="00EF50BF" w:rsidRDefault="003D2092" w:rsidP="0002427E">
            <w:pPr>
              <w:spacing w:line="276" w:lineRule="auto"/>
              <w:jc w:val="left"/>
              <w:rPr>
                <w:rFonts w:cs="Arial"/>
                <w:i/>
              </w:rPr>
            </w:pPr>
            <w:r w:rsidRPr="00EF50BF">
              <w:rPr>
                <w:rFonts w:cs="Arial"/>
                <w:i/>
              </w:rPr>
              <w:t xml:space="preserve">Caso de uso </w:t>
            </w:r>
          </w:p>
        </w:tc>
        <w:tc>
          <w:tcPr>
            <w:tcW w:w="3689" w:type="pct"/>
          </w:tcPr>
          <w:p w:rsidR="003D2092" w:rsidRPr="00EF50BF" w:rsidRDefault="00663B0B" w:rsidP="0002427E">
            <w:pPr>
              <w:spacing w:line="276" w:lineRule="auto"/>
              <w:rPr>
                <w:rFonts w:cs="Arial"/>
              </w:rPr>
            </w:pPr>
            <w:r w:rsidRPr="00EF50BF">
              <w:rPr>
                <w:rFonts w:cs="Arial"/>
              </w:rPr>
              <w:t xml:space="preserve">Criar </w:t>
            </w:r>
            <w:r w:rsidR="003D2092" w:rsidRPr="00EF50BF">
              <w:rPr>
                <w:rFonts w:cs="Arial"/>
              </w:rPr>
              <w:t>contas de receita/ despesa</w:t>
            </w:r>
          </w:p>
        </w:tc>
      </w:tr>
      <w:tr w:rsidR="00377379" w:rsidRPr="00EF50BF" w:rsidTr="00377379">
        <w:trPr>
          <w:jc w:val="center"/>
        </w:trPr>
        <w:tc>
          <w:tcPr>
            <w:tcW w:w="1311" w:type="pct"/>
          </w:tcPr>
          <w:p w:rsidR="003D2092" w:rsidRPr="00EF50BF" w:rsidRDefault="003D2092" w:rsidP="0002427E">
            <w:pPr>
              <w:spacing w:line="276" w:lineRule="auto"/>
              <w:jc w:val="left"/>
              <w:rPr>
                <w:rFonts w:cs="Arial"/>
                <w:i/>
              </w:rPr>
            </w:pPr>
            <w:r w:rsidRPr="00EF50BF">
              <w:rPr>
                <w:rFonts w:cs="Arial"/>
                <w:i/>
              </w:rPr>
              <w:t>Resumo</w:t>
            </w:r>
          </w:p>
        </w:tc>
        <w:tc>
          <w:tcPr>
            <w:tcW w:w="3689" w:type="pct"/>
          </w:tcPr>
          <w:p w:rsidR="003D2092" w:rsidRPr="00EF50BF" w:rsidRDefault="005C49D5" w:rsidP="0002427E">
            <w:pPr>
              <w:spacing w:line="276" w:lineRule="auto"/>
              <w:rPr>
                <w:rFonts w:cs="Arial"/>
              </w:rPr>
            </w:pPr>
            <w:r>
              <w:rPr>
                <w:rFonts w:cs="Arial"/>
              </w:rPr>
              <w:t>Esse caso de uso descreve a forma como o</w:t>
            </w:r>
            <w:r w:rsidRPr="005C49D5">
              <w:rPr>
                <w:rFonts w:cs="Arial"/>
              </w:rPr>
              <w:t xml:space="preserve"> sistema </w:t>
            </w:r>
            <w:r w:rsidR="00DC041A">
              <w:rPr>
                <w:rFonts w:cs="Arial"/>
              </w:rPr>
              <w:t>permite</w:t>
            </w:r>
            <w:r w:rsidRPr="005C49D5">
              <w:rPr>
                <w:rFonts w:cs="Arial"/>
              </w:rPr>
              <w:t xml:space="preserve"> a inclusão, alteração, exclusão e consulta das categorias (contas) criadas tanto de receitas como de despesas.</w:t>
            </w:r>
          </w:p>
        </w:tc>
      </w:tr>
      <w:tr w:rsidR="00377379" w:rsidRPr="00EF50BF" w:rsidTr="00377379">
        <w:trPr>
          <w:jc w:val="center"/>
        </w:trPr>
        <w:tc>
          <w:tcPr>
            <w:tcW w:w="1311" w:type="pct"/>
          </w:tcPr>
          <w:p w:rsidR="003D2092" w:rsidRPr="00EF50BF" w:rsidRDefault="003D2092" w:rsidP="0002427E">
            <w:pPr>
              <w:spacing w:line="276" w:lineRule="auto"/>
              <w:jc w:val="left"/>
              <w:rPr>
                <w:rFonts w:cs="Arial"/>
                <w:i/>
              </w:rPr>
            </w:pPr>
            <w:r w:rsidRPr="00EF50BF">
              <w:rPr>
                <w:rFonts w:cs="Arial"/>
                <w:i/>
              </w:rPr>
              <w:t>Ator principal</w:t>
            </w:r>
          </w:p>
        </w:tc>
        <w:tc>
          <w:tcPr>
            <w:tcW w:w="3689" w:type="pct"/>
          </w:tcPr>
          <w:p w:rsidR="003D2092" w:rsidRPr="00EF50BF" w:rsidRDefault="00323207" w:rsidP="0002427E">
            <w:pPr>
              <w:spacing w:line="276" w:lineRule="auto"/>
              <w:rPr>
                <w:rFonts w:cs="Arial"/>
              </w:rPr>
            </w:pPr>
            <w:r w:rsidRPr="00EF50BF">
              <w:rPr>
                <w:rFonts w:cs="Arial"/>
              </w:rPr>
              <w:t>Usuário</w:t>
            </w:r>
          </w:p>
        </w:tc>
      </w:tr>
      <w:tr w:rsidR="00377379" w:rsidRPr="00EF50BF" w:rsidTr="00377379">
        <w:trPr>
          <w:jc w:val="center"/>
        </w:trPr>
        <w:tc>
          <w:tcPr>
            <w:tcW w:w="1311" w:type="pct"/>
          </w:tcPr>
          <w:p w:rsidR="003D2092" w:rsidRPr="00EF50BF" w:rsidRDefault="003D2092" w:rsidP="0002427E">
            <w:pPr>
              <w:spacing w:line="276" w:lineRule="auto"/>
              <w:jc w:val="left"/>
              <w:rPr>
                <w:rFonts w:cs="Arial"/>
                <w:i/>
              </w:rPr>
            </w:pPr>
            <w:r w:rsidRPr="00EF50BF">
              <w:rPr>
                <w:rFonts w:cs="Arial"/>
                <w:i/>
              </w:rPr>
              <w:t>Pré-condição</w:t>
            </w:r>
          </w:p>
        </w:tc>
        <w:tc>
          <w:tcPr>
            <w:tcW w:w="3689" w:type="pct"/>
          </w:tcPr>
          <w:p w:rsidR="005C49D5" w:rsidRDefault="005C49D5" w:rsidP="0002427E">
            <w:pPr>
              <w:spacing w:line="276" w:lineRule="auto"/>
              <w:rPr>
                <w:rFonts w:cs="Arial"/>
              </w:rPr>
            </w:pPr>
            <w:r>
              <w:rPr>
                <w:rFonts w:cs="Arial"/>
              </w:rPr>
              <w:t>Exclusão</w:t>
            </w:r>
          </w:p>
          <w:p w:rsidR="003D2092" w:rsidRDefault="005C49D5" w:rsidP="0002427E">
            <w:pPr>
              <w:spacing w:line="276" w:lineRule="auto"/>
              <w:rPr>
                <w:rFonts w:cs="Arial"/>
              </w:rPr>
            </w:pPr>
            <w:r w:rsidRPr="005C49D5">
              <w:rPr>
                <w:rFonts w:cs="Arial"/>
              </w:rPr>
              <w:t>Para a exclusão</w:t>
            </w:r>
            <w:r w:rsidR="00233209">
              <w:rPr>
                <w:rFonts w:cs="Arial"/>
              </w:rPr>
              <w:t xml:space="preserve"> de uma determinada conta</w:t>
            </w:r>
            <w:r w:rsidRPr="005C49D5">
              <w:rPr>
                <w:rFonts w:cs="Arial"/>
              </w:rPr>
              <w:t xml:space="preserve">, é necessária a </w:t>
            </w:r>
            <w:r w:rsidR="00233209">
              <w:rPr>
                <w:rFonts w:cs="Arial"/>
              </w:rPr>
              <w:t>sua existência</w:t>
            </w:r>
            <w:r w:rsidRPr="005C49D5">
              <w:rPr>
                <w:rFonts w:cs="Arial"/>
              </w:rPr>
              <w:t>.</w:t>
            </w:r>
          </w:p>
          <w:p w:rsidR="00784E30" w:rsidRDefault="00784E30" w:rsidP="0002427E">
            <w:pPr>
              <w:spacing w:line="276" w:lineRule="auto"/>
              <w:rPr>
                <w:rFonts w:cs="Arial"/>
              </w:rPr>
            </w:pPr>
          </w:p>
          <w:p w:rsidR="00784E30" w:rsidRDefault="00784E30" w:rsidP="0002427E">
            <w:pPr>
              <w:spacing w:line="276" w:lineRule="auto"/>
              <w:rPr>
                <w:rFonts w:cs="Arial"/>
              </w:rPr>
            </w:pPr>
            <w:r>
              <w:rPr>
                <w:rFonts w:cs="Arial"/>
              </w:rPr>
              <w:t>Consulta</w:t>
            </w:r>
          </w:p>
          <w:p w:rsidR="00784E30" w:rsidRPr="00EF50BF" w:rsidRDefault="00784E30" w:rsidP="0002427E">
            <w:pPr>
              <w:spacing w:line="276" w:lineRule="auto"/>
              <w:rPr>
                <w:rFonts w:cs="Arial"/>
              </w:rPr>
            </w:pPr>
            <w:r w:rsidRPr="005C49D5">
              <w:rPr>
                <w:rFonts w:cs="Arial"/>
              </w:rPr>
              <w:t xml:space="preserve">Para a </w:t>
            </w:r>
            <w:r w:rsidR="00233209">
              <w:rPr>
                <w:rFonts w:cs="Arial"/>
              </w:rPr>
              <w:t>consulta das contas</w:t>
            </w:r>
            <w:r w:rsidRPr="005C49D5">
              <w:rPr>
                <w:rFonts w:cs="Arial"/>
              </w:rPr>
              <w:t>, é necessária a existência de categoria</w:t>
            </w:r>
            <w:r w:rsidR="00233209">
              <w:rPr>
                <w:rFonts w:cs="Arial"/>
              </w:rPr>
              <w:t>s</w:t>
            </w:r>
            <w:r w:rsidRPr="005C49D5">
              <w:rPr>
                <w:rFonts w:cs="Arial"/>
              </w:rPr>
              <w:t xml:space="preserve"> de receita/</w:t>
            </w:r>
            <w:r w:rsidR="00E77D13">
              <w:rPr>
                <w:rFonts w:cs="Arial"/>
              </w:rPr>
              <w:t>despesa</w:t>
            </w:r>
            <w:r w:rsidRPr="005C49D5">
              <w:rPr>
                <w:rFonts w:cs="Arial"/>
              </w:rPr>
              <w:t>.</w:t>
            </w:r>
          </w:p>
        </w:tc>
      </w:tr>
      <w:tr w:rsidR="00377379" w:rsidRPr="00EF50BF" w:rsidTr="00377379">
        <w:trPr>
          <w:jc w:val="center"/>
        </w:trPr>
        <w:tc>
          <w:tcPr>
            <w:tcW w:w="1311" w:type="pct"/>
          </w:tcPr>
          <w:p w:rsidR="003D2092" w:rsidRPr="00EF50BF" w:rsidRDefault="003D2092" w:rsidP="0002427E">
            <w:pPr>
              <w:spacing w:line="276" w:lineRule="auto"/>
              <w:jc w:val="left"/>
              <w:rPr>
                <w:rFonts w:cs="Arial"/>
                <w:i/>
              </w:rPr>
            </w:pPr>
            <w:r w:rsidRPr="00EF50BF">
              <w:rPr>
                <w:rFonts w:cs="Arial"/>
                <w:i/>
              </w:rPr>
              <w:t>Pós-condição</w:t>
            </w:r>
          </w:p>
        </w:tc>
        <w:tc>
          <w:tcPr>
            <w:tcW w:w="3689" w:type="pct"/>
          </w:tcPr>
          <w:p w:rsidR="003D2092" w:rsidRPr="00EF50BF" w:rsidRDefault="00092D07" w:rsidP="0002427E">
            <w:pPr>
              <w:spacing w:line="276" w:lineRule="auto"/>
              <w:rPr>
                <w:rFonts w:cs="Arial"/>
              </w:rPr>
            </w:pPr>
            <w:r w:rsidRPr="00EF50BF">
              <w:rPr>
                <w:rFonts w:cs="Arial"/>
              </w:rPr>
              <w:t>-</w:t>
            </w:r>
          </w:p>
        </w:tc>
      </w:tr>
      <w:tr w:rsidR="00377379" w:rsidRPr="00EF50BF" w:rsidTr="00377379">
        <w:trPr>
          <w:jc w:val="center"/>
        </w:trPr>
        <w:tc>
          <w:tcPr>
            <w:tcW w:w="1311" w:type="pct"/>
          </w:tcPr>
          <w:p w:rsidR="003D2092" w:rsidRPr="00EF50BF" w:rsidRDefault="003D2092" w:rsidP="0002427E">
            <w:pPr>
              <w:spacing w:line="276" w:lineRule="auto"/>
              <w:jc w:val="left"/>
              <w:rPr>
                <w:rFonts w:cs="Arial"/>
                <w:i/>
              </w:rPr>
            </w:pPr>
            <w:r w:rsidRPr="00EF50BF">
              <w:rPr>
                <w:rFonts w:cs="Arial"/>
                <w:i/>
              </w:rPr>
              <w:t>Fluxo principal</w:t>
            </w:r>
          </w:p>
        </w:tc>
        <w:tc>
          <w:tcPr>
            <w:tcW w:w="3689" w:type="pct"/>
          </w:tcPr>
          <w:p w:rsidR="005C49D5" w:rsidRPr="005C49D5" w:rsidRDefault="005C49D5" w:rsidP="0002427E">
            <w:pPr>
              <w:spacing w:line="276" w:lineRule="auto"/>
              <w:rPr>
                <w:rFonts w:cs="Arial"/>
              </w:rPr>
            </w:pPr>
            <w:r w:rsidRPr="005C49D5">
              <w:rPr>
                <w:rFonts w:cs="Arial"/>
              </w:rPr>
              <w:t>Inclusão</w:t>
            </w:r>
          </w:p>
          <w:p w:rsidR="005C49D5" w:rsidRPr="005C49D5" w:rsidRDefault="005C49D5" w:rsidP="0002427E">
            <w:pPr>
              <w:spacing w:line="276" w:lineRule="auto"/>
              <w:rPr>
                <w:rFonts w:cs="Arial"/>
              </w:rPr>
            </w:pPr>
            <w:r w:rsidRPr="005C49D5">
              <w:rPr>
                <w:rFonts w:cs="Arial"/>
              </w:rPr>
              <w:t>1. Para incluir uma conta de receita/d</w:t>
            </w:r>
            <w:r w:rsidR="007A4348">
              <w:rPr>
                <w:rFonts w:cs="Arial"/>
              </w:rPr>
              <w:t>espesa, o usuário deve informar um nome para a categoria.</w:t>
            </w:r>
            <w:r w:rsidR="00D51B06">
              <w:rPr>
                <w:rFonts w:cs="Arial"/>
              </w:rPr>
              <w:t xml:space="preserve"> Caso as operações dessa conta sejam diferentes da moeda corrente, deve-se selecionar </w:t>
            </w:r>
            <w:proofErr w:type="gramStart"/>
            <w:r w:rsidR="00D51B06">
              <w:rPr>
                <w:rFonts w:cs="Arial"/>
              </w:rPr>
              <w:t>uma outra</w:t>
            </w:r>
            <w:proofErr w:type="gramEnd"/>
            <w:r w:rsidR="00D51B06">
              <w:rPr>
                <w:rFonts w:cs="Arial"/>
              </w:rPr>
              <w:t xml:space="preserve"> moeda. </w:t>
            </w:r>
          </w:p>
          <w:p w:rsidR="005C49D5" w:rsidRDefault="007A4348" w:rsidP="0002427E">
            <w:pPr>
              <w:spacing w:line="276" w:lineRule="auto"/>
              <w:rPr>
                <w:rFonts w:cs="Arial"/>
              </w:rPr>
            </w:pPr>
            <w:r>
              <w:rPr>
                <w:rFonts w:cs="Arial"/>
              </w:rPr>
              <w:t>2. O usuário deve</w:t>
            </w:r>
            <w:r w:rsidR="005C49D5" w:rsidRPr="005C49D5">
              <w:rPr>
                <w:rFonts w:cs="Arial"/>
              </w:rPr>
              <w:t xml:space="preserve"> </w:t>
            </w:r>
            <w:r>
              <w:rPr>
                <w:rFonts w:cs="Arial"/>
              </w:rPr>
              <w:t>informar</w:t>
            </w:r>
            <w:r w:rsidR="005C49D5" w:rsidRPr="005C49D5">
              <w:rPr>
                <w:rFonts w:cs="Arial"/>
              </w:rPr>
              <w:t xml:space="preserve"> se a con</w:t>
            </w:r>
            <w:r>
              <w:rPr>
                <w:rFonts w:cs="Arial"/>
              </w:rPr>
              <w:t xml:space="preserve">ta é uma receita ou uma </w:t>
            </w:r>
            <w:r>
              <w:rPr>
                <w:rFonts w:cs="Arial"/>
              </w:rPr>
              <w:lastRenderedPageBreak/>
              <w:t>despesa.</w:t>
            </w:r>
          </w:p>
          <w:p w:rsidR="00D51B06" w:rsidRPr="005C49D5" w:rsidRDefault="00D51B06" w:rsidP="0002427E">
            <w:pPr>
              <w:spacing w:line="276" w:lineRule="auto"/>
              <w:rPr>
                <w:rFonts w:cs="Arial"/>
              </w:rPr>
            </w:pPr>
            <w:proofErr w:type="gramStart"/>
            <w:r>
              <w:rPr>
                <w:rFonts w:cs="Arial"/>
              </w:rPr>
              <w:t>3.</w:t>
            </w:r>
            <w:proofErr w:type="gramEnd"/>
            <w:r>
              <w:rPr>
                <w:rFonts w:cs="Arial"/>
              </w:rPr>
              <w:t>O usuário pode informar o saldo inicial dessa conta.</w:t>
            </w:r>
          </w:p>
          <w:p w:rsidR="005C49D5" w:rsidRPr="005C49D5" w:rsidRDefault="005C49D5" w:rsidP="0002427E">
            <w:pPr>
              <w:spacing w:line="276" w:lineRule="auto"/>
              <w:rPr>
                <w:rFonts w:cs="Arial"/>
              </w:rPr>
            </w:pPr>
          </w:p>
          <w:p w:rsidR="005C49D5" w:rsidRPr="005C49D5" w:rsidRDefault="005C49D5" w:rsidP="0002427E">
            <w:pPr>
              <w:spacing w:line="276" w:lineRule="auto"/>
              <w:rPr>
                <w:rFonts w:cs="Arial"/>
              </w:rPr>
            </w:pPr>
            <w:r w:rsidRPr="005C49D5">
              <w:rPr>
                <w:rFonts w:cs="Arial"/>
              </w:rPr>
              <w:t>Alteração</w:t>
            </w:r>
          </w:p>
          <w:p w:rsidR="005C49D5" w:rsidRPr="005C49D5" w:rsidRDefault="007A4348" w:rsidP="0002427E">
            <w:pPr>
              <w:spacing w:line="276" w:lineRule="auto"/>
              <w:rPr>
                <w:rFonts w:cs="Arial"/>
              </w:rPr>
            </w:pPr>
            <w:r>
              <w:rPr>
                <w:rFonts w:cs="Arial"/>
              </w:rPr>
              <w:t>1</w:t>
            </w:r>
            <w:r w:rsidR="005C49D5" w:rsidRPr="005C49D5">
              <w:rPr>
                <w:rFonts w:cs="Arial"/>
              </w:rPr>
              <w:t>. Para alterar o nom</w:t>
            </w:r>
            <w:r>
              <w:rPr>
                <w:rFonts w:cs="Arial"/>
              </w:rPr>
              <w:t>e da categoria, o usuário deve excluir o nome anterior.</w:t>
            </w:r>
          </w:p>
          <w:p w:rsidR="005C49D5" w:rsidRPr="005C49D5" w:rsidRDefault="007A4348" w:rsidP="0002427E">
            <w:pPr>
              <w:spacing w:line="276" w:lineRule="auto"/>
              <w:rPr>
                <w:rFonts w:cs="Arial"/>
              </w:rPr>
            </w:pPr>
            <w:r>
              <w:rPr>
                <w:rFonts w:cs="Arial"/>
              </w:rPr>
              <w:t>2. O usuário deve</w:t>
            </w:r>
            <w:r w:rsidR="005C49D5" w:rsidRPr="005C49D5">
              <w:rPr>
                <w:rFonts w:cs="Arial"/>
              </w:rPr>
              <w:t xml:space="preserve"> cri</w:t>
            </w:r>
            <w:r>
              <w:rPr>
                <w:rFonts w:cs="Arial"/>
              </w:rPr>
              <w:t>ar um novo nome para a categoria.</w:t>
            </w:r>
          </w:p>
          <w:p w:rsidR="005C49D5" w:rsidRPr="005C49D5" w:rsidRDefault="005C49D5" w:rsidP="0002427E">
            <w:pPr>
              <w:spacing w:line="276" w:lineRule="auto"/>
              <w:rPr>
                <w:rFonts w:cs="Arial"/>
              </w:rPr>
            </w:pPr>
          </w:p>
          <w:p w:rsidR="005C49D5" w:rsidRPr="005C49D5" w:rsidRDefault="005C49D5" w:rsidP="0002427E">
            <w:pPr>
              <w:spacing w:line="276" w:lineRule="auto"/>
              <w:rPr>
                <w:rFonts w:cs="Arial"/>
              </w:rPr>
            </w:pPr>
            <w:r w:rsidRPr="005C49D5">
              <w:rPr>
                <w:rFonts w:cs="Arial"/>
              </w:rPr>
              <w:t>Exclusão</w:t>
            </w:r>
          </w:p>
          <w:p w:rsidR="005C49D5" w:rsidRPr="005C49D5" w:rsidRDefault="007A4348" w:rsidP="0002427E">
            <w:pPr>
              <w:spacing w:line="276" w:lineRule="auto"/>
              <w:rPr>
                <w:rFonts w:cs="Arial"/>
              </w:rPr>
            </w:pPr>
            <w:r>
              <w:rPr>
                <w:rFonts w:cs="Arial"/>
              </w:rPr>
              <w:t>1</w:t>
            </w:r>
            <w:r w:rsidR="0003302E">
              <w:rPr>
                <w:rFonts w:cs="Arial"/>
              </w:rPr>
              <w:t xml:space="preserve">. Para excluir a categoria, o usuário deve </w:t>
            </w:r>
            <w:r w:rsidR="005C49D5" w:rsidRPr="005C49D5">
              <w:rPr>
                <w:rFonts w:cs="Arial"/>
              </w:rPr>
              <w:t>selecionar a</w:t>
            </w:r>
            <w:r>
              <w:rPr>
                <w:rFonts w:cs="Arial"/>
              </w:rPr>
              <w:t>quela desejada para a exclusão no sistema.</w:t>
            </w:r>
          </w:p>
          <w:p w:rsidR="005C49D5" w:rsidRDefault="007A4348" w:rsidP="0002427E">
            <w:pPr>
              <w:spacing w:line="276" w:lineRule="auto"/>
              <w:rPr>
                <w:rFonts w:cs="Arial"/>
              </w:rPr>
            </w:pPr>
            <w:r>
              <w:rPr>
                <w:rFonts w:cs="Arial"/>
              </w:rPr>
              <w:t xml:space="preserve">2. O sistema deve solicitar a confirmação de exclusão da conta. </w:t>
            </w:r>
          </w:p>
          <w:p w:rsidR="005C49D5" w:rsidRPr="005C49D5" w:rsidRDefault="007A4348" w:rsidP="0002427E">
            <w:pPr>
              <w:spacing w:line="276" w:lineRule="auto"/>
              <w:rPr>
                <w:rFonts w:cs="Arial"/>
              </w:rPr>
            </w:pPr>
            <w:r>
              <w:rPr>
                <w:rFonts w:cs="Arial"/>
              </w:rPr>
              <w:t xml:space="preserve">3. </w:t>
            </w:r>
            <w:r w:rsidR="005C49D5" w:rsidRPr="005C49D5">
              <w:rPr>
                <w:rFonts w:cs="Arial"/>
              </w:rPr>
              <w:t>Os valores d</w:t>
            </w:r>
            <w:r>
              <w:rPr>
                <w:rFonts w:cs="Arial"/>
              </w:rPr>
              <w:t>a categoria excluída devem perma</w:t>
            </w:r>
            <w:r w:rsidR="005C49D5" w:rsidRPr="005C49D5">
              <w:rPr>
                <w:rFonts w:cs="Arial"/>
              </w:rPr>
              <w:t>necer no sistema.</w:t>
            </w:r>
          </w:p>
          <w:p w:rsidR="005C49D5" w:rsidRPr="005C49D5" w:rsidRDefault="00106869" w:rsidP="0002427E">
            <w:pPr>
              <w:spacing w:line="276" w:lineRule="auto"/>
              <w:rPr>
                <w:rFonts w:cs="Arial"/>
              </w:rPr>
            </w:pPr>
            <w:r>
              <w:rPr>
                <w:rFonts w:cs="Arial"/>
              </w:rPr>
              <w:t xml:space="preserve">4. </w:t>
            </w:r>
            <w:r w:rsidR="005C49D5" w:rsidRPr="005C49D5">
              <w:rPr>
                <w:rFonts w:cs="Arial"/>
              </w:rPr>
              <w:t>Esses valores serão realocados para uma categoria denom</w:t>
            </w:r>
            <w:r w:rsidR="007A4348">
              <w:rPr>
                <w:rFonts w:cs="Arial"/>
              </w:rPr>
              <w:t>inada "</w:t>
            </w:r>
            <w:r w:rsidR="005528FA">
              <w:rPr>
                <w:rFonts w:cs="Arial"/>
              </w:rPr>
              <w:t>sem categoria</w:t>
            </w:r>
            <w:r w:rsidR="007A4348">
              <w:rPr>
                <w:rFonts w:cs="Arial"/>
              </w:rPr>
              <w:t>"</w:t>
            </w:r>
            <w:r w:rsidR="005C49D5" w:rsidRPr="005C49D5">
              <w:rPr>
                <w:rFonts w:cs="Arial"/>
              </w:rPr>
              <w:t>.</w:t>
            </w:r>
            <w:r w:rsidR="007A4348">
              <w:rPr>
                <w:rFonts w:cs="Arial"/>
              </w:rPr>
              <w:t xml:space="preserve"> </w:t>
            </w:r>
          </w:p>
          <w:p w:rsidR="005C49D5" w:rsidRPr="005C49D5" w:rsidRDefault="005C49D5" w:rsidP="0002427E">
            <w:pPr>
              <w:spacing w:line="276" w:lineRule="auto"/>
              <w:rPr>
                <w:rFonts w:cs="Arial"/>
              </w:rPr>
            </w:pPr>
          </w:p>
          <w:p w:rsidR="005C49D5" w:rsidRPr="005C49D5" w:rsidRDefault="005C49D5" w:rsidP="0002427E">
            <w:pPr>
              <w:spacing w:line="276" w:lineRule="auto"/>
              <w:rPr>
                <w:rFonts w:cs="Arial"/>
              </w:rPr>
            </w:pPr>
            <w:r w:rsidRPr="005C49D5">
              <w:rPr>
                <w:rFonts w:cs="Arial"/>
              </w:rPr>
              <w:t>Consulta</w:t>
            </w:r>
          </w:p>
          <w:p w:rsidR="003D2092" w:rsidRPr="00EF50BF" w:rsidRDefault="005C49D5" w:rsidP="0002427E">
            <w:pPr>
              <w:spacing w:line="276" w:lineRule="auto"/>
              <w:rPr>
                <w:rFonts w:cs="Arial"/>
              </w:rPr>
            </w:pPr>
            <w:r w:rsidRPr="005C49D5">
              <w:rPr>
                <w:rFonts w:cs="Arial"/>
              </w:rPr>
              <w:t xml:space="preserve">4. Para visualizar as categorias criadas, o sistema deve verificar todas as categorias </w:t>
            </w:r>
            <w:r w:rsidR="00784E30">
              <w:rPr>
                <w:rFonts w:cs="Arial"/>
              </w:rPr>
              <w:t>existentes</w:t>
            </w:r>
            <w:r w:rsidRPr="005C49D5">
              <w:rPr>
                <w:rFonts w:cs="Arial"/>
              </w:rPr>
              <w:t xml:space="preserve"> e exibi-las para o usuário.</w:t>
            </w:r>
          </w:p>
        </w:tc>
      </w:tr>
      <w:tr w:rsidR="00377379" w:rsidRPr="00EF50BF" w:rsidTr="00377379">
        <w:trPr>
          <w:jc w:val="center"/>
        </w:trPr>
        <w:tc>
          <w:tcPr>
            <w:tcW w:w="1311" w:type="pct"/>
          </w:tcPr>
          <w:p w:rsidR="003D2092" w:rsidRPr="00EF50BF" w:rsidRDefault="003D2092" w:rsidP="0002427E">
            <w:pPr>
              <w:spacing w:line="276" w:lineRule="auto"/>
              <w:jc w:val="left"/>
              <w:rPr>
                <w:rFonts w:cs="Arial"/>
                <w:i/>
              </w:rPr>
            </w:pPr>
            <w:r w:rsidRPr="00EF50BF">
              <w:rPr>
                <w:rFonts w:cs="Arial"/>
                <w:i/>
              </w:rPr>
              <w:lastRenderedPageBreak/>
              <w:t>Fluxo de exceção</w:t>
            </w:r>
          </w:p>
        </w:tc>
        <w:tc>
          <w:tcPr>
            <w:tcW w:w="3689" w:type="pct"/>
          </w:tcPr>
          <w:p w:rsidR="00C43B87" w:rsidRDefault="00C43B87" w:rsidP="0002427E">
            <w:pPr>
              <w:spacing w:line="276" w:lineRule="auto"/>
              <w:rPr>
                <w:rFonts w:cs="Arial"/>
              </w:rPr>
            </w:pPr>
            <w:r>
              <w:rPr>
                <w:rFonts w:cs="Arial"/>
              </w:rPr>
              <w:t>Inclusão</w:t>
            </w:r>
          </w:p>
          <w:p w:rsidR="003D2092" w:rsidRPr="00EF50BF" w:rsidRDefault="00C43B87" w:rsidP="0002427E">
            <w:pPr>
              <w:spacing w:line="276" w:lineRule="auto"/>
              <w:rPr>
                <w:rFonts w:cs="Arial"/>
              </w:rPr>
            </w:pPr>
            <w:r>
              <w:rPr>
                <w:rFonts w:cs="Arial"/>
              </w:rPr>
              <w:t xml:space="preserve">1.1 </w:t>
            </w:r>
            <w:r w:rsidR="00632AF0" w:rsidRPr="00EF50BF">
              <w:rPr>
                <w:rFonts w:cs="Arial"/>
              </w:rPr>
              <w:t xml:space="preserve">Caso seja incluída uma categoria de receita/despesa ou com o mesmo nome, o sistema deve exibir uma mensagem alertando o usuário de sua existência e impossibilitando a sua inclusão.  </w:t>
            </w:r>
          </w:p>
        </w:tc>
      </w:tr>
      <w:tr w:rsidR="00377379" w:rsidRPr="00EF50BF" w:rsidTr="00377379">
        <w:trPr>
          <w:jc w:val="center"/>
        </w:trPr>
        <w:tc>
          <w:tcPr>
            <w:tcW w:w="1311" w:type="pct"/>
          </w:tcPr>
          <w:p w:rsidR="003D2092" w:rsidRPr="00EF50BF" w:rsidRDefault="003D2092" w:rsidP="0002427E">
            <w:pPr>
              <w:spacing w:line="276" w:lineRule="auto"/>
              <w:jc w:val="left"/>
              <w:rPr>
                <w:rFonts w:cs="Arial"/>
                <w:i/>
              </w:rPr>
            </w:pPr>
            <w:r w:rsidRPr="00EF50BF">
              <w:rPr>
                <w:rFonts w:cs="Arial"/>
                <w:i/>
              </w:rPr>
              <w:t>Subcaso de uso</w:t>
            </w:r>
          </w:p>
        </w:tc>
        <w:tc>
          <w:tcPr>
            <w:tcW w:w="3689" w:type="pct"/>
          </w:tcPr>
          <w:p w:rsidR="003D2092" w:rsidRPr="00EF50BF" w:rsidRDefault="00092D07" w:rsidP="0002427E">
            <w:pPr>
              <w:spacing w:line="276" w:lineRule="auto"/>
              <w:rPr>
                <w:rFonts w:cs="Arial"/>
              </w:rPr>
            </w:pPr>
            <w:r w:rsidRPr="00EF50BF">
              <w:rPr>
                <w:rFonts w:cs="Arial"/>
              </w:rPr>
              <w:t>-</w:t>
            </w:r>
          </w:p>
        </w:tc>
      </w:tr>
    </w:tbl>
    <w:p w:rsidR="00A4489C" w:rsidRDefault="00A4489C" w:rsidP="001E4B7D">
      <w:pPr>
        <w:rPr>
          <w:rFonts w:cs="Arial"/>
        </w:rPr>
      </w:pPr>
    </w:p>
    <w:p w:rsidR="0069751A" w:rsidRPr="00EF50BF" w:rsidRDefault="0069751A" w:rsidP="001E4B7D">
      <w:pPr>
        <w:rPr>
          <w:rFonts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511D4C" w:rsidRPr="00EF50BF" w:rsidTr="006042D8">
        <w:tc>
          <w:tcPr>
            <w:tcW w:w="9061" w:type="dxa"/>
          </w:tcPr>
          <w:p w:rsidR="00E467AC" w:rsidRPr="00EF50BF" w:rsidRDefault="0035094F" w:rsidP="006042D8">
            <w:pPr>
              <w:keepNext/>
              <w:jc w:val="center"/>
              <w:rPr>
                <w:rFonts w:cs="Arial"/>
              </w:rPr>
            </w:pPr>
            <w:r w:rsidRPr="00EF50BF">
              <w:rPr>
                <w:rFonts w:cs="Arial"/>
                <w:noProof/>
                <w:lang w:eastAsia="pt-BR"/>
              </w:rPr>
              <w:drawing>
                <wp:inline distT="0" distB="0" distL="0" distR="0">
                  <wp:extent cx="3400425" cy="1447800"/>
                  <wp:effectExtent l="0" t="0" r="9525"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3400425" cy="1447800"/>
                          </a:xfrm>
                          <a:prstGeom prst="rect">
                            <a:avLst/>
                          </a:prstGeom>
                        </pic:spPr>
                      </pic:pic>
                    </a:graphicData>
                  </a:graphic>
                </wp:inline>
              </w:drawing>
            </w:r>
          </w:p>
        </w:tc>
      </w:tr>
      <w:tr w:rsidR="00511D4C" w:rsidRPr="00EF50BF" w:rsidTr="006042D8">
        <w:tc>
          <w:tcPr>
            <w:tcW w:w="9061" w:type="dxa"/>
          </w:tcPr>
          <w:p w:rsidR="00E467AC" w:rsidRPr="00EF50BF" w:rsidRDefault="00E467AC" w:rsidP="00D45DC7">
            <w:pPr>
              <w:pStyle w:val="Legenda"/>
            </w:pPr>
            <w:bookmarkStart w:id="116" w:name="_Toc484364687"/>
            <w:r w:rsidRPr="00EF50BF">
              <w:t xml:space="preserve">Figura </w:t>
            </w:r>
            <w:r w:rsidR="00726926">
              <w:fldChar w:fldCharType="begin"/>
            </w:r>
            <w:r w:rsidR="00D61C60">
              <w:instrText xml:space="preserve"> SEQ Figura \* ARABIC </w:instrText>
            </w:r>
            <w:r w:rsidR="00726926">
              <w:fldChar w:fldCharType="separate"/>
            </w:r>
            <w:r w:rsidR="00982022">
              <w:rPr>
                <w:noProof/>
              </w:rPr>
              <w:t>3</w:t>
            </w:r>
            <w:r w:rsidR="00726926">
              <w:rPr>
                <w:noProof/>
              </w:rPr>
              <w:fldChar w:fldCharType="end"/>
            </w:r>
            <w:r w:rsidRPr="00EF50BF">
              <w:t xml:space="preserve"> -</w:t>
            </w:r>
            <w:proofErr w:type="gramStart"/>
            <w:r w:rsidRPr="00EF50BF">
              <w:t xml:space="preserve"> </w:t>
            </w:r>
            <w:r w:rsidR="00106869">
              <w:t xml:space="preserve"> </w:t>
            </w:r>
            <w:proofErr w:type="gramEnd"/>
            <w:r w:rsidR="00106869">
              <w:t>Diagrama de caso de uso a</w:t>
            </w:r>
            <w:r w:rsidRPr="00EF50BF">
              <w:t>dicionar formas de pagamento</w:t>
            </w:r>
            <w:bookmarkEnd w:id="116"/>
          </w:p>
        </w:tc>
      </w:tr>
    </w:tbl>
    <w:p w:rsidR="001E4B7D" w:rsidRDefault="001E4B7D" w:rsidP="001E4B7D">
      <w:pPr>
        <w:rPr>
          <w:rFonts w:cs="Arial"/>
        </w:rPr>
      </w:pPr>
    </w:p>
    <w:p w:rsidR="004D7F73" w:rsidRDefault="004D7F73" w:rsidP="001E4B7D">
      <w:pPr>
        <w:rPr>
          <w:rFonts w:cs="Arial"/>
        </w:rPr>
      </w:pPr>
    </w:p>
    <w:p w:rsidR="0069751A" w:rsidRDefault="0069751A" w:rsidP="001E4B7D">
      <w:pPr>
        <w:rPr>
          <w:rFonts w:cs="Arial"/>
        </w:rPr>
      </w:pPr>
    </w:p>
    <w:tbl>
      <w:tblPr>
        <w:tblStyle w:val="Tabelacomgrade"/>
        <w:tblW w:w="5000" w:type="pct"/>
        <w:jc w:val="center"/>
        <w:tblLook w:val="04A0"/>
      </w:tblPr>
      <w:tblGrid>
        <w:gridCol w:w="2442"/>
        <w:gridCol w:w="6845"/>
      </w:tblGrid>
      <w:tr w:rsidR="00511D4C" w:rsidRPr="00EF50BF" w:rsidTr="00822CAA">
        <w:trPr>
          <w:jc w:val="center"/>
        </w:trPr>
        <w:tc>
          <w:tcPr>
            <w:tcW w:w="5000" w:type="pct"/>
            <w:gridSpan w:val="2"/>
            <w:tcBorders>
              <w:top w:val="nil"/>
              <w:left w:val="nil"/>
              <w:right w:val="nil"/>
            </w:tcBorders>
          </w:tcPr>
          <w:p w:rsidR="00E467AC" w:rsidRPr="00EF50BF" w:rsidRDefault="00E467AC" w:rsidP="00D45DC7">
            <w:pPr>
              <w:pStyle w:val="Legenda"/>
            </w:pPr>
            <w:bookmarkStart w:id="117" w:name="_Toc484364677"/>
            <w:r w:rsidRPr="00EF50BF">
              <w:t xml:space="preserve">Tabela </w:t>
            </w:r>
            <w:r w:rsidR="00726926">
              <w:fldChar w:fldCharType="begin"/>
            </w:r>
            <w:r w:rsidR="00D61C60">
              <w:instrText xml:space="preserve"> SEQ Tabela \* ARABIC </w:instrText>
            </w:r>
            <w:r w:rsidR="00726926">
              <w:fldChar w:fldCharType="separate"/>
            </w:r>
            <w:r w:rsidR="00982022">
              <w:rPr>
                <w:noProof/>
              </w:rPr>
              <w:t>4</w:t>
            </w:r>
            <w:r w:rsidR="00726926">
              <w:rPr>
                <w:noProof/>
              </w:rPr>
              <w:fldChar w:fldCharType="end"/>
            </w:r>
            <w:r w:rsidRPr="00EF50BF">
              <w:t xml:space="preserve"> – Documentação do caso de uso adicionar formas de pagamento</w:t>
            </w:r>
            <w:bookmarkEnd w:id="117"/>
          </w:p>
        </w:tc>
      </w:tr>
      <w:tr w:rsidR="00377379" w:rsidRPr="00EF50BF" w:rsidTr="00DC041A">
        <w:trPr>
          <w:jc w:val="center"/>
        </w:trPr>
        <w:tc>
          <w:tcPr>
            <w:tcW w:w="1315" w:type="pct"/>
          </w:tcPr>
          <w:p w:rsidR="00E467AC" w:rsidRPr="00EF50BF" w:rsidRDefault="00E467AC" w:rsidP="0002427E">
            <w:pPr>
              <w:spacing w:line="276" w:lineRule="auto"/>
              <w:rPr>
                <w:rFonts w:cs="Arial"/>
                <w:i/>
              </w:rPr>
            </w:pPr>
            <w:r w:rsidRPr="00EF50BF">
              <w:rPr>
                <w:rFonts w:cs="Arial"/>
                <w:i/>
              </w:rPr>
              <w:lastRenderedPageBreak/>
              <w:t xml:space="preserve">Caso de uso </w:t>
            </w:r>
          </w:p>
        </w:tc>
        <w:tc>
          <w:tcPr>
            <w:tcW w:w="3685" w:type="pct"/>
          </w:tcPr>
          <w:p w:rsidR="00E467AC" w:rsidRPr="00EF50BF" w:rsidRDefault="00C35A6D" w:rsidP="0002427E">
            <w:pPr>
              <w:spacing w:line="276" w:lineRule="auto"/>
              <w:rPr>
                <w:rFonts w:cs="Arial"/>
              </w:rPr>
            </w:pPr>
            <w:r w:rsidRPr="00EF50BF">
              <w:rPr>
                <w:rFonts w:cs="Arial"/>
              </w:rPr>
              <w:t>Adicionar formas de pagamento</w:t>
            </w:r>
          </w:p>
        </w:tc>
      </w:tr>
      <w:tr w:rsidR="00DC041A" w:rsidRPr="00EF50BF" w:rsidTr="00DC041A">
        <w:trPr>
          <w:jc w:val="center"/>
        </w:trPr>
        <w:tc>
          <w:tcPr>
            <w:tcW w:w="1315" w:type="pct"/>
          </w:tcPr>
          <w:p w:rsidR="00DC041A" w:rsidRPr="00EF50BF" w:rsidRDefault="00DC041A" w:rsidP="0002427E">
            <w:pPr>
              <w:spacing w:line="276" w:lineRule="auto"/>
              <w:rPr>
                <w:rFonts w:cs="Arial"/>
                <w:i/>
              </w:rPr>
            </w:pPr>
            <w:r w:rsidRPr="00EF50BF">
              <w:rPr>
                <w:rFonts w:cs="Arial"/>
                <w:i/>
              </w:rPr>
              <w:t>Resumo</w:t>
            </w:r>
          </w:p>
        </w:tc>
        <w:tc>
          <w:tcPr>
            <w:tcW w:w="3685" w:type="pct"/>
          </w:tcPr>
          <w:p w:rsidR="00DC041A" w:rsidRPr="00DC041A" w:rsidRDefault="00DC041A" w:rsidP="0002427E">
            <w:pPr>
              <w:spacing w:line="276" w:lineRule="auto"/>
              <w:rPr>
                <w:rFonts w:cs="Arial"/>
              </w:rPr>
            </w:pPr>
            <w:r w:rsidRPr="00DC041A">
              <w:rPr>
                <w:rFonts w:cs="Arial"/>
              </w:rPr>
              <w:t xml:space="preserve">Esse caso de uso descreve a forma como o sistema permite a inclusão, alteração, exclusão e consulta das </w:t>
            </w:r>
            <w:r>
              <w:rPr>
                <w:rFonts w:cs="Arial"/>
              </w:rPr>
              <w:t>formas de pagamento.</w:t>
            </w:r>
          </w:p>
        </w:tc>
      </w:tr>
      <w:tr w:rsidR="00DC041A" w:rsidRPr="00EF50BF" w:rsidTr="00DC041A">
        <w:trPr>
          <w:jc w:val="center"/>
        </w:trPr>
        <w:tc>
          <w:tcPr>
            <w:tcW w:w="1315" w:type="pct"/>
          </w:tcPr>
          <w:p w:rsidR="00DC041A" w:rsidRPr="00EF50BF" w:rsidRDefault="00DC041A" w:rsidP="0002427E">
            <w:pPr>
              <w:spacing w:line="276" w:lineRule="auto"/>
              <w:rPr>
                <w:rFonts w:cs="Arial"/>
                <w:i/>
              </w:rPr>
            </w:pPr>
            <w:r w:rsidRPr="00EF50BF">
              <w:rPr>
                <w:rFonts w:cs="Arial"/>
                <w:i/>
              </w:rPr>
              <w:t>Ator principal</w:t>
            </w:r>
          </w:p>
        </w:tc>
        <w:tc>
          <w:tcPr>
            <w:tcW w:w="3685" w:type="pct"/>
          </w:tcPr>
          <w:p w:rsidR="00DC041A" w:rsidRPr="00EF50BF" w:rsidRDefault="00DC041A" w:rsidP="0002427E">
            <w:pPr>
              <w:spacing w:line="276" w:lineRule="auto"/>
              <w:rPr>
                <w:rFonts w:cs="Arial"/>
              </w:rPr>
            </w:pPr>
            <w:r w:rsidRPr="00EF50BF">
              <w:rPr>
                <w:rFonts w:cs="Arial"/>
              </w:rPr>
              <w:t>Usuário</w:t>
            </w:r>
          </w:p>
        </w:tc>
      </w:tr>
      <w:tr w:rsidR="00DC041A" w:rsidRPr="00EF50BF" w:rsidTr="00DC041A">
        <w:trPr>
          <w:jc w:val="center"/>
        </w:trPr>
        <w:tc>
          <w:tcPr>
            <w:tcW w:w="1315" w:type="pct"/>
          </w:tcPr>
          <w:p w:rsidR="00DC041A" w:rsidRPr="00EF50BF" w:rsidRDefault="00DC041A" w:rsidP="0002427E">
            <w:pPr>
              <w:spacing w:line="276" w:lineRule="auto"/>
              <w:rPr>
                <w:rFonts w:cs="Arial"/>
                <w:i/>
              </w:rPr>
            </w:pPr>
            <w:r w:rsidRPr="00EF50BF">
              <w:rPr>
                <w:rFonts w:cs="Arial"/>
                <w:i/>
              </w:rPr>
              <w:t>Pré-condição</w:t>
            </w:r>
          </w:p>
        </w:tc>
        <w:tc>
          <w:tcPr>
            <w:tcW w:w="3685" w:type="pct"/>
          </w:tcPr>
          <w:p w:rsidR="00DC041A" w:rsidRDefault="00DC041A" w:rsidP="0002427E">
            <w:pPr>
              <w:spacing w:line="276" w:lineRule="auto"/>
              <w:rPr>
                <w:rFonts w:cs="Arial"/>
              </w:rPr>
            </w:pPr>
            <w:r>
              <w:rPr>
                <w:rFonts w:cs="Arial"/>
              </w:rPr>
              <w:t>Exclusão</w:t>
            </w:r>
          </w:p>
          <w:p w:rsidR="00DC041A" w:rsidRPr="00EF50BF" w:rsidRDefault="00DC041A" w:rsidP="0002427E">
            <w:pPr>
              <w:spacing w:line="276" w:lineRule="auto"/>
              <w:rPr>
                <w:rFonts w:cs="Arial"/>
              </w:rPr>
            </w:pPr>
            <w:r w:rsidRPr="005C49D5">
              <w:rPr>
                <w:rFonts w:cs="Arial"/>
              </w:rPr>
              <w:t>Para a exclusão</w:t>
            </w:r>
            <w:r>
              <w:rPr>
                <w:rFonts w:cs="Arial"/>
              </w:rPr>
              <w:t xml:space="preserve"> de uma determinada </w:t>
            </w:r>
            <w:r w:rsidR="00455612">
              <w:rPr>
                <w:rFonts w:cs="Arial"/>
              </w:rPr>
              <w:t>forma de pagamento</w:t>
            </w:r>
            <w:r w:rsidRPr="005C49D5">
              <w:rPr>
                <w:rFonts w:cs="Arial"/>
              </w:rPr>
              <w:t xml:space="preserve">, é necessária a </w:t>
            </w:r>
            <w:r>
              <w:rPr>
                <w:rFonts w:cs="Arial"/>
              </w:rPr>
              <w:t>sua existência</w:t>
            </w:r>
            <w:r w:rsidRPr="005C49D5">
              <w:rPr>
                <w:rFonts w:cs="Arial"/>
              </w:rPr>
              <w:t>.</w:t>
            </w:r>
          </w:p>
        </w:tc>
      </w:tr>
      <w:tr w:rsidR="00DC041A" w:rsidRPr="00EF50BF" w:rsidTr="00DC041A">
        <w:trPr>
          <w:jc w:val="center"/>
        </w:trPr>
        <w:tc>
          <w:tcPr>
            <w:tcW w:w="1315" w:type="pct"/>
          </w:tcPr>
          <w:p w:rsidR="00DC041A" w:rsidRPr="00EF50BF" w:rsidRDefault="00DC041A" w:rsidP="0002427E">
            <w:pPr>
              <w:spacing w:line="276" w:lineRule="auto"/>
              <w:rPr>
                <w:rFonts w:cs="Arial"/>
                <w:i/>
              </w:rPr>
            </w:pPr>
            <w:r w:rsidRPr="00EF50BF">
              <w:rPr>
                <w:rFonts w:cs="Arial"/>
                <w:i/>
              </w:rPr>
              <w:t>Pós-condição</w:t>
            </w:r>
          </w:p>
        </w:tc>
        <w:tc>
          <w:tcPr>
            <w:tcW w:w="3685" w:type="pct"/>
          </w:tcPr>
          <w:p w:rsidR="00DC041A" w:rsidRPr="00EF50BF" w:rsidRDefault="00455612" w:rsidP="0002427E">
            <w:pPr>
              <w:spacing w:line="276" w:lineRule="auto"/>
              <w:rPr>
                <w:rFonts w:cs="Arial"/>
              </w:rPr>
            </w:pPr>
            <w:r>
              <w:rPr>
                <w:rFonts w:cs="Arial"/>
              </w:rPr>
              <w:t>-</w:t>
            </w:r>
          </w:p>
        </w:tc>
      </w:tr>
      <w:tr w:rsidR="00455612" w:rsidRPr="00EF50BF" w:rsidTr="00DC041A">
        <w:trPr>
          <w:jc w:val="center"/>
        </w:trPr>
        <w:tc>
          <w:tcPr>
            <w:tcW w:w="1315" w:type="pct"/>
          </w:tcPr>
          <w:p w:rsidR="00455612" w:rsidRPr="00EF50BF" w:rsidRDefault="00455612" w:rsidP="00455612">
            <w:pPr>
              <w:spacing w:line="276" w:lineRule="auto"/>
              <w:rPr>
                <w:rFonts w:cs="Arial"/>
                <w:i/>
              </w:rPr>
            </w:pPr>
            <w:r w:rsidRPr="00EF50BF">
              <w:rPr>
                <w:rFonts w:cs="Arial"/>
                <w:i/>
              </w:rPr>
              <w:t>Fluxo principal</w:t>
            </w:r>
          </w:p>
        </w:tc>
        <w:tc>
          <w:tcPr>
            <w:tcW w:w="3685" w:type="pct"/>
          </w:tcPr>
          <w:p w:rsidR="00455612" w:rsidRPr="005C49D5" w:rsidRDefault="00455612" w:rsidP="00455612">
            <w:pPr>
              <w:spacing w:line="276" w:lineRule="auto"/>
              <w:rPr>
                <w:rFonts w:cs="Arial"/>
              </w:rPr>
            </w:pPr>
            <w:r w:rsidRPr="005C49D5">
              <w:rPr>
                <w:rFonts w:cs="Arial"/>
              </w:rPr>
              <w:t>Inclusão</w:t>
            </w:r>
          </w:p>
          <w:p w:rsidR="00455612" w:rsidRPr="005C49D5" w:rsidRDefault="00455612" w:rsidP="00455612">
            <w:pPr>
              <w:spacing w:line="276" w:lineRule="auto"/>
              <w:rPr>
                <w:rFonts w:cs="Arial"/>
              </w:rPr>
            </w:pPr>
            <w:r w:rsidRPr="005C49D5">
              <w:rPr>
                <w:rFonts w:cs="Arial"/>
              </w:rPr>
              <w:t xml:space="preserve">1. Para incluir uma </w:t>
            </w:r>
            <w:r>
              <w:rPr>
                <w:rFonts w:cs="Arial"/>
              </w:rPr>
              <w:t>forma de pagamento, o usuário deve informar um nome.</w:t>
            </w:r>
          </w:p>
          <w:p w:rsidR="00455612" w:rsidRPr="005C49D5" w:rsidRDefault="00455612" w:rsidP="00455612">
            <w:pPr>
              <w:spacing w:line="276" w:lineRule="auto"/>
              <w:rPr>
                <w:rFonts w:cs="Arial"/>
              </w:rPr>
            </w:pPr>
          </w:p>
          <w:p w:rsidR="00455612" w:rsidRPr="005C49D5" w:rsidRDefault="00455612" w:rsidP="00455612">
            <w:pPr>
              <w:spacing w:line="276" w:lineRule="auto"/>
              <w:rPr>
                <w:rFonts w:cs="Arial"/>
              </w:rPr>
            </w:pPr>
            <w:r w:rsidRPr="005C49D5">
              <w:rPr>
                <w:rFonts w:cs="Arial"/>
              </w:rPr>
              <w:t>Alteração</w:t>
            </w:r>
          </w:p>
          <w:p w:rsidR="00455612" w:rsidRPr="005C49D5" w:rsidRDefault="00455612" w:rsidP="00455612">
            <w:pPr>
              <w:spacing w:line="276" w:lineRule="auto"/>
              <w:rPr>
                <w:rFonts w:cs="Arial"/>
              </w:rPr>
            </w:pPr>
            <w:r>
              <w:rPr>
                <w:rFonts w:cs="Arial"/>
              </w:rPr>
              <w:t>1</w:t>
            </w:r>
            <w:r w:rsidRPr="005C49D5">
              <w:rPr>
                <w:rFonts w:cs="Arial"/>
              </w:rPr>
              <w:t>. Para alterar o nom</w:t>
            </w:r>
            <w:r>
              <w:rPr>
                <w:rFonts w:cs="Arial"/>
              </w:rPr>
              <w:t>e da forma de pagamento, o usuário deve excluir o nome anterior.</w:t>
            </w:r>
          </w:p>
          <w:p w:rsidR="00455612" w:rsidRPr="005C49D5" w:rsidRDefault="00455612" w:rsidP="00455612">
            <w:pPr>
              <w:spacing w:line="276" w:lineRule="auto"/>
              <w:rPr>
                <w:rFonts w:cs="Arial"/>
              </w:rPr>
            </w:pPr>
            <w:r>
              <w:rPr>
                <w:rFonts w:cs="Arial"/>
              </w:rPr>
              <w:t>2. O usuário deve</w:t>
            </w:r>
            <w:r w:rsidRPr="005C49D5">
              <w:rPr>
                <w:rFonts w:cs="Arial"/>
              </w:rPr>
              <w:t xml:space="preserve"> cri</w:t>
            </w:r>
            <w:r>
              <w:rPr>
                <w:rFonts w:cs="Arial"/>
              </w:rPr>
              <w:t>ar um novo nome para a forma de pagamento.</w:t>
            </w:r>
          </w:p>
          <w:p w:rsidR="00455612" w:rsidRPr="005C49D5" w:rsidRDefault="00455612" w:rsidP="00455612">
            <w:pPr>
              <w:spacing w:line="276" w:lineRule="auto"/>
              <w:rPr>
                <w:rFonts w:cs="Arial"/>
              </w:rPr>
            </w:pPr>
          </w:p>
          <w:p w:rsidR="00455612" w:rsidRPr="005C49D5" w:rsidRDefault="00455612" w:rsidP="00455612">
            <w:pPr>
              <w:spacing w:line="276" w:lineRule="auto"/>
              <w:rPr>
                <w:rFonts w:cs="Arial"/>
              </w:rPr>
            </w:pPr>
            <w:r w:rsidRPr="005C49D5">
              <w:rPr>
                <w:rFonts w:cs="Arial"/>
              </w:rPr>
              <w:t>Exclusão</w:t>
            </w:r>
          </w:p>
          <w:p w:rsidR="00455612" w:rsidRPr="005C49D5" w:rsidRDefault="00455612" w:rsidP="00455612">
            <w:pPr>
              <w:spacing w:line="276" w:lineRule="auto"/>
              <w:rPr>
                <w:rFonts w:cs="Arial"/>
              </w:rPr>
            </w:pPr>
            <w:r>
              <w:rPr>
                <w:rFonts w:cs="Arial"/>
              </w:rPr>
              <w:t xml:space="preserve">1. Para excluir a forma de pagamento, o usuário deve </w:t>
            </w:r>
            <w:r w:rsidRPr="005C49D5">
              <w:rPr>
                <w:rFonts w:cs="Arial"/>
              </w:rPr>
              <w:t>selecionar a</w:t>
            </w:r>
            <w:r>
              <w:rPr>
                <w:rFonts w:cs="Arial"/>
              </w:rPr>
              <w:t>quela desejada para a exclusão no sistema.</w:t>
            </w:r>
          </w:p>
          <w:p w:rsidR="00455612" w:rsidRDefault="00455612" w:rsidP="00455612">
            <w:pPr>
              <w:spacing w:line="276" w:lineRule="auto"/>
              <w:rPr>
                <w:rFonts w:cs="Arial"/>
              </w:rPr>
            </w:pPr>
            <w:r>
              <w:rPr>
                <w:rFonts w:cs="Arial"/>
              </w:rPr>
              <w:t xml:space="preserve">2. O sistema deve solicitar a confirmação de exclusão da forma de pagamento. </w:t>
            </w:r>
          </w:p>
          <w:p w:rsidR="00455612" w:rsidRPr="005C49D5" w:rsidRDefault="00455612" w:rsidP="00455612">
            <w:pPr>
              <w:spacing w:line="276" w:lineRule="auto"/>
              <w:rPr>
                <w:rFonts w:cs="Arial"/>
              </w:rPr>
            </w:pPr>
            <w:r>
              <w:rPr>
                <w:rFonts w:cs="Arial"/>
              </w:rPr>
              <w:t xml:space="preserve">3. </w:t>
            </w:r>
            <w:r w:rsidRPr="005C49D5">
              <w:rPr>
                <w:rFonts w:cs="Arial"/>
              </w:rPr>
              <w:t>Os valores d</w:t>
            </w:r>
            <w:r>
              <w:rPr>
                <w:rFonts w:cs="Arial"/>
              </w:rPr>
              <w:t>a forma de pagamento excluída devem perma</w:t>
            </w:r>
            <w:r w:rsidRPr="005C49D5">
              <w:rPr>
                <w:rFonts w:cs="Arial"/>
              </w:rPr>
              <w:t>necer no sistema.</w:t>
            </w:r>
          </w:p>
          <w:p w:rsidR="00455612" w:rsidRPr="005C49D5" w:rsidRDefault="00A33D2B" w:rsidP="00455612">
            <w:pPr>
              <w:spacing w:line="276" w:lineRule="auto"/>
              <w:rPr>
                <w:rFonts w:cs="Arial"/>
              </w:rPr>
            </w:pPr>
            <w:r>
              <w:rPr>
                <w:rFonts w:cs="Arial"/>
              </w:rPr>
              <w:t>4. Esses</w:t>
            </w:r>
            <w:r w:rsidR="00455612" w:rsidRPr="005C49D5">
              <w:rPr>
                <w:rFonts w:cs="Arial"/>
              </w:rPr>
              <w:t xml:space="preserve"> valores serão realocados para uma categoria denom</w:t>
            </w:r>
            <w:r w:rsidR="00455612">
              <w:rPr>
                <w:rFonts w:cs="Arial"/>
              </w:rPr>
              <w:t>inada "sem forma de pagamento"</w:t>
            </w:r>
            <w:r w:rsidR="00455612" w:rsidRPr="005C49D5">
              <w:rPr>
                <w:rFonts w:cs="Arial"/>
              </w:rPr>
              <w:t>.</w:t>
            </w:r>
            <w:r w:rsidR="00455612">
              <w:rPr>
                <w:rFonts w:cs="Arial"/>
              </w:rPr>
              <w:t xml:space="preserve"> </w:t>
            </w:r>
          </w:p>
          <w:p w:rsidR="00455612" w:rsidRPr="005C49D5" w:rsidRDefault="00455612" w:rsidP="00455612">
            <w:pPr>
              <w:spacing w:line="276" w:lineRule="auto"/>
              <w:rPr>
                <w:rFonts w:cs="Arial"/>
              </w:rPr>
            </w:pPr>
          </w:p>
          <w:p w:rsidR="00455612" w:rsidRPr="005C49D5" w:rsidRDefault="00455612" w:rsidP="00455612">
            <w:pPr>
              <w:spacing w:line="276" w:lineRule="auto"/>
              <w:rPr>
                <w:rFonts w:cs="Arial"/>
              </w:rPr>
            </w:pPr>
            <w:r w:rsidRPr="005C49D5">
              <w:rPr>
                <w:rFonts w:cs="Arial"/>
              </w:rPr>
              <w:t>Consulta</w:t>
            </w:r>
          </w:p>
          <w:p w:rsidR="00455612" w:rsidRPr="00EF50BF" w:rsidRDefault="00455612" w:rsidP="00455612">
            <w:pPr>
              <w:spacing w:line="276" w:lineRule="auto"/>
              <w:rPr>
                <w:rFonts w:cs="Arial"/>
              </w:rPr>
            </w:pPr>
            <w:r>
              <w:rPr>
                <w:rFonts w:cs="Arial"/>
              </w:rPr>
              <w:t>1</w:t>
            </w:r>
            <w:r w:rsidRPr="005C49D5">
              <w:rPr>
                <w:rFonts w:cs="Arial"/>
              </w:rPr>
              <w:t xml:space="preserve">. Para visualizar as categorias criadas, o sistema deve verificar todas as categorias </w:t>
            </w:r>
            <w:r>
              <w:rPr>
                <w:rFonts w:cs="Arial"/>
              </w:rPr>
              <w:t>existentes</w:t>
            </w:r>
            <w:r w:rsidRPr="005C49D5">
              <w:rPr>
                <w:rFonts w:cs="Arial"/>
              </w:rPr>
              <w:t xml:space="preserve"> e exibi-las para o usuário.</w:t>
            </w:r>
          </w:p>
        </w:tc>
      </w:tr>
      <w:tr w:rsidR="00455612" w:rsidRPr="00EF50BF" w:rsidTr="00DC041A">
        <w:trPr>
          <w:jc w:val="center"/>
        </w:trPr>
        <w:tc>
          <w:tcPr>
            <w:tcW w:w="1315" w:type="pct"/>
          </w:tcPr>
          <w:p w:rsidR="00455612" w:rsidRPr="00EF50BF" w:rsidRDefault="00455612" w:rsidP="00455612">
            <w:pPr>
              <w:spacing w:line="276" w:lineRule="auto"/>
              <w:rPr>
                <w:rFonts w:cs="Arial"/>
                <w:i/>
              </w:rPr>
            </w:pPr>
            <w:r w:rsidRPr="00EF50BF">
              <w:rPr>
                <w:rFonts w:cs="Arial"/>
                <w:i/>
              </w:rPr>
              <w:t>Fluxo de exceção</w:t>
            </w:r>
          </w:p>
        </w:tc>
        <w:tc>
          <w:tcPr>
            <w:tcW w:w="3685" w:type="pct"/>
          </w:tcPr>
          <w:p w:rsidR="00455612" w:rsidRDefault="00455612" w:rsidP="00455612">
            <w:pPr>
              <w:spacing w:line="276" w:lineRule="auto"/>
              <w:rPr>
                <w:rFonts w:cs="Arial"/>
              </w:rPr>
            </w:pPr>
            <w:r>
              <w:rPr>
                <w:rFonts w:cs="Arial"/>
              </w:rPr>
              <w:t>Inclusão</w:t>
            </w:r>
          </w:p>
          <w:p w:rsidR="00455612" w:rsidRPr="00EF50BF" w:rsidRDefault="00455612" w:rsidP="00455612">
            <w:pPr>
              <w:spacing w:line="276" w:lineRule="auto"/>
              <w:rPr>
                <w:rFonts w:cs="Arial"/>
              </w:rPr>
            </w:pPr>
            <w:r>
              <w:rPr>
                <w:rFonts w:cs="Arial"/>
              </w:rPr>
              <w:t xml:space="preserve">1.1 </w:t>
            </w:r>
            <w:r w:rsidRPr="00EF50BF">
              <w:rPr>
                <w:rFonts w:cs="Arial"/>
              </w:rPr>
              <w:t xml:space="preserve">Caso seja incluída uma </w:t>
            </w:r>
            <w:r>
              <w:rPr>
                <w:rFonts w:cs="Arial"/>
              </w:rPr>
              <w:t xml:space="preserve">forma de pagamento </w:t>
            </w:r>
            <w:r w:rsidRPr="00EF50BF">
              <w:rPr>
                <w:rFonts w:cs="Arial"/>
              </w:rPr>
              <w:t>com o mesmo nome</w:t>
            </w:r>
            <w:r>
              <w:rPr>
                <w:rFonts w:cs="Arial"/>
              </w:rPr>
              <w:t xml:space="preserve"> de uma já existente</w:t>
            </w:r>
            <w:r w:rsidRPr="00EF50BF">
              <w:rPr>
                <w:rFonts w:cs="Arial"/>
              </w:rPr>
              <w:t xml:space="preserve">, o sistema deve exibir uma mensagem alertando o usuário de sua existência e impossibilitando a sua inclusão.  </w:t>
            </w:r>
          </w:p>
        </w:tc>
      </w:tr>
      <w:tr w:rsidR="00455612" w:rsidRPr="00EF50BF" w:rsidTr="00DC041A">
        <w:trPr>
          <w:jc w:val="center"/>
        </w:trPr>
        <w:tc>
          <w:tcPr>
            <w:tcW w:w="1315" w:type="pct"/>
          </w:tcPr>
          <w:p w:rsidR="00455612" w:rsidRPr="00EF50BF" w:rsidRDefault="00455612" w:rsidP="00455612">
            <w:pPr>
              <w:spacing w:line="276" w:lineRule="auto"/>
              <w:rPr>
                <w:rFonts w:cs="Arial"/>
                <w:i/>
              </w:rPr>
            </w:pPr>
            <w:r w:rsidRPr="00EF50BF">
              <w:rPr>
                <w:rFonts w:cs="Arial"/>
                <w:i/>
              </w:rPr>
              <w:t>Subcaso de uso</w:t>
            </w:r>
          </w:p>
        </w:tc>
        <w:tc>
          <w:tcPr>
            <w:tcW w:w="3685" w:type="pct"/>
          </w:tcPr>
          <w:p w:rsidR="00455612" w:rsidRPr="00EF50BF" w:rsidRDefault="00455612" w:rsidP="00455612">
            <w:pPr>
              <w:spacing w:line="276" w:lineRule="auto"/>
              <w:rPr>
                <w:rFonts w:cs="Arial"/>
              </w:rPr>
            </w:pPr>
            <w:r>
              <w:rPr>
                <w:rFonts w:cs="Arial"/>
              </w:rPr>
              <w:t>-</w:t>
            </w:r>
          </w:p>
        </w:tc>
      </w:tr>
    </w:tbl>
    <w:p w:rsidR="00E467AC" w:rsidRDefault="00E467AC" w:rsidP="001E4B7D">
      <w:pPr>
        <w:rPr>
          <w:rFonts w:cs="Arial"/>
        </w:rPr>
      </w:pPr>
    </w:p>
    <w:p w:rsidR="008D3DC5" w:rsidRDefault="008D3DC5" w:rsidP="001E4B7D">
      <w:pPr>
        <w:rPr>
          <w:rFonts w:cs="Arial"/>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87"/>
      </w:tblGrid>
      <w:tr w:rsidR="008D3DC5" w:rsidRPr="00EF50BF" w:rsidTr="00971DB3">
        <w:tc>
          <w:tcPr>
            <w:tcW w:w="5000" w:type="pct"/>
          </w:tcPr>
          <w:p w:rsidR="008D3DC5" w:rsidRPr="00EF50BF" w:rsidRDefault="008D3DC5" w:rsidP="00971DB3">
            <w:pPr>
              <w:keepNext/>
              <w:spacing w:line="276" w:lineRule="auto"/>
              <w:jc w:val="center"/>
              <w:rPr>
                <w:rFonts w:cs="Arial"/>
              </w:rPr>
            </w:pPr>
            <w:commentRangeStart w:id="118"/>
            <w:r w:rsidRPr="00EF50BF">
              <w:rPr>
                <w:rFonts w:cs="Arial"/>
                <w:noProof/>
                <w:lang w:eastAsia="pt-BR"/>
              </w:rPr>
              <w:lastRenderedPageBreak/>
              <w:drawing>
                <wp:inline distT="0" distB="0" distL="0" distR="0">
                  <wp:extent cx="5760085" cy="2124710"/>
                  <wp:effectExtent l="0" t="0" r="0" b="889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5760085" cy="2124710"/>
                          </a:xfrm>
                          <a:prstGeom prst="rect">
                            <a:avLst/>
                          </a:prstGeom>
                        </pic:spPr>
                      </pic:pic>
                    </a:graphicData>
                  </a:graphic>
                </wp:inline>
              </w:drawing>
            </w:r>
            <w:commentRangeEnd w:id="118"/>
            <w:r w:rsidR="006B4369">
              <w:rPr>
                <w:rStyle w:val="Refdecomentrio"/>
              </w:rPr>
              <w:commentReference w:id="118"/>
            </w:r>
          </w:p>
        </w:tc>
      </w:tr>
      <w:tr w:rsidR="008D3DC5" w:rsidRPr="00EF50BF" w:rsidTr="00971DB3">
        <w:tc>
          <w:tcPr>
            <w:tcW w:w="5000" w:type="pct"/>
          </w:tcPr>
          <w:p w:rsidR="008D3DC5" w:rsidRPr="00EF50BF" w:rsidRDefault="008D3DC5" w:rsidP="00D45DC7">
            <w:pPr>
              <w:pStyle w:val="Legenda"/>
            </w:pPr>
            <w:bookmarkStart w:id="119" w:name="_Toc484364688"/>
            <w:r>
              <w:t>Fi</w:t>
            </w:r>
            <w:r w:rsidRPr="00EF50BF">
              <w:t xml:space="preserve">gura </w:t>
            </w:r>
            <w:r w:rsidR="00726926">
              <w:fldChar w:fldCharType="begin"/>
            </w:r>
            <w:r w:rsidR="00D61C60">
              <w:instrText xml:space="preserve"> SEQ Figura \* ARABIC </w:instrText>
            </w:r>
            <w:r w:rsidR="00726926">
              <w:fldChar w:fldCharType="separate"/>
            </w:r>
            <w:r w:rsidR="00982022">
              <w:rPr>
                <w:noProof/>
              </w:rPr>
              <w:t>4</w:t>
            </w:r>
            <w:r w:rsidR="00726926">
              <w:rPr>
                <w:noProof/>
              </w:rPr>
              <w:fldChar w:fldCharType="end"/>
            </w:r>
            <w:r w:rsidR="00106869">
              <w:t xml:space="preserve"> – Diagrama de caso de uso c</w:t>
            </w:r>
            <w:r w:rsidRPr="00EF50BF">
              <w:t>onverter moeda</w:t>
            </w:r>
            <w:bookmarkEnd w:id="119"/>
          </w:p>
        </w:tc>
      </w:tr>
    </w:tbl>
    <w:p w:rsidR="008D3DC5" w:rsidRDefault="008D3DC5" w:rsidP="001E4B7D">
      <w:pPr>
        <w:rPr>
          <w:rFonts w:cs="Arial"/>
        </w:rPr>
      </w:pPr>
    </w:p>
    <w:p w:rsidR="004D33AB" w:rsidRPr="00EF50BF" w:rsidRDefault="004D33AB" w:rsidP="001E4B7D">
      <w:pPr>
        <w:rPr>
          <w:rFonts w:cs="Arial"/>
        </w:rPr>
      </w:pPr>
    </w:p>
    <w:tbl>
      <w:tblPr>
        <w:tblStyle w:val="Tabelacomgrade"/>
        <w:tblW w:w="5000" w:type="pct"/>
        <w:jc w:val="center"/>
        <w:tblLook w:val="04A0"/>
      </w:tblPr>
      <w:tblGrid>
        <w:gridCol w:w="2435"/>
        <w:gridCol w:w="6852"/>
      </w:tblGrid>
      <w:tr w:rsidR="00511D4C" w:rsidRPr="00EF50BF" w:rsidTr="00377379">
        <w:trPr>
          <w:jc w:val="center"/>
        </w:trPr>
        <w:tc>
          <w:tcPr>
            <w:tcW w:w="5000" w:type="pct"/>
            <w:gridSpan w:val="2"/>
            <w:tcBorders>
              <w:top w:val="nil"/>
              <w:left w:val="nil"/>
              <w:right w:val="nil"/>
            </w:tcBorders>
            <w:vAlign w:val="center"/>
          </w:tcPr>
          <w:p w:rsidR="008D45C4" w:rsidRPr="00EF50BF" w:rsidRDefault="00E467AC" w:rsidP="00D45DC7">
            <w:pPr>
              <w:pStyle w:val="Legenda"/>
            </w:pPr>
            <w:bookmarkStart w:id="120" w:name="_Toc484364678"/>
            <w:r w:rsidRPr="00EF50BF">
              <w:t xml:space="preserve">Tabela </w:t>
            </w:r>
            <w:r w:rsidR="00726926">
              <w:fldChar w:fldCharType="begin"/>
            </w:r>
            <w:r w:rsidR="00D61C60">
              <w:instrText xml:space="preserve"> SEQ Tabela \* ARABIC </w:instrText>
            </w:r>
            <w:r w:rsidR="00726926">
              <w:fldChar w:fldCharType="separate"/>
            </w:r>
            <w:r w:rsidR="00982022">
              <w:rPr>
                <w:noProof/>
              </w:rPr>
              <w:t>5</w:t>
            </w:r>
            <w:r w:rsidR="00726926">
              <w:rPr>
                <w:noProof/>
              </w:rPr>
              <w:fldChar w:fldCharType="end"/>
            </w:r>
            <w:r w:rsidRPr="00EF50BF">
              <w:t xml:space="preserve"> – Documentação do caso de uso </w:t>
            </w:r>
            <w:r w:rsidR="00C35A6D" w:rsidRPr="00EF50BF">
              <w:t>converter moeda</w:t>
            </w:r>
            <w:bookmarkEnd w:id="120"/>
          </w:p>
        </w:tc>
      </w:tr>
      <w:tr w:rsidR="00377379" w:rsidRPr="00EF50BF" w:rsidTr="007226C5">
        <w:trPr>
          <w:jc w:val="center"/>
        </w:trPr>
        <w:tc>
          <w:tcPr>
            <w:tcW w:w="1311" w:type="pct"/>
          </w:tcPr>
          <w:p w:rsidR="00E467AC" w:rsidRPr="00EF50BF" w:rsidRDefault="00E467AC" w:rsidP="007226C5">
            <w:pPr>
              <w:spacing w:line="276" w:lineRule="auto"/>
              <w:rPr>
                <w:rFonts w:cs="Arial"/>
                <w:i/>
              </w:rPr>
            </w:pPr>
            <w:r w:rsidRPr="00EF50BF">
              <w:rPr>
                <w:rFonts w:cs="Arial"/>
                <w:i/>
              </w:rPr>
              <w:t xml:space="preserve">Caso de uso </w:t>
            </w:r>
          </w:p>
        </w:tc>
        <w:tc>
          <w:tcPr>
            <w:tcW w:w="3689" w:type="pct"/>
          </w:tcPr>
          <w:p w:rsidR="00E467AC" w:rsidRPr="00EF50BF" w:rsidRDefault="00C35A6D" w:rsidP="007226C5">
            <w:pPr>
              <w:spacing w:line="276" w:lineRule="auto"/>
              <w:jc w:val="left"/>
              <w:rPr>
                <w:rFonts w:cs="Arial"/>
              </w:rPr>
            </w:pPr>
            <w:r w:rsidRPr="00EF50BF">
              <w:rPr>
                <w:rFonts w:cs="Arial"/>
              </w:rPr>
              <w:t>Converter moeda</w:t>
            </w:r>
          </w:p>
        </w:tc>
      </w:tr>
      <w:tr w:rsidR="00377379" w:rsidRPr="00EF50BF" w:rsidTr="007226C5">
        <w:trPr>
          <w:jc w:val="center"/>
        </w:trPr>
        <w:tc>
          <w:tcPr>
            <w:tcW w:w="1311" w:type="pct"/>
          </w:tcPr>
          <w:p w:rsidR="00E467AC" w:rsidRPr="00EF50BF" w:rsidRDefault="00E467AC" w:rsidP="007226C5">
            <w:pPr>
              <w:spacing w:line="276" w:lineRule="auto"/>
              <w:rPr>
                <w:rFonts w:cs="Arial"/>
                <w:i/>
              </w:rPr>
            </w:pPr>
            <w:r w:rsidRPr="00EF50BF">
              <w:rPr>
                <w:rFonts w:cs="Arial"/>
                <w:i/>
              </w:rPr>
              <w:t>Resumo</w:t>
            </w:r>
          </w:p>
        </w:tc>
        <w:tc>
          <w:tcPr>
            <w:tcW w:w="3689" w:type="pct"/>
          </w:tcPr>
          <w:p w:rsidR="00E467AC" w:rsidRPr="00EF50BF" w:rsidRDefault="0035094F" w:rsidP="007226C5">
            <w:pPr>
              <w:spacing w:line="276" w:lineRule="auto"/>
              <w:jc w:val="left"/>
              <w:rPr>
                <w:rFonts w:cs="Arial"/>
              </w:rPr>
            </w:pPr>
            <w:r w:rsidRPr="00EF50BF">
              <w:rPr>
                <w:rFonts w:cs="Arial"/>
              </w:rPr>
              <w:t>Esse caso de uso descreve a forma que sistema permite ao usuário realizar a conversão de transações realizadas em moeda estrangeira em moeda corrente.</w:t>
            </w:r>
          </w:p>
        </w:tc>
      </w:tr>
      <w:tr w:rsidR="00377379" w:rsidRPr="00EF50BF" w:rsidTr="007226C5">
        <w:trPr>
          <w:jc w:val="center"/>
        </w:trPr>
        <w:tc>
          <w:tcPr>
            <w:tcW w:w="1311" w:type="pct"/>
          </w:tcPr>
          <w:p w:rsidR="00E467AC" w:rsidRPr="00EF50BF" w:rsidRDefault="00E467AC" w:rsidP="007226C5">
            <w:pPr>
              <w:spacing w:line="276" w:lineRule="auto"/>
              <w:rPr>
                <w:rFonts w:cs="Arial"/>
                <w:i/>
              </w:rPr>
            </w:pPr>
            <w:r w:rsidRPr="00EF50BF">
              <w:rPr>
                <w:rFonts w:cs="Arial"/>
                <w:i/>
              </w:rPr>
              <w:t>Ator principal</w:t>
            </w:r>
          </w:p>
        </w:tc>
        <w:tc>
          <w:tcPr>
            <w:tcW w:w="3689" w:type="pct"/>
          </w:tcPr>
          <w:p w:rsidR="00E467AC" w:rsidRPr="00EF50BF" w:rsidRDefault="00F51EBB" w:rsidP="007226C5">
            <w:pPr>
              <w:spacing w:line="276" w:lineRule="auto"/>
              <w:jc w:val="left"/>
              <w:rPr>
                <w:rFonts w:cs="Arial"/>
              </w:rPr>
            </w:pPr>
            <w:r w:rsidRPr="00EF50BF">
              <w:rPr>
                <w:rFonts w:cs="Arial"/>
              </w:rPr>
              <w:t>Usuário</w:t>
            </w:r>
          </w:p>
        </w:tc>
      </w:tr>
      <w:tr w:rsidR="00377379" w:rsidRPr="00EF50BF" w:rsidTr="007226C5">
        <w:trPr>
          <w:jc w:val="center"/>
        </w:trPr>
        <w:tc>
          <w:tcPr>
            <w:tcW w:w="1311" w:type="pct"/>
          </w:tcPr>
          <w:p w:rsidR="00E467AC" w:rsidRPr="00EF50BF" w:rsidRDefault="00E467AC" w:rsidP="007226C5">
            <w:pPr>
              <w:spacing w:line="276" w:lineRule="auto"/>
              <w:rPr>
                <w:rFonts w:cs="Arial"/>
                <w:i/>
              </w:rPr>
            </w:pPr>
            <w:r w:rsidRPr="00EF50BF">
              <w:rPr>
                <w:rFonts w:cs="Arial"/>
                <w:i/>
              </w:rPr>
              <w:t>Pré-condição</w:t>
            </w:r>
          </w:p>
        </w:tc>
        <w:tc>
          <w:tcPr>
            <w:tcW w:w="3689" w:type="pct"/>
          </w:tcPr>
          <w:p w:rsidR="00F51EBB" w:rsidRPr="00EF50BF" w:rsidRDefault="00F51EBB" w:rsidP="007226C5">
            <w:pPr>
              <w:spacing w:line="276" w:lineRule="auto"/>
              <w:rPr>
                <w:rFonts w:cs="Arial"/>
              </w:rPr>
            </w:pPr>
            <w:r w:rsidRPr="00EF50BF">
              <w:rPr>
                <w:rFonts w:cs="Arial"/>
              </w:rPr>
              <w:t>Conversão de moeda</w:t>
            </w:r>
          </w:p>
          <w:p w:rsidR="00F51EBB" w:rsidRPr="00EF50BF" w:rsidRDefault="00F51EBB" w:rsidP="007226C5">
            <w:pPr>
              <w:spacing w:line="276" w:lineRule="auto"/>
              <w:rPr>
                <w:rFonts w:cs="Arial"/>
              </w:rPr>
            </w:pPr>
            <w:r w:rsidRPr="00EF50BF">
              <w:rPr>
                <w:rFonts w:cs="Arial"/>
              </w:rPr>
              <w:t>A moeda corrente deve ter sido previamente selecionada no registro do usuário.</w:t>
            </w:r>
          </w:p>
          <w:p w:rsidR="00F51EBB" w:rsidRPr="00EF50BF" w:rsidRDefault="00F51EBB" w:rsidP="007226C5">
            <w:pPr>
              <w:spacing w:line="276" w:lineRule="auto"/>
              <w:rPr>
                <w:rFonts w:cs="Arial"/>
              </w:rPr>
            </w:pPr>
          </w:p>
          <w:p w:rsidR="00F51EBB" w:rsidRPr="00EF50BF" w:rsidRDefault="00F51EBB" w:rsidP="007226C5">
            <w:pPr>
              <w:spacing w:line="276" w:lineRule="auto"/>
              <w:rPr>
                <w:rFonts w:cs="Arial"/>
              </w:rPr>
            </w:pPr>
            <w:r w:rsidRPr="00EF50BF">
              <w:rPr>
                <w:rFonts w:cs="Arial"/>
              </w:rPr>
              <w:t>Alteração</w:t>
            </w:r>
          </w:p>
          <w:p w:rsidR="00E467AC" w:rsidRPr="00EF50BF" w:rsidRDefault="00F51EBB" w:rsidP="007226C5">
            <w:pPr>
              <w:spacing w:line="276" w:lineRule="auto"/>
              <w:rPr>
                <w:rFonts w:cs="Arial"/>
              </w:rPr>
            </w:pPr>
            <w:r w:rsidRPr="00EF50BF">
              <w:rPr>
                <w:rFonts w:cs="Arial"/>
              </w:rPr>
              <w:t>Para que o usuário possa alterar o valor adicionado, o valor da transação deve ter sido previamente lançado</w:t>
            </w:r>
            <w:r w:rsidR="00971DB3">
              <w:rPr>
                <w:rFonts w:cs="Arial"/>
              </w:rPr>
              <w:t xml:space="preserve"> em uma conta de receita ou de despesa</w:t>
            </w:r>
            <w:r w:rsidRPr="00EF50BF">
              <w:rPr>
                <w:rFonts w:cs="Arial"/>
              </w:rPr>
              <w:t>.</w:t>
            </w:r>
          </w:p>
        </w:tc>
      </w:tr>
      <w:tr w:rsidR="00377379" w:rsidRPr="00EF50BF" w:rsidTr="007226C5">
        <w:trPr>
          <w:jc w:val="center"/>
        </w:trPr>
        <w:tc>
          <w:tcPr>
            <w:tcW w:w="1311" w:type="pct"/>
          </w:tcPr>
          <w:p w:rsidR="00E467AC" w:rsidRPr="00EF50BF" w:rsidRDefault="00E467AC" w:rsidP="007226C5">
            <w:pPr>
              <w:spacing w:line="276" w:lineRule="auto"/>
              <w:rPr>
                <w:rFonts w:cs="Arial"/>
                <w:i/>
              </w:rPr>
            </w:pPr>
            <w:r w:rsidRPr="00EF50BF">
              <w:rPr>
                <w:rFonts w:cs="Arial"/>
                <w:i/>
              </w:rPr>
              <w:t>Pós-condição</w:t>
            </w:r>
          </w:p>
        </w:tc>
        <w:tc>
          <w:tcPr>
            <w:tcW w:w="3689" w:type="pct"/>
          </w:tcPr>
          <w:p w:rsidR="00E467AC" w:rsidRPr="00EF50BF" w:rsidRDefault="00F51EBB" w:rsidP="007226C5">
            <w:pPr>
              <w:spacing w:line="276" w:lineRule="auto"/>
              <w:rPr>
                <w:rFonts w:cs="Arial"/>
              </w:rPr>
            </w:pPr>
            <w:r w:rsidRPr="00EF50BF">
              <w:rPr>
                <w:rFonts w:cs="Arial"/>
              </w:rPr>
              <w:t>Convertido o valor da transação, o usuário deve prosseguir o processo de lançamento de receita/despesa.</w:t>
            </w:r>
          </w:p>
        </w:tc>
      </w:tr>
      <w:tr w:rsidR="00377379" w:rsidRPr="00EF50BF" w:rsidTr="007226C5">
        <w:trPr>
          <w:jc w:val="center"/>
        </w:trPr>
        <w:tc>
          <w:tcPr>
            <w:tcW w:w="1311" w:type="pct"/>
          </w:tcPr>
          <w:p w:rsidR="00E467AC" w:rsidRPr="00EF50BF" w:rsidRDefault="00E467AC" w:rsidP="007226C5">
            <w:pPr>
              <w:spacing w:line="276" w:lineRule="auto"/>
              <w:rPr>
                <w:rFonts w:cs="Arial"/>
                <w:i/>
              </w:rPr>
            </w:pPr>
            <w:r w:rsidRPr="00EF50BF">
              <w:rPr>
                <w:rFonts w:cs="Arial"/>
                <w:i/>
              </w:rPr>
              <w:t>Fluxo principal</w:t>
            </w:r>
          </w:p>
        </w:tc>
        <w:tc>
          <w:tcPr>
            <w:tcW w:w="3689" w:type="pct"/>
          </w:tcPr>
          <w:p w:rsidR="007226C5" w:rsidRPr="007226C5" w:rsidRDefault="007226C5" w:rsidP="007226C5">
            <w:pPr>
              <w:spacing w:line="276" w:lineRule="auto"/>
              <w:rPr>
                <w:rFonts w:cs="Arial"/>
              </w:rPr>
            </w:pPr>
            <w:r w:rsidRPr="007226C5">
              <w:rPr>
                <w:rFonts w:cs="Arial"/>
              </w:rPr>
              <w:t>Conversão de moeda</w:t>
            </w:r>
          </w:p>
          <w:p w:rsidR="007226C5" w:rsidRPr="007226C5" w:rsidRDefault="007226C5" w:rsidP="007226C5">
            <w:pPr>
              <w:spacing w:line="276" w:lineRule="auto"/>
              <w:rPr>
                <w:rFonts w:cs="Arial"/>
              </w:rPr>
            </w:pPr>
            <w:r w:rsidRPr="007226C5">
              <w:rPr>
                <w:rFonts w:cs="Arial"/>
              </w:rPr>
              <w:t>1. O usuário deve selecionar a moeda estrangeira.</w:t>
            </w:r>
          </w:p>
          <w:p w:rsidR="007226C5" w:rsidRPr="007226C5" w:rsidRDefault="007226C5" w:rsidP="007226C5">
            <w:pPr>
              <w:spacing w:line="276" w:lineRule="auto"/>
              <w:rPr>
                <w:rFonts w:cs="Arial"/>
              </w:rPr>
            </w:pPr>
            <w:r w:rsidRPr="007226C5">
              <w:rPr>
                <w:rFonts w:cs="Arial"/>
              </w:rPr>
              <w:t>2. O usuário deve adicionar o valor da transação em moeda estrangeira.</w:t>
            </w:r>
          </w:p>
          <w:p w:rsidR="007226C5" w:rsidRPr="007226C5" w:rsidRDefault="007226C5" w:rsidP="007226C5">
            <w:pPr>
              <w:spacing w:line="276" w:lineRule="auto"/>
              <w:rPr>
                <w:rFonts w:cs="Arial"/>
              </w:rPr>
            </w:pPr>
            <w:r w:rsidRPr="007226C5">
              <w:rPr>
                <w:rFonts w:cs="Arial"/>
              </w:rPr>
              <w:t>3. O usuário deve informar a taxa de câmbio.</w:t>
            </w:r>
          </w:p>
          <w:p w:rsidR="007226C5" w:rsidRPr="007226C5" w:rsidRDefault="007226C5" w:rsidP="007226C5">
            <w:pPr>
              <w:spacing w:line="276" w:lineRule="auto"/>
              <w:rPr>
                <w:rFonts w:cs="Arial"/>
              </w:rPr>
            </w:pPr>
            <w:r w:rsidRPr="007226C5">
              <w:rPr>
                <w:rFonts w:cs="Arial"/>
              </w:rPr>
              <w:t>4. O sistema deve calcular o valor da conversão da moeda estrangeira em moeda corrente.</w:t>
            </w:r>
          </w:p>
          <w:p w:rsidR="007226C5" w:rsidRPr="007226C5" w:rsidRDefault="007226C5" w:rsidP="007226C5">
            <w:pPr>
              <w:spacing w:line="276" w:lineRule="auto"/>
              <w:rPr>
                <w:rFonts w:cs="Arial"/>
              </w:rPr>
            </w:pPr>
            <w:r w:rsidRPr="007226C5">
              <w:rPr>
                <w:rFonts w:cs="Arial"/>
              </w:rPr>
              <w:t>5. O sistema deve exibir o valor convertido em moeda corrente.</w:t>
            </w:r>
          </w:p>
          <w:p w:rsidR="007226C5" w:rsidRPr="007226C5" w:rsidRDefault="007226C5" w:rsidP="007226C5">
            <w:pPr>
              <w:spacing w:line="276" w:lineRule="auto"/>
              <w:rPr>
                <w:rFonts w:cs="Arial"/>
              </w:rPr>
            </w:pPr>
            <w:r w:rsidRPr="007226C5">
              <w:rPr>
                <w:rFonts w:cs="Arial"/>
              </w:rPr>
              <w:t xml:space="preserve">6. O sistema deve exibir juntamente com o valor convertido, a moeda estrangeira, o valor da transação em moeda estrangeira e </w:t>
            </w:r>
            <w:proofErr w:type="gramStart"/>
            <w:r w:rsidRPr="007226C5">
              <w:rPr>
                <w:rFonts w:cs="Arial"/>
              </w:rPr>
              <w:t>a taxa de câmbio utilizados nessa transação</w:t>
            </w:r>
            <w:proofErr w:type="gramEnd"/>
            <w:r w:rsidRPr="007226C5">
              <w:rPr>
                <w:rFonts w:cs="Arial"/>
              </w:rPr>
              <w:t>.</w:t>
            </w:r>
          </w:p>
          <w:p w:rsidR="007226C5" w:rsidRPr="007226C5" w:rsidRDefault="007226C5" w:rsidP="007226C5">
            <w:pPr>
              <w:spacing w:line="276" w:lineRule="auto"/>
              <w:rPr>
                <w:rFonts w:cs="Arial"/>
              </w:rPr>
            </w:pPr>
          </w:p>
          <w:p w:rsidR="007226C5" w:rsidRPr="007226C5" w:rsidRDefault="007226C5" w:rsidP="007226C5">
            <w:pPr>
              <w:spacing w:line="276" w:lineRule="auto"/>
              <w:rPr>
                <w:rFonts w:cs="Arial"/>
              </w:rPr>
            </w:pPr>
            <w:r w:rsidRPr="007226C5">
              <w:rPr>
                <w:rFonts w:cs="Arial"/>
              </w:rPr>
              <w:lastRenderedPageBreak/>
              <w:t>Alteração</w:t>
            </w:r>
          </w:p>
          <w:p w:rsidR="007226C5" w:rsidRPr="007226C5" w:rsidRDefault="007226C5" w:rsidP="007226C5">
            <w:pPr>
              <w:spacing w:line="276" w:lineRule="auto"/>
              <w:rPr>
                <w:rFonts w:cs="Arial"/>
              </w:rPr>
            </w:pPr>
            <w:r w:rsidRPr="007226C5">
              <w:rPr>
                <w:rFonts w:cs="Arial"/>
              </w:rPr>
              <w:t xml:space="preserve">1. O sistema deve permitir que a moeda estrangeira selecionada </w:t>
            </w:r>
            <w:proofErr w:type="gramStart"/>
            <w:r w:rsidRPr="007226C5">
              <w:rPr>
                <w:rFonts w:cs="Arial"/>
              </w:rPr>
              <w:t>seja</w:t>
            </w:r>
            <w:proofErr w:type="gramEnd"/>
            <w:r w:rsidRPr="007226C5">
              <w:rPr>
                <w:rFonts w:cs="Arial"/>
              </w:rPr>
              <w:t xml:space="preserve"> alterada.</w:t>
            </w:r>
          </w:p>
          <w:p w:rsidR="007226C5" w:rsidRPr="007226C5" w:rsidRDefault="007226C5" w:rsidP="007226C5">
            <w:pPr>
              <w:spacing w:line="276" w:lineRule="auto"/>
              <w:rPr>
                <w:rFonts w:cs="Arial"/>
              </w:rPr>
            </w:pPr>
            <w:r w:rsidRPr="007226C5">
              <w:rPr>
                <w:rFonts w:cs="Arial"/>
              </w:rPr>
              <w:t>2. O sistema deve permitir que o valor da transação realizado em moeda estrangeira seja alterado.</w:t>
            </w:r>
          </w:p>
          <w:p w:rsidR="00E467AC" w:rsidRPr="00EF50BF" w:rsidRDefault="007226C5" w:rsidP="007226C5">
            <w:pPr>
              <w:spacing w:line="276" w:lineRule="auto"/>
              <w:rPr>
                <w:rFonts w:cs="Arial"/>
              </w:rPr>
            </w:pPr>
            <w:r w:rsidRPr="007226C5">
              <w:rPr>
                <w:rFonts w:cs="Arial"/>
              </w:rPr>
              <w:t xml:space="preserve">3.  O sistema deve permitir que a taxa de câmbio informada </w:t>
            </w:r>
            <w:proofErr w:type="gramStart"/>
            <w:r w:rsidRPr="007226C5">
              <w:rPr>
                <w:rFonts w:cs="Arial"/>
              </w:rPr>
              <w:t>seja</w:t>
            </w:r>
            <w:proofErr w:type="gramEnd"/>
            <w:r w:rsidRPr="007226C5">
              <w:rPr>
                <w:rFonts w:cs="Arial"/>
              </w:rPr>
              <w:t xml:space="preserve"> alterada.</w:t>
            </w:r>
          </w:p>
        </w:tc>
      </w:tr>
      <w:tr w:rsidR="00377379" w:rsidRPr="00EF50BF" w:rsidTr="007226C5">
        <w:trPr>
          <w:jc w:val="center"/>
        </w:trPr>
        <w:tc>
          <w:tcPr>
            <w:tcW w:w="1311" w:type="pct"/>
          </w:tcPr>
          <w:p w:rsidR="00E467AC" w:rsidRPr="00EF50BF" w:rsidRDefault="00E467AC" w:rsidP="007226C5">
            <w:pPr>
              <w:spacing w:line="276" w:lineRule="auto"/>
              <w:rPr>
                <w:rFonts w:cs="Arial"/>
                <w:i/>
              </w:rPr>
            </w:pPr>
            <w:r w:rsidRPr="00EF50BF">
              <w:rPr>
                <w:rFonts w:cs="Arial"/>
                <w:i/>
              </w:rPr>
              <w:lastRenderedPageBreak/>
              <w:t>Fluxo de exceção</w:t>
            </w:r>
          </w:p>
        </w:tc>
        <w:tc>
          <w:tcPr>
            <w:tcW w:w="3689" w:type="pct"/>
          </w:tcPr>
          <w:p w:rsidR="007226C5" w:rsidRPr="007226C5" w:rsidRDefault="007226C5" w:rsidP="007226C5">
            <w:pPr>
              <w:spacing w:line="276" w:lineRule="auto"/>
              <w:rPr>
                <w:rFonts w:cs="Arial"/>
              </w:rPr>
            </w:pPr>
            <w:r w:rsidRPr="007226C5">
              <w:rPr>
                <w:rFonts w:cs="Arial"/>
              </w:rPr>
              <w:t>Conversão de moeda</w:t>
            </w:r>
          </w:p>
          <w:p w:rsidR="00E467AC" w:rsidRPr="00EF50BF" w:rsidRDefault="007226C5" w:rsidP="007226C5">
            <w:pPr>
              <w:spacing w:line="276" w:lineRule="auto"/>
              <w:rPr>
                <w:rFonts w:cs="Arial"/>
              </w:rPr>
            </w:pPr>
            <w:r w:rsidRPr="007226C5">
              <w:rPr>
                <w:rFonts w:cs="Arial"/>
              </w:rPr>
              <w:t>1.1 Caso a moeda estrangeira selecionada seja a mesma que a moeda corrente, o sistema deve informar o usuário e solicitar a e</w:t>
            </w:r>
            <w:r>
              <w:rPr>
                <w:rFonts w:cs="Arial"/>
              </w:rPr>
              <w:t xml:space="preserve">scolha de </w:t>
            </w:r>
            <w:proofErr w:type="gramStart"/>
            <w:r>
              <w:rPr>
                <w:rFonts w:cs="Arial"/>
              </w:rPr>
              <w:t>uma outra</w:t>
            </w:r>
            <w:proofErr w:type="gramEnd"/>
            <w:r>
              <w:rPr>
                <w:rFonts w:cs="Arial"/>
              </w:rPr>
              <w:t xml:space="preserve"> moeda</w:t>
            </w:r>
            <w:r w:rsidRPr="007226C5">
              <w:rPr>
                <w:rFonts w:cs="Arial"/>
              </w:rPr>
              <w:t>.</w:t>
            </w:r>
          </w:p>
        </w:tc>
      </w:tr>
      <w:tr w:rsidR="00377379" w:rsidRPr="00EF50BF" w:rsidTr="007226C5">
        <w:trPr>
          <w:jc w:val="center"/>
        </w:trPr>
        <w:tc>
          <w:tcPr>
            <w:tcW w:w="1311" w:type="pct"/>
          </w:tcPr>
          <w:p w:rsidR="00E467AC" w:rsidRPr="00EF50BF" w:rsidRDefault="00E467AC" w:rsidP="007226C5">
            <w:pPr>
              <w:spacing w:line="276" w:lineRule="auto"/>
              <w:rPr>
                <w:rFonts w:cs="Arial"/>
                <w:i/>
              </w:rPr>
            </w:pPr>
            <w:r w:rsidRPr="00EF50BF">
              <w:rPr>
                <w:rFonts w:cs="Arial"/>
                <w:i/>
              </w:rPr>
              <w:t>Subcaso de uso</w:t>
            </w:r>
          </w:p>
        </w:tc>
        <w:tc>
          <w:tcPr>
            <w:tcW w:w="3689" w:type="pct"/>
          </w:tcPr>
          <w:p w:rsidR="00E467AC" w:rsidRPr="00EF50BF" w:rsidRDefault="007226C5" w:rsidP="007226C5">
            <w:pPr>
              <w:spacing w:line="276" w:lineRule="auto"/>
              <w:jc w:val="left"/>
              <w:rPr>
                <w:rFonts w:cs="Arial"/>
              </w:rPr>
            </w:pPr>
            <w:r>
              <w:rPr>
                <w:rFonts w:cs="Arial"/>
              </w:rPr>
              <w:t>-</w:t>
            </w:r>
          </w:p>
        </w:tc>
      </w:tr>
    </w:tbl>
    <w:p w:rsidR="00E467AC" w:rsidRDefault="00E467AC" w:rsidP="001E4B7D">
      <w:pPr>
        <w:rPr>
          <w:rFonts w:cs="Arial"/>
        </w:rPr>
      </w:pPr>
    </w:p>
    <w:p w:rsidR="008D3DC5" w:rsidRPr="00EF50BF" w:rsidRDefault="008D3DC5" w:rsidP="001E4B7D">
      <w:pPr>
        <w:rPr>
          <w:rFonts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511D4C" w:rsidRPr="00EF50BF" w:rsidTr="006042D8">
        <w:tc>
          <w:tcPr>
            <w:tcW w:w="9061" w:type="dxa"/>
          </w:tcPr>
          <w:p w:rsidR="00E96681" w:rsidRPr="00EF50BF" w:rsidRDefault="00F63311" w:rsidP="006042D8">
            <w:pPr>
              <w:keepNext/>
              <w:jc w:val="center"/>
              <w:rPr>
                <w:rFonts w:cs="Arial"/>
              </w:rPr>
            </w:pPr>
            <w:commentRangeStart w:id="121"/>
            <w:r w:rsidRPr="00EF50BF">
              <w:rPr>
                <w:rFonts w:cs="Arial"/>
                <w:noProof/>
                <w:lang w:eastAsia="pt-BR"/>
              </w:rPr>
              <w:drawing>
                <wp:inline distT="0" distB="0" distL="0" distR="0">
                  <wp:extent cx="3638550" cy="14478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3638550" cy="1447800"/>
                          </a:xfrm>
                          <a:prstGeom prst="rect">
                            <a:avLst/>
                          </a:prstGeom>
                        </pic:spPr>
                      </pic:pic>
                    </a:graphicData>
                  </a:graphic>
                </wp:inline>
              </w:drawing>
            </w:r>
            <w:commentRangeEnd w:id="121"/>
            <w:r w:rsidR="006B4369">
              <w:rPr>
                <w:rStyle w:val="Refdecomentrio"/>
              </w:rPr>
              <w:commentReference w:id="121"/>
            </w:r>
          </w:p>
        </w:tc>
      </w:tr>
      <w:tr w:rsidR="00511D4C" w:rsidRPr="00EF50BF" w:rsidTr="006042D8">
        <w:tc>
          <w:tcPr>
            <w:tcW w:w="9061" w:type="dxa"/>
          </w:tcPr>
          <w:p w:rsidR="00E96681" w:rsidRPr="00EF50BF" w:rsidRDefault="00E96681" w:rsidP="00D45DC7">
            <w:pPr>
              <w:pStyle w:val="Legenda"/>
            </w:pPr>
            <w:bookmarkStart w:id="122" w:name="_Toc484364689"/>
            <w:r w:rsidRPr="00EF50BF">
              <w:t xml:space="preserve">Figura </w:t>
            </w:r>
            <w:r w:rsidR="00726926">
              <w:fldChar w:fldCharType="begin"/>
            </w:r>
            <w:r w:rsidR="00D61C60">
              <w:instrText xml:space="preserve"> SEQ Figura \* ARABIC </w:instrText>
            </w:r>
            <w:r w:rsidR="00726926">
              <w:fldChar w:fldCharType="separate"/>
            </w:r>
            <w:r w:rsidR="00982022">
              <w:rPr>
                <w:noProof/>
              </w:rPr>
              <w:t>5</w:t>
            </w:r>
            <w:r w:rsidR="00726926">
              <w:rPr>
                <w:noProof/>
              </w:rPr>
              <w:fldChar w:fldCharType="end"/>
            </w:r>
            <w:r w:rsidR="00106869">
              <w:t xml:space="preserve"> – Diagrama de caso de uso l</w:t>
            </w:r>
            <w:r w:rsidRPr="00EF50BF">
              <w:t>ançar receita</w:t>
            </w:r>
            <w:bookmarkEnd w:id="122"/>
          </w:p>
        </w:tc>
      </w:tr>
    </w:tbl>
    <w:p w:rsidR="00B56DA0" w:rsidRDefault="00B56DA0" w:rsidP="00832519">
      <w:pPr>
        <w:rPr>
          <w:rFonts w:cs="Arial"/>
        </w:rPr>
      </w:pPr>
    </w:p>
    <w:p w:rsidR="004D33AB" w:rsidRPr="00EF50BF" w:rsidRDefault="004D33AB" w:rsidP="00832519">
      <w:pPr>
        <w:rPr>
          <w:rFonts w:cs="Arial"/>
        </w:rPr>
      </w:pPr>
    </w:p>
    <w:tbl>
      <w:tblPr>
        <w:tblStyle w:val="Tabelacomgrade"/>
        <w:tblW w:w="5000" w:type="pct"/>
        <w:jc w:val="center"/>
        <w:tblLook w:val="04A0"/>
      </w:tblPr>
      <w:tblGrid>
        <w:gridCol w:w="2435"/>
        <w:gridCol w:w="6852"/>
      </w:tblGrid>
      <w:tr w:rsidR="00511D4C" w:rsidRPr="00EF50BF" w:rsidTr="00377379">
        <w:trPr>
          <w:jc w:val="center"/>
        </w:trPr>
        <w:tc>
          <w:tcPr>
            <w:tcW w:w="5000" w:type="pct"/>
            <w:gridSpan w:val="2"/>
            <w:tcBorders>
              <w:top w:val="nil"/>
              <w:left w:val="nil"/>
              <w:right w:val="nil"/>
            </w:tcBorders>
          </w:tcPr>
          <w:p w:rsidR="00E96681" w:rsidRPr="00EF50BF" w:rsidRDefault="00E96681" w:rsidP="00D45DC7">
            <w:pPr>
              <w:pStyle w:val="Legenda"/>
            </w:pPr>
            <w:bookmarkStart w:id="123" w:name="_Toc484364679"/>
            <w:r w:rsidRPr="00EF50BF">
              <w:t xml:space="preserve">Tabela </w:t>
            </w:r>
            <w:r w:rsidR="00726926">
              <w:fldChar w:fldCharType="begin"/>
            </w:r>
            <w:r w:rsidR="00D61C60">
              <w:instrText xml:space="preserve"> SEQ Tabela \* ARABIC </w:instrText>
            </w:r>
            <w:r w:rsidR="00726926">
              <w:fldChar w:fldCharType="separate"/>
            </w:r>
            <w:r w:rsidR="00982022">
              <w:rPr>
                <w:noProof/>
              </w:rPr>
              <w:t>6</w:t>
            </w:r>
            <w:r w:rsidR="00726926">
              <w:rPr>
                <w:noProof/>
              </w:rPr>
              <w:fldChar w:fldCharType="end"/>
            </w:r>
            <w:r w:rsidRPr="00EF50BF">
              <w:t xml:space="preserve"> – Documentação do caso de uso lançar receita</w:t>
            </w:r>
            <w:bookmarkEnd w:id="123"/>
          </w:p>
        </w:tc>
      </w:tr>
      <w:tr w:rsidR="00377379" w:rsidRPr="00EF50BF" w:rsidTr="007226C5">
        <w:trPr>
          <w:jc w:val="center"/>
        </w:trPr>
        <w:tc>
          <w:tcPr>
            <w:tcW w:w="1311" w:type="pct"/>
          </w:tcPr>
          <w:p w:rsidR="00E96681" w:rsidRPr="00EF50BF" w:rsidRDefault="00E96681" w:rsidP="008F35D3">
            <w:pPr>
              <w:spacing w:line="276" w:lineRule="auto"/>
              <w:jc w:val="left"/>
              <w:rPr>
                <w:rFonts w:cs="Arial"/>
                <w:i/>
              </w:rPr>
            </w:pPr>
            <w:r w:rsidRPr="00EF50BF">
              <w:rPr>
                <w:rFonts w:cs="Arial"/>
                <w:i/>
              </w:rPr>
              <w:t xml:space="preserve">Caso de uso </w:t>
            </w:r>
          </w:p>
        </w:tc>
        <w:tc>
          <w:tcPr>
            <w:tcW w:w="3689" w:type="pct"/>
          </w:tcPr>
          <w:p w:rsidR="00E96681" w:rsidRPr="00EF50BF" w:rsidRDefault="00E96681" w:rsidP="008F35D3">
            <w:pPr>
              <w:spacing w:line="276" w:lineRule="auto"/>
              <w:rPr>
                <w:rFonts w:cs="Arial"/>
              </w:rPr>
            </w:pPr>
            <w:r w:rsidRPr="00EF50BF">
              <w:rPr>
                <w:rFonts w:cs="Arial"/>
              </w:rPr>
              <w:t>Lançar receita</w:t>
            </w:r>
          </w:p>
        </w:tc>
      </w:tr>
      <w:tr w:rsidR="00377379" w:rsidRPr="00EF50BF" w:rsidTr="007226C5">
        <w:trPr>
          <w:jc w:val="center"/>
        </w:trPr>
        <w:tc>
          <w:tcPr>
            <w:tcW w:w="1311" w:type="pct"/>
          </w:tcPr>
          <w:p w:rsidR="00E96681" w:rsidRPr="00EF50BF" w:rsidRDefault="00E96681" w:rsidP="008F35D3">
            <w:pPr>
              <w:spacing w:line="276" w:lineRule="auto"/>
              <w:jc w:val="left"/>
              <w:rPr>
                <w:rFonts w:cs="Arial"/>
                <w:i/>
              </w:rPr>
            </w:pPr>
            <w:r w:rsidRPr="00EF50BF">
              <w:rPr>
                <w:rFonts w:cs="Arial"/>
                <w:i/>
              </w:rPr>
              <w:t>Resumo</w:t>
            </w:r>
          </w:p>
        </w:tc>
        <w:tc>
          <w:tcPr>
            <w:tcW w:w="3689" w:type="pct"/>
          </w:tcPr>
          <w:p w:rsidR="00E96681" w:rsidRPr="00EF50BF" w:rsidRDefault="00A33A81" w:rsidP="008F35D3">
            <w:pPr>
              <w:spacing w:line="276" w:lineRule="auto"/>
              <w:rPr>
                <w:rFonts w:cs="Arial"/>
              </w:rPr>
            </w:pPr>
            <w:r>
              <w:rPr>
                <w:rFonts w:cs="Arial"/>
              </w:rPr>
              <w:t>Esse caso de uso descreve a forma como o</w:t>
            </w:r>
            <w:r w:rsidRPr="00A33A81">
              <w:rPr>
                <w:rFonts w:cs="Arial"/>
              </w:rPr>
              <w:t xml:space="preserve"> si</w:t>
            </w:r>
            <w:r>
              <w:rPr>
                <w:rFonts w:cs="Arial"/>
              </w:rPr>
              <w:t>s</w:t>
            </w:r>
            <w:r w:rsidRPr="00A33A81">
              <w:rPr>
                <w:rFonts w:cs="Arial"/>
              </w:rPr>
              <w:t xml:space="preserve">tema </w:t>
            </w:r>
            <w:r w:rsidR="00DC041A">
              <w:rPr>
                <w:rFonts w:cs="Arial"/>
              </w:rPr>
              <w:t xml:space="preserve">permite </w:t>
            </w:r>
            <w:r w:rsidRPr="00A33A81">
              <w:rPr>
                <w:rFonts w:cs="Arial"/>
              </w:rPr>
              <w:t>a inclusão, alteração, exclusão de valores lançados como receita.</w:t>
            </w:r>
          </w:p>
        </w:tc>
      </w:tr>
      <w:tr w:rsidR="00377379" w:rsidRPr="00EF50BF" w:rsidTr="007226C5">
        <w:trPr>
          <w:jc w:val="center"/>
        </w:trPr>
        <w:tc>
          <w:tcPr>
            <w:tcW w:w="1311" w:type="pct"/>
          </w:tcPr>
          <w:p w:rsidR="00E96681" w:rsidRPr="00EF50BF" w:rsidRDefault="00E96681" w:rsidP="008F35D3">
            <w:pPr>
              <w:spacing w:line="276" w:lineRule="auto"/>
              <w:jc w:val="left"/>
              <w:rPr>
                <w:rFonts w:cs="Arial"/>
                <w:i/>
              </w:rPr>
            </w:pPr>
            <w:r w:rsidRPr="00EF50BF">
              <w:rPr>
                <w:rFonts w:cs="Arial"/>
                <w:i/>
              </w:rPr>
              <w:t>Ator principal</w:t>
            </w:r>
          </w:p>
        </w:tc>
        <w:tc>
          <w:tcPr>
            <w:tcW w:w="3689" w:type="pct"/>
          </w:tcPr>
          <w:p w:rsidR="00E96681" w:rsidRPr="00EF50BF" w:rsidRDefault="00A33A81" w:rsidP="008F35D3">
            <w:pPr>
              <w:spacing w:line="276" w:lineRule="auto"/>
              <w:rPr>
                <w:rFonts w:cs="Arial"/>
              </w:rPr>
            </w:pPr>
            <w:r>
              <w:rPr>
                <w:rFonts w:cs="Arial"/>
              </w:rPr>
              <w:t>Usuário</w:t>
            </w:r>
          </w:p>
        </w:tc>
      </w:tr>
      <w:tr w:rsidR="00377379" w:rsidRPr="00EF50BF" w:rsidTr="007226C5">
        <w:trPr>
          <w:jc w:val="center"/>
        </w:trPr>
        <w:tc>
          <w:tcPr>
            <w:tcW w:w="1311" w:type="pct"/>
          </w:tcPr>
          <w:p w:rsidR="00E96681" w:rsidRPr="00EF50BF" w:rsidRDefault="00E96681" w:rsidP="008F35D3">
            <w:pPr>
              <w:spacing w:line="276" w:lineRule="auto"/>
              <w:jc w:val="left"/>
              <w:rPr>
                <w:rFonts w:cs="Arial"/>
                <w:i/>
              </w:rPr>
            </w:pPr>
            <w:r w:rsidRPr="00EF50BF">
              <w:rPr>
                <w:rFonts w:cs="Arial"/>
                <w:i/>
              </w:rPr>
              <w:t>Pré-condição</w:t>
            </w:r>
          </w:p>
        </w:tc>
        <w:tc>
          <w:tcPr>
            <w:tcW w:w="3689" w:type="pct"/>
          </w:tcPr>
          <w:p w:rsidR="00E96681" w:rsidRPr="00EF50BF" w:rsidRDefault="00594FAF" w:rsidP="008F35D3">
            <w:pPr>
              <w:spacing w:line="276" w:lineRule="auto"/>
              <w:rPr>
                <w:rFonts w:cs="Arial"/>
              </w:rPr>
            </w:pPr>
            <w:r>
              <w:rPr>
                <w:rFonts w:cs="Arial"/>
              </w:rPr>
              <w:t>-</w:t>
            </w:r>
          </w:p>
        </w:tc>
      </w:tr>
      <w:tr w:rsidR="00377379" w:rsidRPr="00EF50BF" w:rsidTr="007226C5">
        <w:trPr>
          <w:jc w:val="center"/>
        </w:trPr>
        <w:tc>
          <w:tcPr>
            <w:tcW w:w="1311" w:type="pct"/>
          </w:tcPr>
          <w:p w:rsidR="00E96681" w:rsidRPr="00EF50BF" w:rsidRDefault="00E96681" w:rsidP="008F35D3">
            <w:pPr>
              <w:spacing w:line="276" w:lineRule="auto"/>
              <w:jc w:val="left"/>
              <w:rPr>
                <w:rFonts w:cs="Arial"/>
                <w:i/>
              </w:rPr>
            </w:pPr>
            <w:r w:rsidRPr="00EF50BF">
              <w:rPr>
                <w:rFonts w:cs="Arial"/>
                <w:i/>
              </w:rPr>
              <w:t>Pós-condição</w:t>
            </w:r>
          </w:p>
        </w:tc>
        <w:tc>
          <w:tcPr>
            <w:tcW w:w="3689" w:type="pct"/>
          </w:tcPr>
          <w:p w:rsidR="00E96681" w:rsidRPr="00EF50BF" w:rsidRDefault="00C43B87" w:rsidP="008F35D3">
            <w:pPr>
              <w:spacing w:line="276" w:lineRule="auto"/>
              <w:rPr>
                <w:rFonts w:cs="Arial"/>
              </w:rPr>
            </w:pPr>
            <w:r>
              <w:rPr>
                <w:rFonts w:cs="Arial"/>
              </w:rPr>
              <w:t>-</w:t>
            </w:r>
          </w:p>
        </w:tc>
      </w:tr>
      <w:tr w:rsidR="00377379" w:rsidRPr="00EF50BF" w:rsidTr="007226C5">
        <w:trPr>
          <w:jc w:val="center"/>
        </w:trPr>
        <w:tc>
          <w:tcPr>
            <w:tcW w:w="1311" w:type="pct"/>
          </w:tcPr>
          <w:p w:rsidR="00E96681" w:rsidRPr="00EF50BF" w:rsidRDefault="00E96681" w:rsidP="008F35D3">
            <w:pPr>
              <w:spacing w:line="276" w:lineRule="auto"/>
              <w:jc w:val="left"/>
              <w:rPr>
                <w:rFonts w:cs="Arial"/>
                <w:i/>
              </w:rPr>
            </w:pPr>
            <w:r w:rsidRPr="00EF50BF">
              <w:rPr>
                <w:rFonts w:cs="Arial"/>
                <w:i/>
              </w:rPr>
              <w:t>Fluxo principal</w:t>
            </w:r>
          </w:p>
        </w:tc>
        <w:tc>
          <w:tcPr>
            <w:tcW w:w="3689" w:type="pct"/>
          </w:tcPr>
          <w:p w:rsidR="00A33A81" w:rsidRPr="00A33A81" w:rsidRDefault="00A33A81" w:rsidP="008F35D3">
            <w:pPr>
              <w:spacing w:line="276" w:lineRule="auto"/>
              <w:rPr>
                <w:rFonts w:cs="Arial"/>
              </w:rPr>
            </w:pPr>
            <w:r w:rsidRPr="00A33A81">
              <w:rPr>
                <w:rFonts w:cs="Arial"/>
              </w:rPr>
              <w:t>Inclusão</w:t>
            </w:r>
          </w:p>
          <w:p w:rsidR="00A33A81" w:rsidRPr="00A33A81" w:rsidRDefault="00A33A81" w:rsidP="008F35D3">
            <w:pPr>
              <w:spacing w:line="276" w:lineRule="auto"/>
              <w:rPr>
                <w:rFonts w:cs="Arial"/>
              </w:rPr>
            </w:pPr>
            <w:r w:rsidRPr="00A33A81">
              <w:rPr>
                <w:rFonts w:cs="Arial"/>
              </w:rPr>
              <w:t>1. O usuário deve inserir o valor da transação</w:t>
            </w:r>
            <w:r>
              <w:rPr>
                <w:rFonts w:cs="Arial"/>
              </w:rPr>
              <w:t>.</w:t>
            </w:r>
          </w:p>
          <w:p w:rsidR="00A33A81" w:rsidRPr="00A33A81" w:rsidRDefault="00A33A81" w:rsidP="008F35D3">
            <w:pPr>
              <w:spacing w:line="276" w:lineRule="auto"/>
              <w:rPr>
                <w:rFonts w:cs="Arial"/>
              </w:rPr>
            </w:pPr>
            <w:r w:rsidRPr="00A33A81">
              <w:rPr>
                <w:rFonts w:cs="Arial"/>
              </w:rPr>
              <w:t>2. O usuário deve selecionar ou adicionar uma categoria</w:t>
            </w:r>
            <w:r>
              <w:rPr>
                <w:rFonts w:cs="Arial"/>
              </w:rPr>
              <w:t>.</w:t>
            </w:r>
          </w:p>
          <w:p w:rsidR="00A33A81" w:rsidRPr="00A33A81" w:rsidRDefault="00A33A81" w:rsidP="008F35D3">
            <w:pPr>
              <w:spacing w:line="276" w:lineRule="auto"/>
              <w:rPr>
                <w:rFonts w:cs="Arial"/>
              </w:rPr>
            </w:pPr>
            <w:r w:rsidRPr="00A33A81">
              <w:rPr>
                <w:rFonts w:cs="Arial"/>
              </w:rPr>
              <w:t xml:space="preserve">3. O usuário deve informar a data de recebimento da receita. </w:t>
            </w:r>
          </w:p>
          <w:p w:rsidR="00A33A81" w:rsidRPr="00A33A81" w:rsidRDefault="00A33A81" w:rsidP="008F35D3">
            <w:pPr>
              <w:spacing w:line="276" w:lineRule="auto"/>
              <w:rPr>
                <w:rFonts w:cs="Arial"/>
              </w:rPr>
            </w:pPr>
            <w:r w:rsidRPr="00A33A81">
              <w:rPr>
                <w:rFonts w:cs="Arial"/>
              </w:rPr>
              <w:t>4. O usuário deve selecionar se sua receita ir</w:t>
            </w:r>
            <w:r>
              <w:rPr>
                <w:rFonts w:cs="Arial"/>
              </w:rPr>
              <w:t xml:space="preserve">á se repetir mais de uma vez e </w:t>
            </w:r>
            <w:r w:rsidRPr="00A33A81">
              <w:rPr>
                <w:rFonts w:cs="Arial"/>
              </w:rPr>
              <w:t>informar a quantidade de repetições</w:t>
            </w:r>
            <w:r>
              <w:rPr>
                <w:rFonts w:cs="Arial"/>
              </w:rPr>
              <w:t>.</w:t>
            </w:r>
          </w:p>
          <w:p w:rsidR="00A33A81" w:rsidRDefault="00A33A81" w:rsidP="008F35D3">
            <w:pPr>
              <w:spacing w:line="276" w:lineRule="auto"/>
              <w:rPr>
                <w:rFonts w:cs="Arial"/>
              </w:rPr>
            </w:pPr>
            <w:r w:rsidRPr="00A33A81">
              <w:rPr>
                <w:rFonts w:cs="Arial"/>
              </w:rPr>
              <w:t>5. O usuário pode inserir uma nota - observação.</w:t>
            </w:r>
          </w:p>
          <w:p w:rsidR="0080739F" w:rsidRPr="008F35D3" w:rsidRDefault="0080739F" w:rsidP="0080739F">
            <w:pPr>
              <w:spacing w:line="276" w:lineRule="auto"/>
              <w:rPr>
                <w:rFonts w:cs="Arial"/>
              </w:rPr>
            </w:pPr>
            <w:r>
              <w:rPr>
                <w:rFonts w:cs="Arial"/>
              </w:rPr>
              <w:t xml:space="preserve">6. Com o lançamento dessa receita, </w:t>
            </w:r>
            <w:r w:rsidRPr="0080739F">
              <w:rPr>
                <w:rFonts w:cs="Arial"/>
              </w:rPr>
              <w:t xml:space="preserve">o sistema deve calcular e exibir o saldo das </w:t>
            </w:r>
            <w:r>
              <w:rPr>
                <w:rFonts w:cs="Arial"/>
              </w:rPr>
              <w:t>receitas</w:t>
            </w:r>
            <w:r w:rsidRPr="0080739F">
              <w:rPr>
                <w:rFonts w:cs="Arial"/>
              </w:rPr>
              <w:t xml:space="preserve"> e</w:t>
            </w:r>
            <w:r>
              <w:rPr>
                <w:rFonts w:cs="Arial"/>
              </w:rPr>
              <w:t xml:space="preserve"> o</w:t>
            </w:r>
            <w:r w:rsidRPr="0080739F">
              <w:rPr>
                <w:rFonts w:cs="Arial"/>
              </w:rPr>
              <w:t xml:space="preserve"> final do dia da realização dessa transação.</w:t>
            </w:r>
          </w:p>
          <w:p w:rsidR="00A33A81" w:rsidRPr="00A33A81" w:rsidRDefault="00A33A81" w:rsidP="008F35D3">
            <w:pPr>
              <w:spacing w:line="276" w:lineRule="auto"/>
              <w:rPr>
                <w:rFonts w:cs="Arial"/>
              </w:rPr>
            </w:pPr>
            <w:r w:rsidRPr="00A33A81">
              <w:rPr>
                <w:rFonts w:cs="Arial"/>
              </w:rPr>
              <w:lastRenderedPageBreak/>
              <w:t>Alteração</w:t>
            </w:r>
          </w:p>
          <w:p w:rsidR="00A33A81" w:rsidRPr="00A33A81" w:rsidRDefault="00A33A81" w:rsidP="008F35D3">
            <w:pPr>
              <w:spacing w:line="276" w:lineRule="auto"/>
              <w:rPr>
                <w:rFonts w:cs="Arial"/>
              </w:rPr>
            </w:pPr>
            <w:r w:rsidRPr="00A33A81">
              <w:rPr>
                <w:rFonts w:cs="Arial"/>
              </w:rPr>
              <w:t xml:space="preserve">1. O sistema deve permitir que o usuário </w:t>
            </w:r>
            <w:proofErr w:type="gramStart"/>
            <w:r w:rsidRPr="00A33A81">
              <w:rPr>
                <w:rFonts w:cs="Arial"/>
              </w:rPr>
              <w:t>altere</w:t>
            </w:r>
            <w:proofErr w:type="gramEnd"/>
            <w:r w:rsidRPr="00A33A81">
              <w:rPr>
                <w:rFonts w:cs="Arial"/>
              </w:rPr>
              <w:t xml:space="preserve"> o tipo da moeda</w:t>
            </w:r>
            <w:r w:rsidR="00594FAF">
              <w:rPr>
                <w:rFonts w:cs="Arial"/>
              </w:rPr>
              <w:t>, através da seleção de uma nova</w:t>
            </w:r>
            <w:r>
              <w:rPr>
                <w:rFonts w:cs="Arial"/>
              </w:rPr>
              <w:t>.</w:t>
            </w:r>
          </w:p>
          <w:p w:rsidR="00A33A81" w:rsidRPr="00A33A81" w:rsidRDefault="00A33A81" w:rsidP="008F35D3">
            <w:pPr>
              <w:spacing w:line="276" w:lineRule="auto"/>
              <w:rPr>
                <w:rFonts w:cs="Arial"/>
              </w:rPr>
            </w:pPr>
            <w:r w:rsidRPr="00A33A81">
              <w:rPr>
                <w:rFonts w:cs="Arial"/>
              </w:rPr>
              <w:t>2. O sistema deve p</w:t>
            </w:r>
            <w:r w:rsidR="006374F4">
              <w:rPr>
                <w:rFonts w:cs="Arial"/>
              </w:rPr>
              <w:t xml:space="preserve">ermitir que o usuário </w:t>
            </w:r>
            <w:proofErr w:type="gramStart"/>
            <w:r w:rsidR="006374F4">
              <w:rPr>
                <w:rFonts w:cs="Arial"/>
              </w:rPr>
              <w:t>altere</w:t>
            </w:r>
            <w:proofErr w:type="gramEnd"/>
            <w:r w:rsidR="006374F4">
              <w:rPr>
                <w:rFonts w:cs="Arial"/>
              </w:rPr>
              <w:t xml:space="preserve"> o v</w:t>
            </w:r>
            <w:r w:rsidRPr="00A33A81">
              <w:rPr>
                <w:rFonts w:cs="Arial"/>
              </w:rPr>
              <w:t>alor da transação</w:t>
            </w:r>
            <w:r>
              <w:rPr>
                <w:rFonts w:cs="Arial"/>
              </w:rPr>
              <w:t>.</w:t>
            </w:r>
            <w:r w:rsidR="00594FAF">
              <w:rPr>
                <w:rFonts w:cs="Arial"/>
              </w:rPr>
              <w:t xml:space="preserve"> O usuário deve excluir o antigo valor e adicionar um novo.</w:t>
            </w:r>
          </w:p>
          <w:p w:rsidR="00A33A81" w:rsidRPr="00A33A81" w:rsidRDefault="00A33A81" w:rsidP="008F35D3">
            <w:pPr>
              <w:spacing w:line="276" w:lineRule="auto"/>
              <w:rPr>
                <w:rFonts w:cs="Arial"/>
              </w:rPr>
            </w:pPr>
            <w:r w:rsidRPr="00A33A81">
              <w:rPr>
                <w:rFonts w:cs="Arial"/>
              </w:rPr>
              <w:t xml:space="preserve">3. O sistema deve permitir que o usuário </w:t>
            </w:r>
            <w:proofErr w:type="gramStart"/>
            <w:r w:rsidRPr="00A33A81">
              <w:rPr>
                <w:rFonts w:cs="Arial"/>
              </w:rPr>
              <w:t>altere</w:t>
            </w:r>
            <w:proofErr w:type="gramEnd"/>
            <w:r w:rsidRPr="00A33A81">
              <w:rPr>
                <w:rFonts w:cs="Arial"/>
              </w:rPr>
              <w:t xml:space="preserve"> a categoria</w:t>
            </w:r>
            <w:r w:rsidR="00594FAF">
              <w:rPr>
                <w:rFonts w:cs="Arial"/>
              </w:rPr>
              <w:t>, através da seleção de uma nova.</w:t>
            </w:r>
          </w:p>
          <w:p w:rsidR="00A33A81" w:rsidRPr="00A33A81" w:rsidRDefault="00A33A81" w:rsidP="008F35D3">
            <w:pPr>
              <w:spacing w:line="276" w:lineRule="auto"/>
              <w:rPr>
                <w:rFonts w:cs="Arial"/>
              </w:rPr>
            </w:pPr>
            <w:r w:rsidRPr="00A33A81">
              <w:rPr>
                <w:rFonts w:cs="Arial"/>
              </w:rPr>
              <w:t xml:space="preserve">4. O sistema deve permitir que o usuário </w:t>
            </w:r>
            <w:proofErr w:type="gramStart"/>
            <w:r w:rsidRPr="00A33A81">
              <w:rPr>
                <w:rFonts w:cs="Arial"/>
              </w:rPr>
              <w:t>altere</w:t>
            </w:r>
            <w:proofErr w:type="gramEnd"/>
            <w:r w:rsidRPr="00A33A81">
              <w:rPr>
                <w:rFonts w:cs="Arial"/>
              </w:rPr>
              <w:t xml:space="preserve"> a data de recebimento da receita</w:t>
            </w:r>
            <w:r w:rsidR="00594FAF">
              <w:rPr>
                <w:rFonts w:cs="Arial"/>
              </w:rPr>
              <w:t>, através da seleção de uma nova.</w:t>
            </w:r>
          </w:p>
          <w:p w:rsidR="00A33A81" w:rsidRPr="00A33A81" w:rsidRDefault="00A33A81" w:rsidP="008F35D3">
            <w:pPr>
              <w:spacing w:line="276" w:lineRule="auto"/>
              <w:rPr>
                <w:rFonts w:cs="Arial"/>
              </w:rPr>
            </w:pPr>
          </w:p>
          <w:p w:rsidR="00A33A81" w:rsidRPr="00A33A81" w:rsidRDefault="00A33A81" w:rsidP="008F35D3">
            <w:pPr>
              <w:spacing w:line="276" w:lineRule="auto"/>
              <w:rPr>
                <w:rFonts w:cs="Arial"/>
              </w:rPr>
            </w:pPr>
            <w:r w:rsidRPr="00A33A81">
              <w:rPr>
                <w:rFonts w:cs="Arial"/>
              </w:rPr>
              <w:t>Exclusão</w:t>
            </w:r>
          </w:p>
          <w:p w:rsidR="00A33A81" w:rsidRPr="00A33A81" w:rsidRDefault="00A33A81" w:rsidP="008F35D3">
            <w:pPr>
              <w:spacing w:line="276" w:lineRule="auto"/>
              <w:rPr>
                <w:rFonts w:cs="Arial"/>
              </w:rPr>
            </w:pPr>
            <w:r w:rsidRPr="00A33A81">
              <w:rPr>
                <w:rFonts w:cs="Arial"/>
              </w:rPr>
              <w:t xml:space="preserve">1. O sistema deve permitir que o usuário </w:t>
            </w:r>
            <w:proofErr w:type="gramStart"/>
            <w:r w:rsidRPr="00A33A81">
              <w:rPr>
                <w:rFonts w:cs="Arial"/>
              </w:rPr>
              <w:t>exclua</w:t>
            </w:r>
            <w:proofErr w:type="gramEnd"/>
            <w:r w:rsidRPr="00A33A81">
              <w:rPr>
                <w:rFonts w:cs="Arial"/>
              </w:rPr>
              <w:t xml:space="preserve"> o valor adi</w:t>
            </w:r>
            <w:r>
              <w:rPr>
                <w:rFonts w:cs="Arial"/>
              </w:rPr>
              <w:t>ci</w:t>
            </w:r>
            <w:r w:rsidRPr="00A33A81">
              <w:rPr>
                <w:rFonts w:cs="Arial"/>
              </w:rPr>
              <w:t>onado.</w:t>
            </w:r>
          </w:p>
          <w:p w:rsidR="00E96681" w:rsidRPr="00EF50BF" w:rsidRDefault="00A33A81" w:rsidP="008F35D3">
            <w:pPr>
              <w:spacing w:line="276" w:lineRule="auto"/>
              <w:rPr>
                <w:rFonts w:cs="Arial"/>
              </w:rPr>
            </w:pPr>
            <w:r w:rsidRPr="00A33A81">
              <w:rPr>
                <w:rFonts w:cs="Arial"/>
              </w:rPr>
              <w:t xml:space="preserve">2. O sistema deve enviar uma mensagem </w:t>
            </w:r>
            <w:r>
              <w:rPr>
                <w:rFonts w:cs="Arial"/>
              </w:rPr>
              <w:t>solicitando a</w:t>
            </w:r>
            <w:r w:rsidRPr="00A33A81">
              <w:rPr>
                <w:rFonts w:cs="Arial"/>
              </w:rPr>
              <w:t xml:space="preserve"> confirmação de exclusão desse valor.</w:t>
            </w:r>
          </w:p>
        </w:tc>
      </w:tr>
      <w:tr w:rsidR="00377379" w:rsidRPr="00EF50BF" w:rsidTr="007226C5">
        <w:trPr>
          <w:jc w:val="center"/>
        </w:trPr>
        <w:tc>
          <w:tcPr>
            <w:tcW w:w="1311" w:type="pct"/>
          </w:tcPr>
          <w:p w:rsidR="00E96681" w:rsidRPr="00EF50BF" w:rsidRDefault="00E96681" w:rsidP="008F35D3">
            <w:pPr>
              <w:spacing w:line="276" w:lineRule="auto"/>
              <w:jc w:val="left"/>
              <w:rPr>
                <w:rFonts w:cs="Arial"/>
                <w:i/>
              </w:rPr>
            </w:pPr>
            <w:r w:rsidRPr="00EF50BF">
              <w:rPr>
                <w:rFonts w:cs="Arial"/>
                <w:i/>
              </w:rPr>
              <w:lastRenderedPageBreak/>
              <w:t>Fluxo de exceção</w:t>
            </w:r>
          </w:p>
        </w:tc>
        <w:tc>
          <w:tcPr>
            <w:tcW w:w="3689" w:type="pct"/>
          </w:tcPr>
          <w:p w:rsidR="00A33A81" w:rsidRPr="00A33A81" w:rsidRDefault="00A33A81" w:rsidP="008F35D3">
            <w:pPr>
              <w:spacing w:line="276" w:lineRule="auto"/>
              <w:rPr>
                <w:rFonts w:cs="Arial"/>
              </w:rPr>
            </w:pPr>
            <w:r w:rsidRPr="00A33A81">
              <w:rPr>
                <w:rFonts w:cs="Arial"/>
              </w:rPr>
              <w:t>Inclusão</w:t>
            </w:r>
          </w:p>
          <w:p w:rsidR="00E96681" w:rsidRPr="00EF50BF" w:rsidRDefault="00A33A81" w:rsidP="008F35D3">
            <w:pPr>
              <w:spacing w:line="276" w:lineRule="auto"/>
              <w:rPr>
                <w:rFonts w:cs="Arial"/>
              </w:rPr>
            </w:pPr>
            <w:r w:rsidRPr="00A33A81">
              <w:rPr>
                <w:rFonts w:cs="Arial"/>
              </w:rPr>
              <w:t xml:space="preserve">Caso o usuário não informe um dos campos de preenchimento obrigatório - valor da transação, categoria e data de recebimento - o sistema deve </w:t>
            </w:r>
            <w:r>
              <w:rPr>
                <w:rFonts w:cs="Arial"/>
              </w:rPr>
              <w:t>notificar o</w:t>
            </w:r>
            <w:r w:rsidRPr="00A33A81">
              <w:rPr>
                <w:rFonts w:cs="Arial"/>
              </w:rPr>
              <w:t xml:space="preserve"> usuário </w:t>
            </w:r>
            <w:r>
              <w:rPr>
                <w:rFonts w:cs="Arial"/>
              </w:rPr>
              <w:t xml:space="preserve">a respeito </w:t>
            </w:r>
            <w:r w:rsidRPr="00A33A81">
              <w:rPr>
                <w:rFonts w:cs="Arial"/>
              </w:rPr>
              <w:t xml:space="preserve">do não preenchimento </w:t>
            </w:r>
            <w:r>
              <w:rPr>
                <w:rFonts w:cs="Arial"/>
              </w:rPr>
              <w:t>de um</w:t>
            </w:r>
            <w:r w:rsidR="008F35D3">
              <w:rPr>
                <w:rFonts w:cs="Arial"/>
              </w:rPr>
              <w:t xml:space="preserve"> ou</w:t>
            </w:r>
            <w:r>
              <w:rPr>
                <w:rFonts w:cs="Arial"/>
              </w:rPr>
              <w:t xml:space="preserve"> mais campos</w:t>
            </w:r>
            <w:r w:rsidRPr="00A33A81">
              <w:rPr>
                <w:rFonts w:cs="Arial"/>
              </w:rPr>
              <w:t>.</w:t>
            </w:r>
          </w:p>
        </w:tc>
      </w:tr>
      <w:tr w:rsidR="00377379" w:rsidRPr="00EF50BF" w:rsidTr="007226C5">
        <w:trPr>
          <w:jc w:val="center"/>
        </w:trPr>
        <w:tc>
          <w:tcPr>
            <w:tcW w:w="1311" w:type="pct"/>
          </w:tcPr>
          <w:p w:rsidR="00E96681" w:rsidRPr="00EF50BF" w:rsidRDefault="00E96681" w:rsidP="008F35D3">
            <w:pPr>
              <w:spacing w:line="276" w:lineRule="auto"/>
              <w:jc w:val="left"/>
              <w:rPr>
                <w:rFonts w:cs="Arial"/>
                <w:i/>
              </w:rPr>
            </w:pPr>
            <w:r w:rsidRPr="00EF50BF">
              <w:rPr>
                <w:rFonts w:cs="Arial"/>
                <w:i/>
              </w:rPr>
              <w:t>Subcaso de uso</w:t>
            </w:r>
          </w:p>
        </w:tc>
        <w:tc>
          <w:tcPr>
            <w:tcW w:w="3689" w:type="pct"/>
          </w:tcPr>
          <w:p w:rsidR="00E96681" w:rsidRPr="00EF50BF" w:rsidRDefault="005C49D5" w:rsidP="008F35D3">
            <w:pPr>
              <w:spacing w:line="276" w:lineRule="auto"/>
              <w:rPr>
                <w:rFonts w:cs="Arial"/>
              </w:rPr>
            </w:pPr>
            <w:r>
              <w:rPr>
                <w:rFonts w:cs="Arial"/>
              </w:rPr>
              <w:t>-</w:t>
            </w:r>
          </w:p>
        </w:tc>
      </w:tr>
    </w:tbl>
    <w:p w:rsidR="008D3DC5" w:rsidRDefault="008D3DC5" w:rsidP="00832519">
      <w:pPr>
        <w:rPr>
          <w:rFonts w:cs="Arial"/>
        </w:rPr>
      </w:pPr>
    </w:p>
    <w:p w:rsidR="004D33AB" w:rsidRPr="00EF50BF" w:rsidRDefault="004D33AB" w:rsidP="00832519">
      <w:pPr>
        <w:rPr>
          <w:rFonts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511D4C" w:rsidRPr="00EF50BF" w:rsidTr="00CE6A0B">
        <w:tc>
          <w:tcPr>
            <w:tcW w:w="9061" w:type="dxa"/>
            <w:vAlign w:val="center"/>
          </w:tcPr>
          <w:p w:rsidR="002F658E" w:rsidRPr="00EF50BF" w:rsidRDefault="00F63311" w:rsidP="00CE6A0B">
            <w:pPr>
              <w:keepNext/>
              <w:jc w:val="center"/>
              <w:rPr>
                <w:rFonts w:cs="Arial"/>
              </w:rPr>
            </w:pPr>
            <w:commentRangeStart w:id="124"/>
            <w:r w:rsidRPr="00EF50BF">
              <w:rPr>
                <w:rFonts w:cs="Arial"/>
                <w:noProof/>
                <w:lang w:eastAsia="pt-BR"/>
              </w:rPr>
              <w:drawing>
                <wp:inline distT="0" distB="0" distL="0" distR="0">
                  <wp:extent cx="3238500" cy="144780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3238500" cy="1447800"/>
                          </a:xfrm>
                          <a:prstGeom prst="rect">
                            <a:avLst/>
                          </a:prstGeom>
                        </pic:spPr>
                      </pic:pic>
                    </a:graphicData>
                  </a:graphic>
                </wp:inline>
              </w:drawing>
            </w:r>
            <w:commentRangeEnd w:id="124"/>
            <w:r w:rsidR="006B4369">
              <w:rPr>
                <w:rStyle w:val="Refdecomentrio"/>
              </w:rPr>
              <w:commentReference w:id="124"/>
            </w:r>
          </w:p>
        </w:tc>
      </w:tr>
      <w:tr w:rsidR="00511D4C" w:rsidRPr="00EF50BF" w:rsidTr="006042D8">
        <w:tc>
          <w:tcPr>
            <w:tcW w:w="9061" w:type="dxa"/>
          </w:tcPr>
          <w:p w:rsidR="002F658E" w:rsidRPr="00EF50BF" w:rsidRDefault="002F658E" w:rsidP="00D45DC7">
            <w:pPr>
              <w:pStyle w:val="Legenda"/>
            </w:pPr>
            <w:bookmarkStart w:id="125" w:name="_Toc484364690"/>
            <w:r w:rsidRPr="00EF50BF">
              <w:t xml:space="preserve">Figura </w:t>
            </w:r>
            <w:r w:rsidR="00726926">
              <w:fldChar w:fldCharType="begin"/>
            </w:r>
            <w:r w:rsidR="00D61C60">
              <w:instrText xml:space="preserve"> SEQ Figura \* ARABIC </w:instrText>
            </w:r>
            <w:r w:rsidR="00726926">
              <w:fldChar w:fldCharType="separate"/>
            </w:r>
            <w:r w:rsidR="00982022">
              <w:rPr>
                <w:noProof/>
              </w:rPr>
              <w:t>6</w:t>
            </w:r>
            <w:r w:rsidR="00726926">
              <w:rPr>
                <w:noProof/>
              </w:rPr>
              <w:fldChar w:fldCharType="end"/>
            </w:r>
            <w:r w:rsidR="00106869">
              <w:t xml:space="preserve"> - Diagrama de caso de uso l</w:t>
            </w:r>
            <w:r w:rsidRPr="00EF50BF">
              <w:t>ançar despesa</w:t>
            </w:r>
            <w:bookmarkEnd w:id="125"/>
          </w:p>
        </w:tc>
      </w:tr>
    </w:tbl>
    <w:p w:rsidR="007B41DF" w:rsidRDefault="007B41DF" w:rsidP="00832519">
      <w:pPr>
        <w:rPr>
          <w:rFonts w:cs="Arial"/>
        </w:rPr>
      </w:pPr>
    </w:p>
    <w:p w:rsidR="006F2010" w:rsidRDefault="006F2010" w:rsidP="00832519">
      <w:pPr>
        <w:rPr>
          <w:rFonts w:cs="Arial"/>
        </w:rPr>
      </w:pPr>
    </w:p>
    <w:tbl>
      <w:tblPr>
        <w:tblStyle w:val="Tabelacomgrade"/>
        <w:tblW w:w="5000" w:type="pct"/>
        <w:jc w:val="center"/>
        <w:tblLook w:val="04A0"/>
      </w:tblPr>
      <w:tblGrid>
        <w:gridCol w:w="2322"/>
        <w:gridCol w:w="6965"/>
      </w:tblGrid>
      <w:tr w:rsidR="00511D4C" w:rsidRPr="00EF50BF" w:rsidTr="00377379">
        <w:trPr>
          <w:jc w:val="center"/>
        </w:trPr>
        <w:tc>
          <w:tcPr>
            <w:tcW w:w="5000" w:type="pct"/>
            <w:gridSpan w:val="2"/>
            <w:tcBorders>
              <w:top w:val="nil"/>
              <w:left w:val="nil"/>
              <w:right w:val="nil"/>
            </w:tcBorders>
          </w:tcPr>
          <w:p w:rsidR="002F658E" w:rsidRPr="00EF50BF" w:rsidRDefault="002F658E" w:rsidP="00D45DC7">
            <w:pPr>
              <w:pStyle w:val="Legenda"/>
            </w:pPr>
            <w:bookmarkStart w:id="126" w:name="_Toc484364680"/>
            <w:r w:rsidRPr="00EF50BF">
              <w:t xml:space="preserve">Tabela </w:t>
            </w:r>
            <w:r w:rsidR="00726926">
              <w:fldChar w:fldCharType="begin"/>
            </w:r>
            <w:r w:rsidR="00D61C60">
              <w:instrText xml:space="preserve"> SEQ Tabela \* ARABIC </w:instrText>
            </w:r>
            <w:r w:rsidR="00726926">
              <w:fldChar w:fldCharType="separate"/>
            </w:r>
            <w:r w:rsidR="00982022">
              <w:rPr>
                <w:noProof/>
              </w:rPr>
              <w:t>7</w:t>
            </w:r>
            <w:r w:rsidR="00726926">
              <w:rPr>
                <w:noProof/>
              </w:rPr>
              <w:fldChar w:fldCharType="end"/>
            </w:r>
            <w:r w:rsidRPr="00EF50BF">
              <w:t xml:space="preserve"> – Documentação do caso de uso lançar despesa</w:t>
            </w:r>
            <w:bookmarkEnd w:id="126"/>
          </w:p>
        </w:tc>
      </w:tr>
      <w:tr w:rsidR="00377379" w:rsidRPr="00EF50BF" w:rsidTr="007226C5">
        <w:trPr>
          <w:jc w:val="center"/>
        </w:trPr>
        <w:tc>
          <w:tcPr>
            <w:tcW w:w="1250" w:type="pct"/>
          </w:tcPr>
          <w:p w:rsidR="002F658E" w:rsidRPr="00EF50BF" w:rsidRDefault="002F658E" w:rsidP="008F35D3">
            <w:pPr>
              <w:spacing w:line="276" w:lineRule="auto"/>
              <w:jc w:val="left"/>
              <w:rPr>
                <w:rFonts w:cs="Arial"/>
                <w:i/>
              </w:rPr>
            </w:pPr>
            <w:r w:rsidRPr="00EF50BF">
              <w:rPr>
                <w:rFonts w:cs="Arial"/>
                <w:i/>
              </w:rPr>
              <w:t xml:space="preserve">Caso de uso </w:t>
            </w:r>
          </w:p>
        </w:tc>
        <w:tc>
          <w:tcPr>
            <w:tcW w:w="3750" w:type="pct"/>
          </w:tcPr>
          <w:p w:rsidR="002F658E" w:rsidRPr="00EF50BF" w:rsidRDefault="002F658E" w:rsidP="008F35D3">
            <w:pPr>
              <w:spacing w:line="276" w:lineRule="auto"/>
              <w:rPr>
                <w:rFonts w:cs="Arial"/>
              </w:rPr>
            </w:pPr>
            <w:r w:rsidRPr="00EF50BF">
              <w:rPr>
                <w:rFonts w:cs="Arial"/>
              </w:rPr>
              <w:t>Lançar despesa</w:t>
            </w:r>
          </w:p>
        </w:tc>
      </w:tr>
      <w:tr w:rsidR="00377379" w:rsidRPr="00EF50BF" w:rsidTr="007226C5">
        <w:trPr>
          <w:jc w:val="center"/>
        </w:trPr>
        <w:tc>
          <w:tcPr>
            <w:tcW w:w="1250" w:type="pct"/>
          </w:tcPr>
          <w:p w:rsidR="002F658E" w:rsidRPr="00EF50BF" w:rsidRDefault="002F658E" w:rsidP="008F35D3">
            <w:pPr>
              <w:spacing w:line="276" w:lineRule="auto"/>
              <w:jc w:val="left"/>
              <w:rPr>
                <w:rFonts w:cs="Arial"/>
                <w:i/>
              </w:rPr>
            </w:pPr>
            <w:r w:rsidRPr="00EF50BF">
              <w:rPr>
                <w:rFonts w:cs="Arial"/>
                <w:i/>
              </w:rPr>
              <w:t>Resumo</w:t>
            </w:r>
          </w:p>
        </w:tc>
        <w:tc>
          <w:tcPr>
            <w:tcW w:w="3750" w:type="pct"/>
          </w:tcPr>
          <w:p w:rsidR="002F658E" w:rsidRPr="00EF50BF" w:rsidRDefault="008F35D3" w:rsidP="008F35D3">
            <w:pPr>
              <w:spacing w:line="276" w:lineRule="auto"/>
              <w:rPr>
                <w:rFonts w:cs="Arial"/>
              </w:rPr>
            </w:pPr>
            <w:r w:rsidRPr="008F35D3">
              <w:rPr>
                <w:rFonts w:cs="Arial"/>
              </w:rPr>
              <w:t xml:space="preserve">Esse caso de uso descreve a forma como o sistema </w:t>
            </w:r>
            <w:r w:rsidR="00DC041A">
              <w:rPr>
                <w:rFonts w:cs="Arial"/>
              </w:rPr>
              <w:t xml:space="preserve">permite </w:t>
            </w:r>
            <w:r w:rsidRPr="008F35D3">
              <w:rPr>
                <w:rFonts w:cs="Arial"/>
              </w:rPr>
              <w:t xml:space="preserve">a inclusão, alteração, exclusão de valores lançados como </w:t>
            </w:r>
            <w:r>
              <w:rPr>
                <w:rFonts w:cs="Arial"/>
              </w:rPr>
              <w:t>despesa</w:t>
            </w:r>
            <w:r w:rsidRPr="008F35D3">
              <w:rPr>
                <w:rFonts w:cs="Arial"/>
              </w:rPr>
              <w:t>.</w:t>
            </w:r>
          </w:p>
        </w:tc>
      </w:tr>
      <w:tr w:rsidR="00377379" w:rsidRPr="00EF50BF" w:rsidTr="007226C5">
        <w:trPr>
          <w:jc w:val="center"/>
        </w:trPr>
        <w:tc>
          <w:tcPr>
            <w:tcW w:w="1250" w:type="pct"/>
          </w:tcPr>
          <w:p w:rsidR="002F658E" w:rsidRPr="00EF50BF" w:rsidRDefault="002F658E" w:rsidP="008F35D3">
            <w:pPr>
              <w:spacing w:line="276" w:lineRule="auto"/>
              <w:jc w:val="left"/>
              <w:rPr>
                <w:rFonts w:cs="Arial"/>
                <w:i/>
              </w:rPr>
            </w:pPr>
            <w:r w:rsidRPr="00EF50BF">
              <w:rPr>
                <w:rFonts w:cs="Arial"/>
                <w:i/>
              </w:rPr>
              <w:t>Ator principal</w:t>
            </w:r>
          </w:p>
        </w:tc>
        <w:tc>
          <w:tcPr>
            <w:tcW w:w="3750" w:type="pct"/>
          </w:tcPr>
          <w:p w:rsidR="002F658E" w:rsidRPr="00EF50BF" w:rsidRDefault="008F35D3" w:rsidP="008F35D3">
            <w:pPr>
              <w:spacing w:line="276" w:lineRule="auto"/>
              <w:rPr>
                <w:rFonts w:cs="Arial"/>
              </w:rPr>
            </w:pPr>
            <w:r>
              <w:rPr>
                <w:rFonts w:cs="Arial"/>
              </w:rPr>
              <w:t>Usuário</w:t>
            </w:r>
          </w:p>
        </w:tc>
      </w:tr>
      <w:tr w:rsidR="00377379" w:rsidRPr="00EF50BF" w:rsidTr="007226C5">
        <w:trPr>
          <w:jc w:val="center"/>
        </w:trPr>
        <w:tc>
          <w:tcPr>
            <w:tcW w:w="1250" w:type="pct"/>
          </w:tcPr>
          <w:p w:rsidR="002F658E" w:rsidRPr="00EF50BF" w:rsidRDefault="002F658E" w:rsidP="008F35D3">
            <w:pPr>
              <w:spacing w:line="276" w:lineRule="auto"/>
              <w:jc w:val="left"/>
              <w:rPr>
                <w:rFonts w:cs="Arial"/>
                <w:i/>
              </w:rPr>
            </w:pPr>
            <w:r w:rsidRPr="00EF50BF">
              <w:rPr>
                <w:rFonts w:cs="Arial"/>
                <w:i/>
              </w:rPr>
              <w:t>Pré-condição</w:t>
            </w:r>
          </w:p>
        </w:tc>
        <w:tc>
          <w:tcPr>
            <w:tcW w:w="3750" w:type="pct"/>
          </w:tcPr>
          <w:p w:rsidR="002F658E" w:rsidRPr="00EF50BF" w:rsidRDefault="00594FAF" w:rsidP="008F35D3">
            <w:pPr>
              <w:spacing w:line="276" w:lineRule="auto"/>
              <w:rPr>
                <w:rFonts w:cs="Arial"/>
              </w:rPr>
            </w:pPr>
            <w:r>
              <w:rPr>
                <w:rFonts w:cs="Arial"/>
              </w:rPr>
              <w:t>-</w:t>
            </w:r>
          </w:p>
        </w:tc>
      </w:tr>
      <w:tr w:rsidR="00377379" w:rsidRPr="00EF50BF" w:rsidTr="007226C5">
        <w:trPr>
          <w:jc w:val="center"/>
        </w:trPr>
        <w:tc>
          <w:tcPr>
            <w:tcW w:w="1250" w:type="pct"/>
          </w:tcPr>
          <w:p w:rsidR="002F658E" w:rsidRPr="00EF50BF" w:rsidRDefault="002F658E" w:rsidP="008F35D3">
            <w:pPr>
              <w:spacing w:line="276" w:lineRule="auto"/>
              <w:jc w:val="left"/>
              <w:rPr>
                <w:rFonts w:cs="Arial"/>
                <w:i/>
              </w:rPr>
            </w:pPr>
            <w:r w:rsidRPr="00EF50BF">
              <w:rPr>
                <w:rFonts w:cs="Arial"/>
                <w:i/>
              </w:rPr>
              <w:t>Pós-condição</w:t>
            </w:r>
          </w:p>
        </w:tc>
        <w:tc>
          <w:tcPr>
            <w:tcW w:w="3750" w:type="pct"/>
          </w:tcPr>
          <w:p w:rsidR="002F658E" w:rsidRPr="00EF50BF" w:rsidRDefault="008F35D3" w:rsidP="008F35D3">
            <w:pPr>
              <w:spacing w:line="276" w:lineRule="auto"/>
              <w:rPr>
                <w:rFonts w:cs="Arial"/>
              </w:rPr>
            </w:pPr>
            <w:r>
              <w:rPr>
                <w:rFonts w:cs="Arial"/>
              </w:rPr>
              <w:t>-</w:t>
            </w:r>
          </w:p>
        </w:tc>
      </w:tr>
      <w:tr w:rsidR="00377379" w:rsidRPr="00EF50BF" w:rsidTr="007226C5">
        <w:trPr>
          <w:jc w:val="center"/>
        </w:trPr>
        <w:tc>
          <w:tcPr>
            <w:tcW w:w="1250" w:type="pct"/>
          </w:tcPr>
          <w:p w:rsidR="002F658E" w:rsidRPr="00EF50BF" w:rsidRDefault="002F658E" w:rsidP="008F35D3">
            <w:pPr>
              <w:spacing w:line="276" w:lineRule="auto"/>
              <w:jc w:val="left"/>
              <w:rPr>
                <w:rFonts w:cs="Arial"/>
                <w:i/>
              </w:rPr>
            </w:pPr>
            <w:r w:rsidRPr="00EF50BF">
              <w:rPr>
                <w:rFonts w:cs="Arial"/>
                <w:i/>
              </w:rPr>
              <w:lastRenderedPageBreak/>
              <w:t>Fluxo principal</w:t>
            </w:r>
          </w:p>
        </w:tc>
        <w:tc>
          <w:tcPr>
            <w:tcW w:w="3750" w:type="pct"/>
          </w:tcPr>
          <w:p w:rsidR="008F35D3" w:rsidRPr="008F35D3" w:rsidRDefault="008F35D3" w:rsidP="008F35D3">
            <w:pPr>
              <w:spacing w:line="276" w:lineRule="auto"/>
              <w:rPr>
                <w:rFonts w:cs="Arial"/>
              </w:rPr>
            </w:pPr>
            <w:r w:rsidRPr="008F35D3">
              <w:rPr>
                <w:rFonts w:cs="Arial"/>
              </w:rPr>
              <w:t>Inclusão</w:t>
            </w:r>
          </w:p>
          <w:p w:rsidR="008F35D3" w:rsidRPr="008F35D3" w:rsidRDefault="008F35D3" w:rsidP="008F35D3">
            <w:pPr>
              <w:spacing w:line="276" w:lineRule="auto"/>
              <w:rPr>
                <w:rFonts w:cs="Arial"/>
              </w:rPr>
            </w:pPr>
            <w:r w:rsidRPr="008F35D3">
              <w:rPr>
                <w:rFonts w:cs="Arial"/>
              </w:rPr>
              <w:t>1. O usuário deve inserir o valor da transação.</w:t>
            </w:r>
          </w:p>
          <w:p w:rsidR="008F35D3" w:rsidRPr="008F35D3" w:rsidRDefault="008F35D3" w:rsidP="008F35D3">
            <w:pPr>
              <w:spacing w:line="276" w:lineRule="auto"/>
              <w:rPr>
                <w:rFonts w:cs="Arial"/>
              </w:rPr>
            </w:pPr>
            <w:r w:rsidRPr="008F35D3">
              <w:rPr>
                <w:rFonts w:cs="Arial"/>
              </w:rPr>
              <w:t>2. O usuário deve selecionar ou adicionar uma categoria.</w:t>
            </w:r>
          </w:p>
          <w:p w:rsidR="008F35D3" w:rsidRPr="008F35D3" w:rsidRDefault="008F35D3" w:rsidP="008F35D3">
            <w:pPr>
              <w:spacing w:line="276" w:lineRule="auto"/>
              <w:rPr>
                <w:rFonts w:cs="Arial"/>
              </w:rPr>
            </w:pPr>
            <w:r w:rsidRPr="008F35D3">
              <w:rPr>
                <w:rFonts w:cs="Arial"/>
              </w:rPr>
              <w:t xml:space="preserve">3. O usuário deve informar a data da ocorrência da despesa. </w:t>
            </w:r>
          </w:p>
          <w:p w:rsidR="008F35D3" w:rsidRPr="008F35D3" w:rsidRDefault="008F35D3" w:rsidP="008F35D3">
            <w:pPr>
              <w:spacing w:line="276" w:lineRule="auto"/>
              <w:rPr>
                <w:rFonts w:cs="Arial"/>
              </w:rPr>
            </w:pPr>
            <w:r w:rsidRPr="008F35D3">
              <w:rPr>
                <w:rFonts w:cs="Arial"/>
              </w:rPr>
              <w:t>4. O usuário deve informar a forma de pagamento.</w:t>
            </w:r>
          </w:p>
          <w:p w:rsidR="008F35D3" w:rsidRPr="008F35D3" w:rsidRDefault="008F35D3" w:rsidP="008F35D3">
            <w:pPr>
              <w:spacing w:line="276" w:lineRule="auto"/>
              <w:rPr>
                <w:rFonts w:cs="Arial"/>
              </w:rPr>
            </w:pPr>
            <w:r w:rsidRPr="008F35D3">
              <w:rPr>
                <w:rFonts w:cs="Arial"/>
              </w:rPr>
              <w:t>5. O usuário deve selecionar se sua despesa irá se repetir mais de uma vez e informar a quantidade de repetições.</w:t>
            </w:r>
          </w:p>
          <w:p w:rsidR="008F35D3" w:rsidRDefault="008F35D3" w:rsidP="008F35D3">
            <w:pPr>
              <w:spacing w:line="276" w:lineRule="auto"/>
              <w:rPr>
                <w:rFonts w:cs="Arial"/>
              </w:rPr>
            </w:pPr>
            <w:r w:rsidRPr="008F35D3">
              <w:rPr>
                <w:rFonts w:cs="Arial"/>
              </w:rPr>
              <w:t>6. O usuário pode inserir uma nota - observação.</w:t>
            </w:r>
          </w:p>
          <w:p w:rsidR="00D51B06" w:rsidRPr="008F35D3" w:rsidRDefault="0080739F" w:rsidP="008F35D3">
            <w:pPr>
              <w:spacing w:line="276" w:lineRule="auto"/>
              <w:rPr>
                <w:rFonts w:cs="Arial"/>
              </w:rPr>
            </w:pPr>
            <w:r>
              <w:rPr>
                <w:rFonts w:cs="Arial"/>
              </w:rPr>
              <w:t xml:space="preserve">7. Com o lançamento dessa despesa, </w:t>
            </w:r>
            <w:r w:rsidRPr="0080739F">
              <w:rPr>
                <w:rFonts w:cs="Arial"/>
              </w:rPr>
              <w:t xml:space="preserve">o sistema deve calcular e exibir o saldo das despesas e </w:t>
            </w:r>
            <w:r>
              <w:rPr>
                <w:rFonts w:cs="Arial"/>
              </w:rPr>
              <w:t xml:space="preserve">o </w:t>
            </w:r>
            <w:r w:rsidRPr="0080739F">
              <w:rPr>
                <w:rFonts w:cs="Arial"/>
              </w:rPr>
              <w:t>final do dia da realização dessa transação.</w:t>
            </w:r>
          </w:p>
          <w:p w:rsidR="008F35D3" w:rsidRPr="008F35D3" w:rsidRDefault="008F35D3" w:rsidP="008F35D3">
            <w:pPr>
              <w:spacing w:line="276" w:lineRule="auto"/>
              <w:rPr>
                <w:rFonts w:cs="Arial"/>
              </w:rPr>
            </w:pPr>
          </w:p>
          <w:p w:rsidR="008F35D3" w:rsidRPr="008F35D3" w:rsidRDefault="008F35D3" w:rsidP="008F35D3">
            <w:pPr>
              <w:spacing w:line="276" w:lineRule="auto"/>
              <w:rPr>
                <w:rFonts w:cs="Arial"/>
              </w:rPr>
            </w:pPr>
            <w:r w:rsidRPr="008F35D3">
              <w:rPr>
                <w:rFonts w:cs="Arial"/>
              </w:rPr>
              <w:t>Alteração</w:t>
            </w:r>
          </w:p>
          <w:p w:rsidR="008F35D3" w:rsidRPr="008F35D3" w:rsidRDefault="008F35D3" w:rsidP="008F35D3">
            <w:pPr>
              <w:spacing w:line="276" w:lineRule="auto"/>
              <w:rPr>
                <w:rFonts w:cs="Arial"/>
              </w:rPr>
            </w:pPr>
            <w:r w:rsidRPr="008F35D3">
              <w:rPr>
                <w:rFonts w:cs="Arial"/>
              </w:rPr>
              <w:t xml:space="preserve">1. O sistema deve permitir que o usuário </w:t>
            </w:r>
            <w:proofErr w:type="gramStart"/>
            <w:r w:rsidRPr="008F35D3">
              <w:rPr>
                <w:rFonts w:cs="Arial"/>
              </w:rPr>
              <w:t>altere</w:t>
            </w:r>
            <w:proofErr w:type="gramEnd"/>
            <w:r w:rsidRPr="008F35D3">
              <w:rPr>
                <w:rFonts w:cs="Arial"/>
              </w:rPr>
              <w:t xml:space="preserve"> o tipo da moeda</w:t>
            </w:r>
            <w:r w:rsidR="00594FAF">
              <w:rPr>
                <w:rFonts w:cs="Arial"/>
              </w:rPr>
              <w:t>, através da seleção de uma nova.</w:t>
            </w:r>
          </w:p>
          <w:p w:rsidR="008F35D3" w:rsidRPr="008F35D3" w:rsidRDefault="008F35D3" w:rsidP="008F35D3">
            <w:pPr>
              <w:spacing w:line="276" w:lineRule="auto"/>
              <w:rPr>
                <w:rFonts w:cs="Arial"/>
              </w:rPr>
            </w:pPr>
            <w:r w:rsidRPr="008F35D3">
              <w:rPr>
                <w:rFonts w:cs="Arial"/>
              </w:rPr>
              <w:t>2. O sistema deve p</w:t>
            </w:r>
            <w:r w:rsidR="00594FAF">
              <w:rPr>
                <w:rFonts w:cs="Arial"/>
              </w:rPr>
              <w:t xml:space="preserve">ermitir que o usuário </w:t>
            </w:r>
            <w:proofErr w:type="gramStart"/>
            <w:r w:rsidR="00594FAF">
              <w:rPr>
                <w:rFonts w:cs="Arial"/>
              </w:rPr>
              <w:t>altere</w:t>
            </w:r>
            <w:proofErr w:type="gramEnd"/>
            <w:r w:rsidR="00594FAF">
              <w:rPr>
                <w:rFonts w:cs="Arial"/>
              </w:rPr>
              <w:t xml:space="preserve"> o v</w:t>
            </w:r>
            <w:r w:rsidRPr="008F35D3">
              <w:rPr>
                <w:rFonts w:cs="Arial"/>
              </w:rPr>
              <w:t>alor da transação</w:t>
            </w:r>
            <w:r w:rsidR="00594FAF">
              <w:rPr>
                <w:rFonts w:cs="Arial"/>
              </w:rPr>
              <w:t>, através da seleção de uma nova.</w:t>
            </w:r>
          </w:p>
          <w:p w:rsidR="008F35D3" w:rsidRPr="008F35D3" w:rsidRDefault="008F35D3" w:rsidP="008F35D3">
            <w:pPr>
              <w:spacing w:line="276" w:lineRule="auto"/>
              <w:rPr>
                <w:rFonts w:cs="Arial"/>
              </w:rPr>
            </w:pPr>
            <w:r w:rsidRPr="008F35D3">
              <w:rPr>
                <w:rFonts w:cs="Arial"/>
              </w:rPr>
              <w:t xml:space="preserve">3. O sistema deve permitir que o usuário </w:t>
            </w:r>
            <w:proofErr w:type="gramStart"/>
            <w:r w:rsidRPr="008F35D3">
              <w:rPr>
                <w:rFonts w:cs="Arial"/>
              </w:rPr>
              <w:t>altere</w:t>
            </w:r>
            <w:proofErr w:type="gramEnd"/>
            <w:r w:rsidRPr="008F35D3">
              <w:rPr>
                <w:rFonts w:cs="Arial"/>
              </w:rPr>
              <w:t xml:space="preserve"> a categoria</w:t>
            </w:r>
            <w:r w:rsidR="00594FAF">
              <w:rPr>
                <w:rFonts w:cs="Arial"/>
              </w:rPr>
              <w:t>, através da seleção de uma nova.</w:t>
            </w:r>
          </w:p>
          <w:p w:rsidR="008F35D3" w:rsidRPr="008F35D3" w:rsidRDefault="008F35D3" w:rsidP="008F35D3">
            <w:pPr>
              <w:spacing w:line="276" w:lineRule="auto"/>
              <w:rPr>
                <w:rFonts w:cs="Arial"/>
              </w:rPr>
            </w:pPr>
            <w:r w:rsidRPr="008F35D3">
              <w:rPr>
                <w:rFonts w:cs="Arial"/>
              </w:rPr>
              <w:t xml:space="preserve">4. O sistema deve permitir que o usuário </w:t>
            </w:r>
            <w:proofErr w:type="gramStart"/>
            <w:r w:rsidRPr="008F35D3">
              <w:rPr>
                <w:rFonts w:cs="Arial"/>
              </w:rPr>
              <w:t>altere</w:t>
            </w:r>
            <w:proofErr w:type="gramEnd"/>
            <w:r w:rsidRPr="008F35D3">
              <w:rPr>
                <w:rFonts w:cs="Arial"/>
              </w:rPr>
              <w:t xml:space="preserve"> a data da ocorrência da despesa</w:t>
            </w:r>
            <w:r w:rsidR="00594FAF">
              <w:rPr>
                <w:rFonts w:cs="Arial"/>
              </w:rPr>
              <w:t>, através da seleção de uma nova.</w:t>
            </w:r>
          </w:p>
          <w:p w:rsidR="008F35D3" w:rsidRDefault="008F35D3" w:rsidP="008F35D3">
            <w:pPr>
              <w:spacing w:line="276" w:lineRule="auto"/>
              <w:rPr>
                <w:rFonts w:cs="Arial"/>
              </w:rPr>
            </w:pPr>
            <w:r w:rsidRPr="008F35D3">
              <w:rPr>
                <w:rFonts w:cs="Arial"/>
              </w:rPr>
              <w:t>5. O sistema deve permitir que o usuá</w:t>
            </w:r>
            <w:r w:rsidR="00594FAF">
              <w:rPr>
                <w:rFonts w:cs="Arial"/>
              </w:rPr>
              <w:t xml:space="preserve">rio </w:t>
            </w:r>
            <w:proofErr w:type="gramStart"/>
            <w:r w:rsidR="00594FAF">
              <w:rPr>
                <w:rFonts w:cs="Arial"/>
              </w:rPr>
              <w:t>altere</w:t>
            </w:r>
            <w:proofErr w:type="gramEnd"/>
            <w:r w:rsidR="00594FAF">
              <w:rPr>
                <w:rFonts w:cs="Arial"/>
              </w:rPr>
              <w:t xml:space="preserve"> a forma de pagamento, através da seleção de uma nova.</w:t>
            </w:r>
          </w:p>
          <w:p w:rsidR="008F35D3" w:rsidRPr="008F35D3" w:rsidRDefault="008F35D3" w:rsidP="008F35D3">
            <w:pPr>
              <w:spacing w:line="276" w:lineRule="auto"/>
              <w:rPr>
                <w:rFonts w:cs="Arial"/>
              </w:rPr>
            </w:pPr>
          </w:p>
          <w:p w:rsidR="008F35D3" w:rsidRPr="008F35D3" w:rsidRDefault="008F35D3" w:rsidP="008F35D3">
            <w:pPr>
              <w:spacing w:line="276" w:lineRule="auto"/>
              <w:rPr>
                <w:rFonts w:cs="Arial"/>
              </w:rPr>
            </w:pPr>
            <w:r w:rsidRPr="008F35D3">
              <w:rPr>
                <w:rFonts w:cs="Arial"/>
              </w:rPr>
              <w:t>Exclusão</w:t>
            </w:r>
          </w:p>
          <w:p w:rsidR="008F35D3" w:rsidRPr="008F35D3" w:rsidRDefault="008F35D3" w:rsidP="008F35D3">
            <w:pPr>
              <w:spacing w:line="276" w:lineRule="auto"/>
              <w:rPr>
                <w:rFonts w:cs="Arial"/>
              </w:rPr>
            </w:pPr>
            <w:r w:rsidRPr="008F35D3">
              <w:rPr>
                <w:rFonts w:cs="Arial"/>
              </w:rPr>
              <w:t xml:space="preserve">1. O sistema deve permitir que o usuário </w:t>
            </w:r>
            <w:proofErr w:type="gramStart"/>
            <w:r w:rsidRPr="008F35D3">
              <w:rPr>
                <w:rFonts w:cs="Arial"/>
              </w:rPr>
              <w:t>exclua</w:t>
            </w:r>
            <w:proofErr w:type="gramEnd"/>
            <w:r w:rsidRPr="008F35D3">
              <w:rPr>
                <w:rFonts w:cs="Arial"/>
              </w:rPr>
              <w:t xml:space="preserve"> o valor adi</w:t>
            </w:r>
            <w:r>
              <w:rPr>
                <w:rFonts w:cs="Arial"/>
              </w:rPr>
              <w:t>ci</w:t>
            </w:r>
            <w:r w:rsidRPr="008F35D3">
              <w:rPr>
                <w:rFonts w:cs="Arial"/>
              </w:rPr>
              <w:t>onado.</w:t>
            </w:r>
          </w:p>
          <w:p w:rsidR="002F658E" w:rsidRPr="00EF50BF" w:rsidRDefault="008F35D3" w:rsidP="008F35D3">
            <w:pPr>
              <w:spacing w:line="276" w:lineRule="auto"/>
              <w:rPr>
                <w:rFonts w:cs="Arial"/>
              </w:rPr>
            </w:pPr>
            <w:r w:rsidRPr="008F35D3">
              <w:rPr>
                <w:rFonts w:cs="Arial"/>
              </w:rPr>
              <w:t>2. O sistema deve enviar uma mensagem de confirmação de exclusão desse valor.</w:t>
            </w:r>
          </w:p>
        </w:tc>
      </w:tr>
      <w:tr w:rsidR="00E4427A" w:rsidRPr="00EF50BF" w:rsidTr="007226C5">
        <w:trPr>
          <w:jc w:val="center"/>
        </w:trPr>
        <w:tc>
          <w:tcPr>
            <w:tcW w:w="1250" w:type="pct"/>
          </w:tcPr>
          <w:p w:rsidR="00E4427A" w:rsidRPr="00EF50BF" w:rsidRDefault="00E4427A" w:rsidP="00E4427A">
            <w:pPr>
              <w:spacing w:line="276" w:lineRule="auto"/>
              <w:jc w:val="left"/>
              <w:rPr>
                <w:rFonts w:cs="Arial"/>
                <w:i/>
              </w:rPr>
            </w:pPr>
            <w:r w:rsidRPr="00EF50BF">
              <w:rPr>
                <w:rFonts w:cs="Arial"/>
                <w:i/>
              </w:rPr>
              <w:t>Fluxo de exceção</w:t>
            </w:r>
          </w:p>
        </w:tc>
        <w:tc>
          <w:tcPr>
            <w:tcW w:w="3750" w:type="pct"/>
          </w:tcPr>
          <w:p w:rsidR="00E4427A" w:rsidRPr="00A33A81" w:rsidRDefault="00E4427A" w:rsidP="00E4427A">
            <w:pPr>
              <w:spacing w:line="276" w:lineRule="auto"/>
              <w:rPr>
                <w:rFonts w:cs="Arial"/>
              </w:rPr>
            </w:pPr>
            <w:r w:rsidRPr="00A33A81">
              <w:rPr>
                <w:rFonts w:cs="Arial"/>
              </w:rPr>
              <w:t>Inclusão</w:t>
            </w:r>
          </w:p>
          <w:p w:rsidR="00E4427A" w:rsidRPr="00EF50BF" w:rsidRDefault="00E4427A" w:rsidP="00E4427A">
            <w:pPr>
              <w:spacing w:line="276" w:lineRule="auto"/>
              <w:rPr>
                <w:rFonts w:cs="Arial"/>
              </w:rPr>
            </w:pPr>
            <w:r w:rsidRPr="00A33A81">
              <w:rPr>
                <w:rFonts w:cs="Arial"/>
              </w:rPr>
              <w:t>Caso o usuário não informe um dos campos de preenchimento obrigatório - valor da transação, categoria</w:t>
            </w:r>
            <w:r>
              <w:rPr>
                <w:rFonts w:cs="Arial"/>
              </w:rPr>
              <w:t xml:space="preserve">, </w:t>
            </w:r>
            <w:r w:rsidRPr="00A33A81">
              <w:rPr>
                <w:rFonts w:cs="Arial"/>
              </w:rPr>
              <w:t xml:space="preserve">data de </w:t>
            </w:r>
            <w:r>
              <w:rPr>
                <w:rFonts w:cs="Arial"/>
              </w:rPr>
              <w:t>ocorrência da despesa e forma de pagamento</w:t>
            </w:r>
            <w:r w:rsidRPr="00A33A81">
              <w:rPr>
                <w:rFonts w:cs="Arial"/>
              </w:rPr>
              <w:t xml:space="preserve"> - o sistema deve </w:t>
            </w:r>
            <w:r>
              <w:rPr>
                <w:rFonts w:cs="Arial"/>
              </w:rPr>
              <w:t>notificar o</w:t>
            </w:r>
            <w:r w:rsidRPr="00A33A81">
              <w:rPr>
                <w:rFonts w:cs="Arial"/>
              </w:rPr>
              <w:t xml:space="preserve"> usuário </w:t>
            </w:r>
            <w:r>
              <w:rPr>
                <w:rFonts w:cs="Arial"/>
              </w:rPr>
              <w:t xml:space="preserve">a respeito </w:t>
            </w:r>
            <w:r w:rsidRPr="00A33A81">
              <w:rPr>
                <w:rFonts w:cs="Arial"/>
              </w:rPr>
              <w:t xml:space="preserve">do não preenchimento </w:t>
            </w:r>
            <w:r>
              <w:rPr>
                <w:rFonts w:cs="Arial"/>
              </w:rPr>
              <w:t>de um ou mais campos</w:t>
            </w:r>
            <w:r w:rsidRPr="00A33A81">
              <w:rPr>
                <w:rFonts w:cs="Arial"/>
              </w:rPr>
              <w:t>.</w:t>
            </w:r>
          </w:p>
        </w:tc>
      </w:tr>
      <w:tr w:rsidR="00E4427A" w:rsidRPr="00EF50BF" w:rsidTr="007226C5">
        <w:trPr>
          <w:jc w:val="center"/>
        </w:trPr>
        <w:tc>
          <w:tcPr>
            <w:tcW w:w="1250" w:type="pct"/>
          </w:tcPr>
          <w:p w:rsidR="00E4427A" w:rsidRPr="00EF50BF" w:rsidRDefault="00E4427A" w:rsidP="00E4427A">
            <w:pPr>
              <w:spacing w:line="276" w:lineRule="auto"/>
              <w:jc w:val="left"/>
              <w:rPr>
                <w:rFonts w:cs="Arial"/>
                <w:i/>
              </w:rPr>
            </w:pPr>
            <w:r w:rsidRPr="00EF50BF">
              <w:rPr>
                <w:rFonts w:cs="Arial"/>
                <w:i/>
              </w:rPr>
              <w:t>Subcaso de uso</w:t>
            </w:r>
          </w:p>
        </w:tc>
        <w:tc>
          <w:tcPr>
            <w:tcW w:w="3750" w:type="pct"/>
          </w:tcPr>
          <w:p w:rsidR="00E4427A" w:rsidRPr="00EF50BF" w:rsidRDefault="00E4427A" w:rsidP="00E4427A">
            <w:pPr>
              <w:spacing w:line="276" w:lineRule="auto"/>
              <w:rPr>
                <w:rFonts w:cs="Arial"/>
              </w:rPr>
            </w:pPr>
            <w:r>
              <w:rPr>
                <w:rFonts w:cs="Arial"/>
              </w:rPr>
              <w:t>-</w:t>
            </w:r>
          </w:p>
        </w:tc>
      </w:tr>
    </w:tbl>
    <w:p w:rsidR="001348D1" w:rsidRDefault="001348D1" w:rsidP="00832519">
      <w:pPr>
        <w:rPr>
          <w:rFonts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511D4C" w:rsidRPr="00EF50BF" w:rsidTr="006042D8">
        <w:tc>
          <w:tcPr>
            <w:tcW w:w="9061" w:type="dxa"/>
          </w:tcPr>
          <w:p w:rsidR="00B71819" w:rsidRPr="00EF50BF" w:rsidRDefault="00F63311" w:rsidP="006042D8">
            <w:pPr>
              <w:keepNext/>
              <w:jc w:val="center"/>
              <w:rPr>
                <w:rFonts w:cs="Arial"/>
              </w:rPr>
            </w:pPr>
            <w:commentRangeStart w:id="127"/>
            <w:r w:rsidRPr="00EF50BF">
              <w:rPr>
                <w:rFonts w:cs="Arial"/>
                <w:noProof/>
                <w:lang w:eastAsia="pt-BR"/>
              </w:rPr>
              <w:lastRenderedPageBreak/>
              <w:drawing>
                <wp:inline distT="0" distB="0" distL="0" distR="0">
                  <wp:extent cx="3619500" cy="14478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3619500" cy="1447800"/>
                          </a:xfrm>
                          <a:prstGeom prst="rect">
                            <a:avLst/>
                          </a:prstGeom>
                        </pic:spPr>
                      </pic:pic>
                    </a:graphicData>
                  </a:graphic>
                </wp:inline>
              </w:drawing>
            </w:r>
            <w:commentRangeEnd w:id="127"/>
            <w:r w:rsidR="00E9191B">
              <w:rPr>
                <w:rStyle w:val="Refdecomentrio"/>
              </w:rPr>
              <w:commentReference w:id="127"/>
            </w:r>
          </w:p>
        </w:tc>
      </w:tr>
      <w:tr w:rsidR="00511D4C" w:rsidRPr="00EF50BF" w:rsidTr="006042D8">
        <w:tc>
          <w:tcPr>
            <w:tcW w:w="9061" w:type="dxa"/>
          </w:tcPr>
          <w:p w:rsidR="00B71819" w:rsidRPr="00EF50BF" w:rsidRDefault="00B71819" w:rsidP="00D45DC7">
            <w:pPr>
              <w:pStyle w:val="Legenda"/>
            </w:pPr>
            <w:bookmarkStart w:id="128" w:name="_Toc484364691"/>
            <w:r w:rsidRPr="00EF50BF">
              <w:t xml:space="preserve">Figura </w:t>
            </w:r>
            <w:r w:rsidR="00726926">
              <w:fldChar w:fldCharType="begin"/>
            </w:r>
            <w:r w:rsidR="00D61C60">
              <w:instrText xml:space="preserve"> SEQ Figura \* ARABIC </w:instrText>
            </w:r>
            <w:r w:rsidR="00726926">
              <w:fldChar w:fldCharType="separate"/>
            </w:r>
            <w:r w:rsidR="00982022">
              <w:rPr>
                <w:noProof/>
              </w:rPr>
              <w:t>7</w:t>
            </w:r>
            <w:r w:rsidR="00726926">
              <w:rPr>
                <w:noProof/>
              </w:rPr>
              <w:fldChar w:fldCharType="end"/>
            </w:r>
            <w:r w:rsidR="00106869">
              <w:t xml:space="preserve"> - Diagrama de caso de uso c</w:t>
            </w:r>
            <w:r w:rsidRPr="00EF50BF">
              <w:t>onsultar saldo</w:t>
            </w:r>
            <w:bookmarkEnd w:id="128"/>
          </w:p>
        </w:tc>
      </w:tr>
    </w:tbl>
    <w:p w:rsidR="00594FAF" w:rsidRDefault="00594FAF">
      <w:pPr>
        <w:spacing w:after="160" w:line="259" w:lineRule="auto"/>
        <w:jc w:val="left"/>
        <w:rPr>
          <w:rFonts w:cs="Arial"/>
        </w:rPr>
      </w:pPr>
    </w:p>
    <w:p w:rsidR="004D7F73" w:rsidRPr="00EF50BF" w:rsidRDefault="004D7F73">
      <w:pPr>
        <w:spacing w:after="160" w:line="259" w:lineRule="auto"/>
        <w:jc w:val="left"/>
        <w:rPr>
          <w:rFonts w:cs="Arial"/>
        </w:rPr>
      </w:pPr>
    </w:p>
    <w:tbl>
      <w:tblPr>
        <w:tblStyle w:val="Tabelacomgrade"/>
        <w:tblW w:w="5000" w:type="pct"/>
        <w:jc w:val="center"/>
        <w:tblLook w:val="04A0"/>
      </w:tblPr>
      <w:tblGrid>
        <w:gridCol w:w="2435"/>
        <w:gridCol w:w="6852"/>
      </w:tblGrid>
      <w:tr w:rsidR="00511D4C" w:rsidRPr="00EF50BF" w:rsidTr="00F27666">
        <w:trPr>
          <w:jc w:val="center"/>
        </w:trPr>
        <w:tc>
          <w:tcPr>
            <w:tcW w:w="5000" w:type="pct"/>
            <w:gridSpan w:val="2"/>
            <w:tcBorders>
              <w:top w:val="nil"/>
              <w:left w:val="nil"/>
              <w:right w:val="nil"/>
            </w:tcBorders>
          </w:tcPr>
          <w:p w:rsidR="00B71819" w:rsidRPr="00EF50BF" w:rsidRDefault="00B71819" w:rsidP="00D45DC7">
            <w:pPr>
              <w:pStyle w:val="Legenda"/>
            </w:pPr>
            <w:bookmarkStart w:id="129" w:name="_Toc484364681"/>
            <w:r w:rsidRPr="00EF50BF">
              <w:t xml:space="preserve">Tabela </w:t>
            </w:r>
            <w:r w:rsidR="00726926">
              <w:fldChar w:fldCharType="begin"/>
            </w:r>
            <w:r w:rsidR="00D61C60">
              <w:instrText xml:space="preserve"> SEQ Tabela \* ARABIC </w:instrText>
            </w:r>
            <w:r w:rsidR="00726926">
              <w:fldChar w:fldCharType="separate"/>
            </w:r>
            <w:r w:rsidR="00982022">
              <w:rPr>
                <w:noProof/>
              </w:rPr>
              <w:t>8</w:t>
            </w:r>
            <w:r w:rsidR="00726926">
              <w:rPr>
                <w:noProof/>
              </w:rPr>
              <w:fldChar w:fldCharType="end"/>
            </w:r>
            <w:r w:rsidRPr="00EF50BF">
              <w:t xml:space="preserve"> – Documentação do caso de uso </w:t>
            </w:r>
            <w:r w:rsidR="004B3C8D" w:rsidRPr="00EF50BF">
              <w:t>c</w:t>
            </w:r>
            <w:r w:rsidRPr="00EF50BF">
              <w:t>onsultar saldo</w:t>
            </w:r>
            <w:bookmarkEnd w:id="129"/>
          </w:p>
        </w:tc>
      </w:tr>
      <w:tr w:rsidR="00F27666" w:rsidRPr="00EF50BF" w:rsidTr="007226C5">
        <w:trPr>
          <w:jc w:val="center"/>
        </w:trPr>
        <w:tc>
          <w:tcPr>
            <w:tcW w:w="1311" w:type="pct"/>
          </w:tcPr>
          <w:p w:rsidR="00B71819" w:rsidRPr="00EF50BF" w:rsidRDefault="00B71819" w:rsidP="008D45C4">
            <w:pPr>
              <w:spacing w:line="240" w:lineRule="auto"/>
              <w:rPr>
                <w:rFonts w:cs="Arial"/>
                <w:i/>
              </w:rPr>
            </w:pPr>
            <w:r w:rsidRPr="00EF50BF">
              <w:rPr>
                <w:rFonts w:cs="Arial"/>
                <w:i/>
              </w:rPr>
              <w:t xml:space="preserve">Caso de uso </w:t>
            </w:r>
          </w:p>
        </w:tc>
        <w:tc>
          <w:tcPr>
            <w:tcW w:w="3689" w:type="pct"/>
          </w:tcPr>
          <w:p w:rsidR="00B71819" w:rsidRPr="00EF50BF" w:rsidRDefault="006768E2" w:rsidP="008D45C4">
            <w:pPr>
              <w:spacing w:line="240" w:lineRule="auto"/>
              <w:rPr>
                <w:rFonts w:cs="Arial"/>
              </w:rPr>
            </w:pPr>
            <w:r w:rsidRPr="00EF50BF">
              <w:rPr>
                <w:rFonts w:cs="Arial"/>
              </w:rPr>
              <w:t>Consultar saldo</w:t>
            </w:r>
          </w:p>
        </w:tc>
      </w:tr>
      <w:tr w:rsidR="00F27666" w:rsidRPr="00EF50BF" w:rsidTr="007226C5">
        <w:trPr>
          <w:jc w:val="center"/>
        </w:trPr>
        <w:tc>
          <w:tcPr>
            <w:tcW w:w="1311" w:type="pct"/>
          </w:tcPr>
          <w:p w:rsidR="00B71819" w:rsidRPr="00EF50BF" w:rsidRDefault="00B71819" w:rsidP="008D45C4">
            <w:pPr>
              <w:spacing w:line="240" w:lineRule="auto"/>
              <w:rPr>
                <w:rFonts w:cs="Arial"/>
                <w:i/>
              </w:rPr>
            </w:pPr>
            <w:r w:rsidRPr="00EF50BF">
              <w:rPr>
                <w:rFonts w:cs="Arial"/>
                <w:i/>
              </w:rPr>
              <w:t>Resumo</w:t>
            </w:r>
          </w:p>
        </w:tc>
        <w:tc>
          <w:tcPr>
            <w:tcW w:w="3689" w:type="pct"/>
          </w:tcPr>
          <w:p w:rsidR="00B71819" w:rsidRPr="00EF50BF" w:rsidRDefault="001C0114" w:rsidP="008D45C4">
            <w:pPr>
              <w:spacing w:line="240" w:lineRule="auto"/>
              <w:rPr>
                <w:rFonts w:cs="Arial"/>
              </w:rPr>
            </w:pPr>
            <w:r>
              <w:rPr>
                <w:rFonts w:cs="Arial"/>
              </w:rPr>
              <w:t>Esse caso de uso descreve as etapas necessárias a serem percorridas pelo</w:t>
            </w:r>
            <w:r w:rsidRPr="001C0114">
              <w:rPr>
                <w:rFonts w:cs="Arial"/>
              </w:rPr>
              <w:t xml:space="preserve"> usuário para consulta do saldo de cada uma das contas de receita/despesa e do saldo final da receita/despesa.</w:t>
            </w:r>
          </w:p>
        </w:tc>
      </w:tr>
      <w:tr w:rsidR="00F27666" w:rsidRPr="00EF50BF" w:rsidTr="007226C5">
        <w:trPr>
          <w:jc w:val="center"/>
        </w:trPr>
        <w:tc>
          <w:tcPr>
            <w:tcW w:w="1311" w:type="pct"/>
          </w:tcPr>
          <w:p w:rsidR="00B71819" w:rsidRPr="00EF50BF" w:rsidRDefault="00B71819" w:rsidP="008D45C4">
            <w:pPr>
              <w:spacing w:line="240" w:lineRule="auto"/>
              <w:rPr>
                <w:rFonts w:cs="Arial"/>
                <w:i/>
              </w:rPr>
            </w:pPr>
            <w:r w:rsidRPr="00EF50BF">
              <w:rPr>
                <w:rFonts w:cs="Arial"/>
                <w:i/>
              </w:rPr>
              <w:t>Ator principal</w:t>
            </w:r>
          </w:p>
        </w:tc>
        <w:tc>
          <w:tcPr>
            <w:tcW w:w="3689" w:type="pct"/>
          </w:tcPr>
          <w:p w:rsidR="00B71819" w:rsidRPr="00EF50BF" w:rsidRDefault="001C0114" w:rsidP="008D45C4">
            <w:pPr>
              <w:spacing w:line="240" w:lineRule="auto"/>
              <w:rPr>
                <w:rFonts w:cs="Arial"/>
              </w:rPr>
            </w:pPr>
            <w:r>
              <w:rPr>
                <w:rFonts w:cs="Arial"/>
              </w:rPr>
              <w:t>Usuário</w:t>
            </w:r>
          </w:p>
        </w:tc>
      </w:tr>
      <w:tr w:rsidR="00F27666" w:rsidRPr="00EF50BF" w:rsidTr="007226C5">
        <w:trPr>
          <w:jc w:val="center"/>
        </w:trPr>
        <w:tc>
          <w:tcPr>
            <w:tcW w:w="1311" w:type="pct"/>
          </w:tcPr>
          <w:p w:rsidR="00B71819" w:rsidRPr="00EF50BF" w:rsidRDefault="00B71819" w:rsidP="008D45C4">
            <w:pPr>
              <w:spacing w:line="240" w:lineRule="auto"/>
              <w:rPr>
                <w:rFonts w:cs="Arial"/>
                <w:i/>
              </w:rPr>
            </w:pPr>
            <w:r w:rsidRPr="00EF50BF">
              <w:rPr>
                <w:rFonts w:cs="Arial"/>
                <w:i/>
              </w:rPr>
              <w:t>Pré-condição</w:t>
            </w:r>
          </w:p>
        </w:tc>
        <w:tc>
          <w:tcPr>
            <w:tcW w:w="3689" w:type="pct"/>
          </w:tcPr>
          <w:p w:rsidR="001C0114" w:rsidRDefault="001C0114" w:rsidP="008D45C4">
            <w:pPr>
              <w:spacing w:line="240" w:lineRule="auto"/>
              <w:rPr>
                <w:rFonts w:cs="Arial"/>
              </w:rPr>
            </w:pPr>
            <w:r>
              <w:rPr>
                <w:rFonts w:cs="Arial"/>
              </w:rPr>
              <w:t>Consultar saldo</w:t>
            </w:r>
          </w:p>
          <w:p w:rsidR="00B71819" w:rsidRDefault="001C0114" w:rsidP="001C0114">
            <w:pPr>
              <w:spacing w:line="240" w:lineRule="auto"/>
              <w:rPr>
                <w:rFonts w:cs="Arial"/>
              </w:rPr>
            </w:pPr>
            <w:r>
              <w:rPr>
                <w:rFonts w:cs="Arial"/>
              </w:rPr>
              <w:t>2.1</w:t>
            </w:r>
            <w:r w:rsidRPr="001C0114">
              <w:rPr>
                <w:rFonts w:cs="Arial"/>
              </w:rPr>
              <w:t>O período inicial selecionado não pode ser maior que o final.</w:t>
            </w:r>
          </w:p>
          <w:p w:rsidR="00DA2951" w:rsidRPr="00EF50BF" w:rsidRDefault="00DA2951" w:rsidP="001C0114">
            <w:pPr>
              <w:spacing w:line="240" w:lineRule="auto"/>
              <w:rPr>
                <w:rFonts w:cs="Arial"/>
              </w:rPr>
            </w:pPr>
            <w:r>
              <w:rPr>
                <w:rFonts w:cs="Arial"/>
              </w:rPr>
              <w:t xml:space="preserve">3.1 </w:t>
            </w:r>
            <w:r w:rsidRPr="00EF50BF">
              <w:rPr>
                <w:rFonts w:cs="Arial"/>
              </w:rPr>
              <w:t>O saldo final de uma determinada conta do período anterior deve ser igual ao seu saldo inicial do período atual.</w:t>
            </w:r>
          </w:p>
        </w:tc>
      </w:tr>
      <w:tr w:rsidR="00F27666" w:rsidRPr="00EF50BF" w:rsidTr="007226C5">
        <w:trPr>
          <w:jc w:val="center"/>
        </w:trPr>
        <w:tc>
          <w:tcPr>
            <w:tcW w:w="1311" w:type="pct"/>
          </w:tcPr>
          <w:p w:rsidR="00B71819" w:rsidRPr="00EF50BF" w:rsidRDefault="00B71819" w:rsidP="008D45C4">
            <w:pPr>
              <w:spacing w:line="240" w:lineRule="auto"/>
              <w:rPr>
                <w:rFonts w:cs="Arial"/>
                <w:i/>
              </w:rPr>
            </w:pPr>
            <w:r w:rsidRPr="00EF50BF">
              <w:rPr>
                <w:rFonts w:cs="Arial"/>
                <w:i/>
              </w:rPr>
              <w:t>Pós-condição</w:t>
            </w:r>
          </w:p>
        </w:tc>
        <w:tc>
          <w:tcPr>
            <w:tcW w:w="3689" w:type="pct"/>
          </w:tcPr>
          <w:p w:rsidR="00B71819" w:rsidRPr="00EF50BF" w:rsidRDefault="001C0114" w:rsidP="008D45C4">
            <w:pPr>
              <w:spacing w:line="240" w:lineRule="auto"/>
              <w:rPr>
                <w:rFonts w:cs="Arial"/>
              </w:rPr>
            </w:pPr>
            <w:r>
              <w:rPr>
                <w:rFonts w:cs="Arial"/>
              </w:rPr>
              <w:t>-</w:t>
            </w:r>
          </w:p>
        </w:tc>
      </w:tr>
      <w:tr w:rsidR="00F27666" w:rsidRPr="00EF50BF" w:rsidTr="007226C5">
        <w:trPr>
          <w:jc w:val="center"/>
        </w:trPr>
        <w:tc>
          <w:tcPr>
            <w:tcW w:w="1311" w:type="pct"/>
          </w:tcPr>
          <w:p w:rsidR="00B71819" w:rsidRPr="00EF50BF" w:rsidRDefault="00B71819" w:rsidP="008D45C4">
            <w:pPr>
              <w:spacing w:line="240" w:lineRule="auto"/>
              <w:rPr>
                <w:rFonts w:cs="Arial"/>
                <w:i/>
              </w:rPr>
            </w:pPr>
            <w:r w:rsidRPr="00EF50BF">
              <w:rPr>
                <w:rFonts w:cs="Arial"/>
                <w:i/>
              </w:rPr>
              <w:t>Fluxo principal</w:t>
            </w:r>
          </w:p>
        </w:tc>
        <w:tc>
          <w:tcPr>
            <w:tcW w:w="3689" w:type="pct"/>
          </w:tcPr>
          <w:p w:rsidR="001C0114" w:rsidRPr="001C0114" w:rsidRDefault="001C0114" w:rsidP="001C0114">
            <w:pPr>
              <w:spacing w:line="240" w:lineRule="auto"/>
              <w:rPr>
                <w:rFonts w:cs="Arial"/>
              </w:rPr>
            </w:pPr>
            <w:r w:rsidRPr="001C0114">
              <w:rPr>
                <w:rFonts w:cs="Arial"/>
              </w:rPr>
              <w:t>Consultar saldo</w:t>
            </w:r>
          </w:p>
          <w:p w:rsidR="001C0114" w:rsidRPr="001C0114" w:rsidRDefault="001C0114" w:rsidP="001C0114">
            <w:pPr>
              <w:spacing w:line="240" w:lineRule="auto"/>
              <w:rPr>
                <w:rFonts w:cs="Arial"/>
              </w:rPr>
            </w:pPr>
            <w:r w:rsidRPr="001C0114">
              <w:rPr>
                <w:rFonts w:cs="Arial"/>
              </w:rPr>
              <w:t xml:space="preserve">1. O usuário deve selecionar se deseja consultar o saldo de uma determinada conta de receita/despesa ou </w:t>
            </w:r>
            <w:r>
              <w:rPr>
                <w:rFonts w:cs="Arial"/>
              </w:rPr>
              <w:t>do saldo final receita/despesa.</w:t>
            </w:r>
          </w:p>
          <w:p w:rsidR="001C0114" w:rsidRPr="001C0114" w:rsidRDefault="001C0114" w:rsidP="001C0114">
            <w:pPr>
              <w:spacing w:line="240" w:lineRule="auto"/>
              <w:rPr>
                <w:rFonts w:cs="Arial"/>
              </w:rPr>
            </w:pPr>
            <w:r w:rsidRPr="001C0114">
              <w:rPr>
                <w:rFonts w:cs="Arial"/>
              </w:rPr>
              <w:t>2. O usuário deve selecionar o período - data inicial e final.</w:t>
            </w:r>
          </w:p>
          <w:p w:rsidR="001C0114" w:rsidRPr="001C0114" w:rsidRDefault="001C0114" w:rsidP="001C0114">
            <w:pPr>
              <w:spacing w:line="240" w:lineRule="auto"/>
              <w:rPr>
                <w:rFonts w:cs="Arial"/>
              </w:rPr>
            </w:pPr>
            <w:r w:rsidRPr="001C0114">
              <w:rPr>
                <w:rFonts w:cs="Arial"/>
              </w:rPr>
              <w:t>3. O sistema de</w:t>
            </w:r>
            <w:r>
              <w:rPr>
                <w:rFonts w:cs="Arial"/>
              </w:rPr>
              <w:t xml:space="preserve">ve calcular o saldo desejado pelo </w:t>
            </w:r>
            <w:r w:rsidRPr="001C0114">
              <w:rPr>
                <w:rFonts w:cs="Arial"/>
              </w:rPr>
              <w:t xml:space="preserve">usuário. </w:t>
            </w:r>
          </w:p>
          <w:p w:rsidR="00B71819" w:rsidRPr="00EF50BF" w:rsidRDefault="001C0114" w:rsidP="001C0114">
            <w:pPr>
              <w:spacing w:line="240" w:lineRule="auto"/>
              <w:rPr>
                <w:rFonts w:cs="Arial"/>
              </w:rPr>
            </w:pPr>
            <w:r w:rsidRPr="001C0114">
              <w:rPr>
                <w:rFonts w:cs="Arial"/>
              </w:rPr>
              <w:t>4. O sistema deve exibir o saldo desejado.</w:t>
            </w:r>
          </w:p>
        </w:tc>
      </w:tr>
      <w:tr w:rsidR="00F27666" w:rsidRPr="00EF50BF" w:rsidTr="007226C5">
        <w:trPr>
          <w:jc w:val="center"/>
        </w:trPr>
        <w:tc>
          <w:tcPr>
            <w:tcW w:w="1311" w:type="pct"/>
          </w:tcPr>
          <w:p w:rsidR="00B71819" w:rsidRPr="00EF50BF" w:rsidRDefault="00B71819" w:rsidP="008D45C4">
            <w:pPr>
              <w:spacing w:line="240" w:lineRule="auto"/>
              <w:rPr>
                <w:rFonts w:cs="Arial"/>
                <w:i/>
              </w:rPr>
            </w:pPr>
            <w:r w:rsidRPr="00EF50BF">
              <w:rPr>
                <w:rFonts w:cs="Arial"/>
                <w:i/>
              </w:rPr>
              <w:t>Fluxo de exceção</w:t>
            </w:r>
          </w:p>
        </w:tc>
        <w:tc>
          <w:tcPr>
            <w:tcW w:w="3689" w:type="pct"/>
          </w:tcPr>
          <w:p w:rsidR="001C0114" w:rsidRPr="001C0114" w:rsidRDefault="001C0114" w:rsidP="001C0114">
            <w:pPr>
              <w:spacing w:line="240" w:lineRule="auto"/>
              <w:rPr>
                <w:rFonts w:cs="Arial"/>
              </w:rPr>
            </w:pPr>
            <w:r w:rsidRPr="001C0114">
              <w:rPr>
                <w:rFonts w:cs="Arial"/>
              </w:rPr>
              <w:t>Consultar saldo</w:t>
            </w:r>
          </w:p>
          <w:p w:rsidR="00632AF0" w:rsidRPr="00EF50BF" w:rsidRDefault="001C0114" w:rsidP="001C0114">
            <w:pPr>
              <w:spacing w:line="240" w:lineRule="auto"/>
              <w:rPr>
                <w:rFonts w:cs="Arial"/>
              </w:rPr>
            </w:pPr>
            <w:r w:rsidRPr="001C0114">
              <w:rPr>
                <w:rFonts w:cs="Arial"/>
              </w:rPr>
              <w:t>2.1 Caso a data inicial seja menor que a final, o sistema deve informar ao usuário que as datas fornecidas são inválidas.</w:t>
            </w:r>
          </w:p>
        </w:tc>
      </w:tr>
      <w:tr w:rsidR="00F27666" w:rsidRPr="00EF50BF" w:rsidTr="007226C5">
        <w:trPr>
          <w:jc w:val="center"/>
        </w:trPr>
        <w:tc>
          <w:tcPr>
            <w:tcW w:w="1311" w:type="pct"/>
          </w:tcPr>
          <w:p w:rsidR="00B71819" w:rsidRPr="00EF50BF" w:rsidRDefault="00B71819" w:rsidP="008D45C4">
            <w:pPr>
              <w:spacing w:line="240" w:lineRule="auto"/>
              <w:rPr>
                <w:rFonts w:cs="Arial"/>
                <w:i/>
              </w:rPr>
            </w:pPr>
            <w:r w:rsidRPr="00EF50BF">
              <w:rPr>
                <w:rFonts w:cs="Arial"/>
                <w:i/>
              </w:rPr>
              <w:t>Subcaso de uso</w:t>
            </w:r>
          </w:p>
        </w:tc>
        <w:tc>
          <w:tcPr>
            <w:tcW w:w="3689" w:type="pct"/>
          </w:tcPr>
          <w:p w:rsidR="00B71819" w:rsidRPr="00EF50BF" w:rsidRDefault="001C0114" w:rsidP="008D45C4">
            <w:pPr>
              <w:spacing w:line="240" w:lineRule="auto"/>
              <w:rPr>
                <w:rFonts w:cs="Arial"/>
              </w:rPr>
            </w:pPr>
            <w:r>
              <w:rPr>
                <w:rFonts w:cs="Arial"/>
              </w:rPr>
              <w:t>-</w:t>
            </w:r>
          </w:p>
        </w:tc>
      </w:tr>
    </w:tbl>
    <w:p w:rsidR="008D3DC5" w:rsidRDefault="008D3DC5">
      <w:pPr>
        <w:spacing w:after="160" w:line="259" w:lineRule="auto"/>
        <w:jc w:val="left"/>
        <w:rPr>
          <w:rFonts w:cs="Arial"/>
        </w:rPr>
      </w:pPr>
    </w:p>
    <w:p w:rsidR="004D33AB" w:rsidRPr="00EF50BF" w:rsidRDefault="004D33AB">
      <w:pPr>
        <w:spacing w:after="160" w:line="259" w:lineRule="auto"/>
        <w:jc w:val="left"/>
        <w:rPr>
          <w:rFonts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8"/>
        <w:gridCol w:w="6683"/>
        <w:gridCol w:w="10"/>
      </w:tblGrid>
      <w:tr w:rsidR="00511D4C" w:rsidRPr="00EF50BF" w:rsidTr="004D7F73">
        <w:trPr>
          <w:gridAfter w:val="1"/>
          <w:wAfter w:w="10" w:type="dxa"/>
        </w:trPr>
        <w:tc>
          <w:tcPr>
            <w:tcW w:w="9061" w:type="dxa"/>
            <w:gridSpan w:val="2"/>
          </w:tcPr>
          <w:p w:rsidR="001F435B" w:rsidRPr="00EF50BF" w:rsidRDefault="004C40E3" w:rsidP="006042D8">
            <w:pPr>
              <w:keepNext/>
              <w:jc w:val="center"/>
              <w:rPr>
                <w:rFonts w:cs="Arial"/>
              </w:rPr>
            </w:pPr>
            <w:commentRangeStart w:id="130"/>
            <w:r w:rsidRPr="004C40E3">
              <w:rPr>
                <w:rFonts w:cs="Arial"/>
                <w:noProof/>
                <w:lang w:eastAsia="pt-BR"/>
              </w:rPr>
              <w:drawing>
                <wp:inline distT="0" distB="0" distL="0" distR="0">
                  <wp:extent cx="3600450" cy="144780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3600450" cy="1447800"/>
                          </a:xfrm>
                          <a:prstGeom prst="rect">
                            <a:avLst/>
                          </a:prstGeom>
                        </pic:spPr>
                      </pic:pic>
                    </a:graphicData>
                  </a:graphic>
                </wp:inline>
              </w:drawing>
            </w:r>
            <w:commentRangeEnd w:id="130"/>
            <w:r w:rsidR="00E9191B">
              <w:rPr>
                <w:rStyle w:val="Refdecomentrio"/>
              </w:rPr>
              <w:commentReference w:id="130"/>
            </w:r>
          </w:p>
        </w:tc>
      </w:tr>
      <w:tr w:rsidR="00511D4C" w:rsidRPr="00EF50BF" w:rsidTr="004D7F73">
        <w:trPr>
          <w:gridAfter w:val="1"/>
          <w:wAfter w:w="10" w:type="dxa"/>
        </w:trPr>
        <w:tc>
          <w:tcPr>
            <w:tcW w:w="9061" w:type="dxa"/>
            <w:gridSpan w:val="2"/>
          </w:tcPr>
          <w:p w:rsidR="001F435B" w:rsidRPr="00EF50BF" w:rsidRDefault="001F435B" w:rsidP="00D45DC7">
            <w:pPr>
              <w:pStyle w:val="Legenda"/>
            </w:pPr>
            <w:bookmarkStart w:id="131" w:name="_Toc484364692"/>
            <w:r w:rsidRPr="00EF50BF">
              <w:t xml:space="preserve">Figura </w:t>
            </w:r>
            <w:r w:rsidR="00726926">
              <w:fldChar w:fldCharType="begin"/>
            </w:r>
            <w:r w:rsidR="00D61C60">
              <w:instrText xml:space="preserve"> SEQ Figura \* ARABIC </w:instrText>
            </w:r>
            <w:r w:rsidR="00726926">
              <w:fldChar w:fldCharType="separate"/>
            </w:r>
            <w:r w:rsidR="00982022">
              <w:rPr>
                <w:noProof/>
              </w:rPr>
              <w:t>8</w:t>
            </w:r>
            <w:r w:rsidR="00726926">
              <w:rPr>
                <w:noProof/>
              </w:rPr>
              <w:fldChar w:fldCharType="end"/>
            </w:r>
            <w:r w:rsidRPr="00EF50BF">
              <w:t xml:space="preserve"> - </w:t>
            </w:r>
            <w:r w:rsidR="00106869">
              <w:t>Diagrama de caso de uso g</w:t>
            </w:r>
            <w:r w:rsidRPr="00EF50BF">
              <w:t>erar gráfico</w:t>
            </w:r>
            <w:bookmarkEnd w:id="131"/>
          </w:p>
        </w:tc>
      </w:tr>
      <w:tr w:rsidR="00511D4C" w:rsidRPr="00EF50BF" w:rsidTr="004D7F7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9071" w:type="dxa"/>
            <w:gridSpan w:val="3"/>
            <w:tcBorders>
              <w:top w:val="nil"/>
              <w:left w:val="nil"/>
              <w:right w:val="nil"/>
            </w:tcBorders>
          </w:tcPr>
          <w:p w:rsidR="001F435B" w:rsidRPr="00EF50BF" w:rsidRDefault="001F435B" w:rsidP="00D45DC7">
            <w:pPr>
              <w:pStyle w:val="Legenda"/>
            </w:pPr>
            <w:bookmarkStart w:id="132" w:name="_Toc484364682"/>
            <w:r w:rsidRPr="00EF50BF">
              <w:lastRenderedPageBreak/>
              <w:t xml:space="preserve">Tabela </w:t>
            </w:r>
            <w:r w:rsidR="00726926">
              <w:fldChar w:fldCharType="begin"/>
            </w:r>
            <w:r w:rsidR="00D61C60">
              <w:instrText xml:space="preserve"> SEQ Tabela \* ARABIC </w:instrText>
            </w:r>
            <w:r w:rsidR="00726926">
              <w:fldChar w:fldCharType="separate"/>
            </w:r>
            <w:r w:rsidR="00982022">
              <w:rPr>
                <w:noProof/>
              </w:rPr>
              <w:t>9</w:t>
            </w:r>
            <w:r w:rsidR="00726926">
              <w:rPr>
                <w:noProof/>
              </w:rPr>
              <w:fldChar w:fldCharType="end"/>
            </w:r>
            <w:r w:rsidRPr="00EF50BF">
              <w:t xml:space="preserve"> – Documentação do caso de uso gerar gráfico</w:t>
            </w:r>
            <w:bookmarkEnd w:id="132"/>
          </w:p>
        </w:tc>
      </w:tr>
      <w:tr w:rsidR="00F27666" w:rsidRPr="00EF50BF" w:rsidTr="004D7F7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378" w:type="dxa"/>
          </w:tcPr>
          <w:p w:rsidR="001F435B" w:rsidRPr="00247C3D" w:rsidRDefault="001F435B" w:rsidP="00F27666">
            <w:pPr>
              <w:spacing w:line="240" w:lineRule="auto"/>
              <w:rPr>
                <w:rFonts w:cs="Arial"/>
                <w:i/>
              </w:rPr>
            </w:pPr>
            <w:r w:rsidRPr="00247C3D">
              <w:rPr>
                <w:rFonts w:cs="Arial"/>
                <w:i/>
              </w:rPr>
              <w:t xml:space="preserve">Caso de uso </w:t>
            </w:r>
          </w:p>
        </w:tc>
        <w:tc>
          <w:tcPr>
            <w:tcW w:w="6693" w:type="dxa"/>
            <w:gridSpan w:val="2"/>
          </w:tcPr>
          <w:p w:rsidR="001F435B" w:rsidRPr="00247C3D" w:rsidRDefault="006768E2" w:rsidP="00F27666">
            <w:pPr>
              <w:spacing w:line="240" w:lineRule="auto"/>
              <w:rPr>
                <w:rFonts w:cs="Arial"/>
              </w:rPr>
            </w:pPr>
            <w:r w:rsidRPr="00247C3D">
              <w:rPr>
                <w:rFonts w:cs="Arial"/>
              </w:rPr>
              <w:t>Gerar gráfico</w:t>
            </w:r>
          </w:p>
        </w:tc>
      </w:tr>
      <w:tr w:rsidR="00FF33B1" w:rsidRPr="00EF50BF" w:rsidTr="004D7F7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378" w:type="dxa"/>
          </w:tcPr>
          <w:p w:rsidR="00FF33B1" w:rsidRPr="00FF33B1" w:rsidRDefault="00FF33B1" w:rsidP="00FF33B1">
            <w:pPr>
              <w:spacing w:line="240" w:lineRule="auto"/>
              <w:rPr>
                <w:rFonts w:cs="Arial"/>
                <w:i/>
              </w:rPr>
            </w:pPr>
            <w:r w:rsidRPr="00FF33B1">
              <w:rPr>
                <w:rFonts w:cs="Arial"/>
                <w:i/>
              </w:rPr>
              <w:t>Resumo</w:t>
            </w:r>
          </w:p>
        </w:tc>
        <w:tc>
          <w:tcPr>
            <w:tcW w:w="6693" w:type="dxa"/>
            <w:gridSpan w:val="2"/>
          </w:tcPr>
          <w:p w:rsidR="00FF33B1" w:rsidRPr="00FF33B1" w:rsidRDefault="00FF33B1" w:rsidP="00FF33B1">
            <w:pPr>
              <w:spacing w:line="240" w:lineRule="auto"/>
              <w:rPr>
                <w:rFonts w:cs="Arial"/>
              </w:rPr>
            </w:pPr>
            <w:r w:rsidRPr="00FF33B1">
              <w:rPr>
                <w:rFonts w:cs="Arial"/>
              </w:rPr>
              <w:t>Esse caso de uso descreve as etapas necessárias a serem percorridas pelo usuário para consulta do gráfico da</w:t>
            </w:r>
            <w:r>
              <w:rPr>
                <w:rFonts w:cs="Arial"/>
              </w:rPr>
              <w:t>s</w:t>
            </w:r>
            <w:r w:rsidRPr="00FF33B1">
              <w:rPr>
                <w:rFonts w:cs="Arial"/>
              </w:rPr>
              <w:t xml:space="preserve"> receitas/despesas.</w:t>
            </w:r>
          </w:p>
        </w:tc>
      </w:tr>
      <w:tr w:rsidR="00F27666" w:rsidRPr="00EF50BF" w:rsidTr="004D7F7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378" w:type="dxa"/>
          </w:tcPr>
          <w:p w:rsidR="001F435B" w:rsidRPr="00FF33B1" w:rsidRDefault="001F435B" w:rsidP="00F27666">
            <w:pPr>
              <w:spacing w:line="240" w:lineRule="auto"/>
              <w:rPr>
                <w:rFonts w:cs="Arial"/>
                <w:i/>
              </w:rPr>
            </w:pPr>
            <w:r w:rsidRPr="00FF33B1">
              <w:rPr>
                <w:rFonts w:cs="Arial"/>
                <w:i/>
              </w:rPr>
              <w:t>Ator principal</w:t>
            </w:r>
          </w:p>
        </w:tc>
        <w:tc>
          <w:tcPr>
            <w:tcW w:w="6693" w:type="dxa"/>
            <w:gridSpan w:val="2"/>
          </w:tcPr>
          <w:p w:rsidR="001F435B" w:rsidRPr="00FF33B1" w:rsidRDefault="00FF33B1" w:rsidP="00F27666">
            <w:pPr>
              <w:spacing w:line="240" w:lineRule="auto"/>
              <w:rPr>
                <w:rFonts w:cs="Arial"/>
              </w:rPr>
            </w:pPr>
            <w:r w:rsidRPr="00FF33B1">
              <w:rPr>
                <w:rFonts w:cs="Arial"/>
              </w:rPr>
              <w:t>Usuário</w:t>
            </w:r>
          </w:p>
        </w:tc>
      </w:tr>
      <w:tr w:rsidR="00F27666" w:rsidRPr="00EF50BF" w:rsidTr="004D7F7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378" w:type="dxa"/>
          </w:tcPr>
          <w:p w:rsidR="001F435B" w:rsidRPr="00FF33B1" w:rsidRDefault="001F435B" w:rsidP="00F27666">
            <w:pPr>
              <w:spacing w:line="240" w:lineRule="auto"/>
              <w:rPr>
                <w:rFonts w:cs="Arial"/>
                <w:i/>
              </w:rPr>
            </w:pPr>
            <w:r w:rsidRPr="00FF33B1">
              <w:rPr>
                <w:rFonts w:cs="Arial"/>
                <w:i/>
              </w:rPr>
              <w:t>Pré-condição</w:t>
            </w:r>
          </w:p>
        </w:tc>
        <w:tc>
          <w:tcPr>
            <w:tcW w:w="6693" w:type="dxa"/>
            <w:gridSpan w:val="2"/>
          </w:tcPr>
          <w:p w:rsidR="001F435B" w:rsidRPr="00FF33B1" w:rsidRDefault="00971DB3" w:rsidP="00A60850">
            <w:pPr>
              <w:spacing w:line="240" w:lineRule="auto"/>
              <w:rPr>
                <w:rFonts w:cs="Arial"/>
              </w:rPr>
            </w:pPr>
            <w:r w:rsidRPr="00FF33B1">
              <w:rPr>
                <w:rFonts w:cs="Arial"/>
              </w:rPr>
              <w:t>O período inicial selecionado não pode ser maior que o final.</w:t>
            </w:r>
          </w:p>
        </w:tc>
      </w:tr>
      <w:tr w:rsidR="00F27666" w:rsidRPr="00EF50BF" w:rsidTr="004D7F7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378" w:type="dxa"/>
          </w:tcPr>
          <w:p w:rsidR="001F435B" w:rsidRPr="00FF33B1" w:rsidRDefault="001F435B" w:rsidP="00F27666">
            <w:pPr>
              <w:spacing w:line="240" w:lineRule="auto"/>
              <w:rPr>
                <w:rFonts w:cs="Arial"/>
                <w:i/>
              </w:rPr>
            </w:pPr>
            <w:r w:rsidRPr="00FF33B1">
              <w:rPr>
                <w:rFonts w:cs="Arial"/>
                <w:i/>
              </w:rPr>
              <w:t>Pós-condição</w:t>
            </w:r>
          </w:p>
        </w:tc>
        <w:tc>
          <w:tcPr>
            <w:tcW w:w="6693" w:type="dxa"/>
            <w:gridSpan w:val="2"/>
          </w:tcPr>
          <w:p w:rsidR="001F435B" w:rsidRPr="00FF33B1" w:rsidRDefault="00FF33B1" w:rsidP="00F27666">
            <w:pPr>
              <w:spacing w:line="240" w:lineRule="auto"/>
              <w:rPr>
                <w:rFonts w:cs="Arial"/>
              </w:rPr>
            </w:pPr>
            <w:r>
              <w:rPr>
                <w:rFonts w:cs="Arial"/>
              </w:rPr>
              <w:t>-</w:t>
            </w:r>
          </w:p>
        </w:tc>
      </w:tr>
      <w:tr w:rsidR="00FF33B1" w:rsidRPr="00EF50BF" w:rsidTr="004D7F7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378" w:type="dxa"/>
          </w:tcPr>
          <w:p w:rsidR="00FF33B1" w:rsidRPr="00FF33B1" w:rsidRDefault="00FF33B1" w:rsidP="00FF33B1">
            <w:pPr>
              <w:spacing w:line="240" w:lineRule="auto"/>
              <w:rPr>
                <w:rFonts w:cs="Arial"/>
                <w:i/>
              </w:rPr>
            </w:pPr>
            <w:r w:rsidRPr="00FF33B1">
              <w:rPr>
                <w:rFonts w:cs="Arial"/>
                <w:i/>
              </w:rPr>
              <w:t>Fluxo principal</w:t>
            </w:r>
          </w:p>
        </w:tc>
        <w:tc>
          <w:tcPr>
            <w:tcW w:w="6693" w:type="dxa"/>
            <w:gridSpan w:val="2"/>
          </w:tcPr>
          <w:p w:rsidR="00FF33B1" w:rsidRDefault="00FF33B1" w:rsidP="00FF33B1">
            <w:pPr>
              <w:spacing w:line="240" w:lineRule="auto"/>
              <w:rPr>
                <w:rFonts w:cs="Arial"/>
              </w:rPr>
            </w:pPr>
            <w:r>
              <w:rPr>
                <w:rFonts w:cs="Arial"/>
              </w:rPr>
              <w:t>Gerar gráfico</w:t>
            </w:r>
          </w:p>
          <w:p w:rsidR="00FF33B1" w:rsidRDefault="00FF33B1" w:rsidP="00FF33B1">
            <w:pPr>
              <w:spacing w:line="240" w:lineRule="auto"/>
              <w:rPr>
                <w:rFonts w:cs="Arial"/>
              </w:rPr>
            </w:pPr>
            <w:r>
              <w:rPr>
                <w:rFonts w:cs="Arial"/>
              </w:rPr>
              <w:t>1. O usuário deve informar ao sistema o período inicial e final.</w:t>
            </w:r>
          </w:p>
          <w:p w:rsidR="00FF33B1" w:rsidRDefault="00FF33B1" w:rsidP="00FF33B1">
            <w:pPr>
              <w:spacing w:line="240" w:lineRule="auto"/>
              <w:rPr>
                <w:rFonts w:cs="Arial"/>
              </w:rPr>
            </w:pPr>
            <w:r>
              <w:rPr>
                <w:rFonts w:cs="Arial"/>
              </w:rPr>
              <w:t>2. O sistema deve exibir o gráfico do tipo pizza.</w:t>
            </w:r>
          </w:p>
          <w:p w:rsidR="00FF33B1" w:rsidRDefault="00FF33B1" w:rsidP="00FF33B1">
            <w:pPr>
              <w:spacing w:line="240" w:lineRule="auto"/>
              <w:rPr>
                <w:rFonts w:cs="Arial"/>
              </w:rPr>
            </w:pPr>
            <w:r>
              <w:rPr>
                <w:rFonts w:cs="Arial"/>
              </w:rPr>
              <w:t>3. O sistema deve informar o percentual de cada uma das contas de receita/despesa.</w:t>
            </w:r>
          </w:p>
          <w:p w:rsidR="00FF33B1" w:rsidRPr="00FF33B1" w:rsidRDefault="00FF33B1" w:rsidP="00FF33B1">
            <w:pPr>
              <w:spacing w:line="240" w:lineRule="auto"/>
              <w:rPr>
                <w:rFonts w:cs="Arial"/>
              </w:rPr>
            </w:pPr>
            <w:r>
              <w:rPr>
                <w:rFonts w:cs="Arial"/>
              </w:rPr>
              <w:t xml:space="preserve">3. O sistema deve gerar uma legenda para cada uma das receitas e despesas existentes. </w:t>
            </w:r>
          </w:p>
        </w:tc>
      </w:tr>
      <w:tr w:rsidR="00FF33B1" w:rsidRPr="00EF50BF" w:rsidTr="004D7F7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378" w:type="dxa"/>
          </w:tcPr>
          <w:p w:rsidR="00FF33B1" w:rsidRPr="00FF33B1" w:rsidRDefault="00FF33B1" w:rsidP="00FF33B1">
            <w:pPr>
              <w:spacing w:line="240" w:lineRule="auto"/>
              <w:rPr>
                <w:rFonts w:cs="Arial"/>
                <w:i/>
              </w:rPr>
            </w:pPr>
            <w:r w:rsidRPr="00FF33B1">
              <w:rPr>
                <w:rFonts w:cs="Arial"/>
                <w:i/>
              </w:rPr>
              <w:t>Fluxo de exceção</w:t>
            </w:r>
          </w:p>
        </w:tc>
        <w:tc>
          <w:tcPr>
            <w:tcW w:w="6693" w:type="dxa"/>
            <w:gridSpan w:val="2"/>
          </w:tcPr>
          <w:p w:rsidR="00FF33B1" w:rsidRPr="00FF33B1" w:rsidRDefault="00FF33B1" w:rsidP="00FF33B1">
            <w:pPr>
              <w:spacing w:line="240" w:lineRule="auto"/>
              <w:rPr>
                <w:rFonts w:cs="Arial"/>
              </w:rPr>
            </w:pPr>
            <w:r w:rsidRPr="00FF33B1">
              <w:rPr>
                <w:rFonts w:cs="Arial"/>
              </w:rPr>
              <w:t>-</w:t>
            </w:r>
          </w:p>
        </w:tc>
      </w:tr>
      <w:tr w:rsidR="00FF33B1" w:rsidRPr="00EF50BF" w:rsidTr="004D7F7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378" w:type="dxa"/>
          </w:tcPr>
          <w:p w:rsidR="00FF33B1" w:rsidRPr="00FF33B1" w:rsidRDefault="00FF33B1" w:rsidP="00FF33B1">
            <w:pPr>
              <w:spacing w:line="240" w:lineRule="auto"/>
              <w:rPr>
                <w:rFonts w:cs="Arial"/>
                <w:i/>
              </w:rPr>
            </w:pPr>
            <w:r w:rsidRPr="00FF33B1">
              <w:rPr>
                <w:rFonts w:cs="Arial"/>
                <w:i/>
              </w:rPr>
              <w:t>Subcaso de uso</w:t>
            </w:r>
          </w:p>
        </w:tc>
        <w:tc>
          <w:tcPr>
            <w:tcW w:w="6693" w:type="dxa"/>
            <w:gridSpan w:val="2"/>
          </w:tcPr>
          <w:p w:rsidR="00FF33B1" w:rsidRPr="00FF33B1" w:rsidRDefault="00FF33B1" w:rsidP="00FF33B1">
            <w:pPr>
              <w:spacing w:line="240" w:lineRule="auto"/>
              <w:rPr>
                <w:rFonts w:cs="Arial"/>
              </w:rPr>
            </w:pPr>
            <w:r w:rsidRPr="00FF33B1">
              <w:rPr>
                <w:rFonts w:cs="Arial"/>
              </w:rPr>
              <w:t>1.1 Caso o usuário não selecione a data inicial e/ou final, o sistema deve informar o usuário de seu não preenchimento.</w:t>
            </w:r>
          </w:p>
        </w:tc>
      </w:tr>
    </w:tbl>
    <w:p w:rsidR="008D3DC5" w:rsidRDefault="008D3DC5">
      <w:pPr>
        <w:spacing w:after="160" w:line="259" w:lineRule="auto"/>
        <w:jc w:val="left"/>
        <w:rPr>
          <w:rFonts w:cs="Arial"/>
        </w:rPr>
      </w:pPr>
    </w:p>
    <w:p w:rsidR="008A4B2A" w:rsidRDefault="008A4B2A">
      <w:pPr>
        <w:spacing w:after="160" w:line="259" w:lineRule="auto"/>
        <w:jc w:val="left"/>
        <w:rPr>
          <w:rFonts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511D4C" w:rsidRPr="00EF50BF" w:rsidTr="00511D4C">
        <w:tc>
          <w:tcPr>
            <w:tcW w:w="9061" w:type="dxa"/>
            <w:vAlign w:val="bottom"/>
          </w:tcPr>
          <w:p w:rsidR="00330E20" w:rsidRPr="00EF50BF" w:rsidRDefault="004C40E3" w:rsidP="00511D4C">
            <w:pPr>
              <w:keepNext/>
              <w:jc w:val="center"/>
              <w:rPr>
                <w:rFonts w:cs="Arial"/>
              </w:rPr>
            </w:pPr>
            <w:commentRangeStart w:id="133"/>
            <w:r w:rsidRPr="004C40E3">
              <w:rPr>
                <w:rFonts w:cs="Arial"/>
                <w:noProof/>
                <w:lang w:eastAsia="pt-BR"/>
              </w:rPr>
              <w:drawing>
                <wp:inline distT="0" distB="0" distL="0" distR="0">
                  <wp:extent cx="3609975" cy="1447800"/>
                  <wp:effectExtent l="0" t="0" r="952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3609975" cy="1447800"/>
                          </a:xfrm>
                          <a:prstGeom prst="rect">
                            <a:avLst/>
                          </a:prstGeom>
                        </pic:spPr>
                      </pic:pic>
                    </a:graphicData>
                  </a:graphic>
                </wp:inline>
              </w:drawing>
            </w:r>
            <w:commentRangeEnd w:id="133"/>
            <w:r w:rsidR="00327C16">
              <w:rPr>
                <w:rStyle w:val="Refdecomentrio"/>
              </w:rPr>
              <w:commentReference w:id="133"/>
            </w:r>
          </w:p>
        </w:tc>
      </w:tr>
      <w:tr w:rsidR="00511D4C" w:rsidRPr="00EF50BF" w:rsidTr="00511D4C">
        <w:tc>
          <w:tcPr>
            <w:tcW w:w="9061" w:type="dxa"/>
            <w:vAlign w:val="bottom"/>
          </w:tcPr>
          <w:p w:rsidR="00330E20" w:rsidRPr="00EF50BF" w:rsidRDefault="00330E20" w:rsidP="00D45DC7">
            <w:pPr>
              <w:pStyle w:val="Legenda"/>
            </w:pPr>
            <w:bookmarkStart w:id="134" w:name="_Toc484364693"/>
            <w:r w:rsidRPr="00EF50BF">
              <w:t xml:space="preserve">Figura </w:t>
            </w:r>
            <w:r w:rsidR="00726926">
              <w:fldChar w:fldCharType="begin"/>
            </w:r>
            <w:r w:rsidR="00D61C60">
              <w:instrText xml:space="preserve"> SEQ Figura \* ARABIC </w:instrText>
            </w:r>
            <w:r w:rsidR="00726926">
              <w:fldChar w:fldCharType="separate"/>
            </w:r>
            <w:r w:rsidR="00982022">
              <w:rPr>
                <w:noProof/>
              </w:rPr>
              <w:t>9</w:t>
            </w:r>
            <w:r w:rsidR="00726926">
              <w:rPr>
                <w:noProof/>
              </w:rPr>
              <w:fldChar w:fldCharType="end"/>
            </w:r>
            <w:r w:rsidR="00106869">
              <w:t xml:space="preserve"> - Diagrama de caso de uso g</w:t>
            </w:r>
            <w:r w:rsidRPr="00EF50BF">
              <w:t>erar gráfico das formas de pagamento</w:t>
            </w:r>
            <w:bookmarkEnd w:id="134"/>
          </w:p>
        </w:tc>
      </w:tr>
    </w:tbl>
    <w:p w:rsidR="00330E20" w:rsidRDefault="00330E20">
      <w:pPr>
        <w:spacing w:after="160" w:line="259" w:lineRule="auto"/>
        <w:jc w:val="left"/>
        <w:rPr>
          <w:rFonts w:cs="Arial"/>
        </w:rPr>
      </w:pPr>
    </w:p>
    <w:p w:rsidR="0084489C" w:rsidRPr="00EF50BF" w:rsidRDefault="0084489C">
      <w:pPr>
        <w:spacing w:after="160" w:line="259" w:lineRule="auto"/>
        <w:jc w:val="left"/>
        <w:rPr>
          <w:rFonts w:cs="Arial"/>
        </w:rPr>
      </w:pPr>
    </w:p>
    <w:tbl>
      <w:tblPr>
        <w:tblStyle w:val="Tabelacomgrade"/>
        <w:tblW w:w="5000" w:type="pct"/>
        <w:jc w:val="center"/>
        <w:tblLook w:val="04A0"/>
      </w:tblPr>
      <w:tblGrid>
        <w:gridCol w:w="2322"/>
        <w:gridCol w:w="6965"/>
      </w:tblGrid>
      <w:tr w:rsidR="00511D4C" w:rsidRPr="00EF50BF" w:rsidTr="00F27666">
        <w:trPr>
          <w:jc w:val="center"/>
        </w:trPr>
        <w:tc>
          <w:tcPr>
            <w:tcW w:w="5000" w:type="pct"/>
            <w:gridSpan w:val="2"/>
            <w:tcBorders>
              <w:top w:val="nil"/>
              <w:left w:val="nil"/>
              <w:right w:val="nil"/>
            </w:tcBorders>
          </w:tcPr>
          <w:p w:rsidR="00330E20" w:rsidRPr="00EF50BF" w:rsidRDefault="00330E20" w:rsidP="00D45DC7">
            <w:pPr>
              <w:pStyle w:val="Legenda"/>
            </w:pPr>
            <w:bookmarkStart w:id="135" w:name="_Toc484364683"/>
            <w:r w:rsidRPr="00EF50BF">
              <w:t xml:space="preserve">Tabela </w:t>
            </w:r>
            <w:r w:rsidR="00726926">
              <w:fldChar w:fldCharType="begin"/>
            </w:r>
            <w:r w:rsidR="00D61C60">
              <w:instrText xml:space="preserve"> SEQ Tabela \* ARABIC </w:instrText>
            </w:r>
            <w:r w:rsidR="00726926">
              <w:fldChar w:fldCharType="separate"/>
            </w:r>
            <w:r w:rsidR="00982022">
              <w:rPr>
                <w:noProof/>
              </w:rPr>
              <w:t>10</w:t>
            </w:r>
            <w:r w:rsidR="00726926">
              <w:rPr>
                <w:noProof/>
              </w:rPr>
              <w:fldChar w:fldCharType="end"/>
            </w:r>
            <w:r w:rsidRPr="00EF50BF">
              <w:t xml:space="preserve"> – Documentação do caso de uso gerar gráfico das formas de pagamento</w:t>
            </w:r>
            <w:bookmarkEnd w:id="135"/>
          </w:p>
        </w:tc>
      </w:tr>
      <w:tr w:rsidR="00F27666" w:rsidRPr="00EF50BF" w:rsidTr="007226C5">
        <w:trPr>
          <w:jc w:val="center"/>
        </w:trPr>
        <w:tc>
          <w:tcPr>
            <w:tcW w:w="1250" w:type="pct"/>
          </w:tcPr>
          <w:p w:rsidR="00330E20" w:rsidRPr="00EF50BF" w:rsidRDefault="00330E20" w:rsidP="00F27666">
            <w:pPr>
              <w:spacing w:line="240" w:lineRule="auto"/>
              <w:rPr>
                <w:rFonts w:cs="Arial"/>
                <w:i/>
              </w:rPr>
            </w:pPr>
            <w:r w:rsidRPr="00EF50BF">
              <w:rPr>
                <w:rFonts w:cs="Arial"/>
                <w:i/>
              </w:rPr>
              <w:t xml:space="preserve">Caso de uso </w:t>
            </w:r>
          </w:p>
        </w:tc>
        <w:tc>
          <w:tcPr>
            <w:tcW w:w="3750" w:type="pct"/>
          </w:tcPr>
          <w:p w:rsidR="00330E20" w:rsidRPr="00EF50BF" w:rsidRDefault="006768E2" w:rsidP="00F27666">
            <w:pPr>
              <w:spacing w:line="240" w:lineRule="auto"/>
              <w:rPr>
                <w:rFonts w:cs="Arial"/>
              </w:rPr>
            </w:pPr>
            <w:r w:rsidRPr="00EF50BF">
              <w:rPr>
                <w:rFonts w:cs="Arial"/>
              </w:rPr>
              <w:t>Gerar gráfico das formas de pagamento</w:t>
            </w:r>
          </w:p>
        </w:tc>
      </w:tr>
      <w:tr w:rsidR="00F27666" w:rsidRPr="00EF50BF" w:rsidTr="007226C5">
        <w:trPr>
          <w:jc w:val="center"/>
        </w:trPr>
        <w:tc>
          <w:tcPr>
            <w:tcW w:w="1250" w:type="pct"/>
          </w:tcPr>
          <w:p w:rsidR="00330E20" w:rsidRPr="00EF50BF" w:rsidRDefault="00330E20" w:rsidP="00F27666">
            <w:pPr>
              <w:spacing w:line="240" w:lineRule="auto"/>
              <w:rPr>
                <w:rFonts w:cs="Arial"/>
                <w:i/>
              </w:rPr>
            </w:pPr>
            <w:r w:rsidRPr="00EF50BF">
              <w:rPr>
                <w:rFonts w:cs="Arial"/>
                <w:i/>
              </w:rPr>
              <w:t>Resumo</w:t>
            </w:r>
          </w:p>
        </w:tc>
        <w:tc>
          <w:tcPr>
            <w:tcW w:w="3750" w:type="pct"/>
          </w:tcPr>
          <w:p w:rsidR="00695F30" w:rsidRPr="00EF50BF" w:rsidRDefault="00BA6005" w:rsidP="00695F30">
            <w:pPr>
              <w:spacing w:line="240" w:lineRule="auto"/>
              <w:rPr>
                <w:rFonts w:cs="Arial"/>
              </w:rPr>
            </w:pPr>
            <w:r>
              <w:rPr>
                <w:rFonts w:cs="Arial"/>
              </w:rPr>
              <w:t xml:space="preserve">Esse caso de uso </w:t>
            </w:r>
            <w:r w:rsidR="00035D88">
              <w:rPr>
                <w:rFonts w:cs="Arial"/>
              </w:rPr>
              <w:t>descreve</w:t>
            </w:r>
            <w:r>
              <w:rPr>
                <w:rFonts w:cs="Arial"/>
              </w:rPr>
              <w:t xml:space="preserve"> como o sistema irá gerar o gráfico do tipo pizza das formas de pagamento.</w:t>
            </w:r>
          </w:p>
        </w:tc>
      </w:tr>
      <w:tr w:rsidR="00F27666" w:rsidRPr="00EF50BF" w:rsidTr="007226C5">
        <w:trPr>
          <w:jc w:val="center"/>
        </w:trPr>
        <w:tc>
          <w:tcPr>
            <w:tcW w:w="1250" w:type="pct"/>
          </w:tcPr>
          <w:p w:rsidR="00330E20" w:rsidRPr="00EF50BF" w:rsidRDefault="00330E20" w:rsidP="00F27666">
            <w:pPr>
              <w:spacing w:line="240" w:lineRule="auto"/>
              <w:rPr>
                <w:rFonts w:cs="Arial"/>
                <w:i/>
              </w:rPr>
            </w:pPr>
            <w:r w:rsidRPr="00EF50BF">
              <w:rPr>
                <w:rFonts w:cs="Arial"/>
                <w:i/>
              </w:rPr>
              <w:t>Ator principal</w:t>
            </w:r>
          </w:p>
        </w:tc>
        <w:tc>
          <w:tcPr>
            <w:tcW w:w="3750" w:type="pct"/>
          </w:tcPr>
          <w:p w:rsidR="00330E20" w:rsidRPr="00EF50BF" w:rsidRDefault="00695F30" w:rsidP="00F27666">
            <w:pPr>
              <w:spacing w:line="240" w:lineRule="auto"/>
              <w:rPr>
                <w:rFonts w:cs="Arial"/>
              </w:rPr>
            </w:pPr>
            <w:r>
              <w:rPr>
                <w:rFonts w:cs="Arial"/>
              </w:rPr>
              <w:t>Usuário</w:t>
            </w:r>
          </w:p>
        </w:tc>
      </w:tr>
      <w:tr w:rsidR="00F27666" w:rsidRPr="00EF50BF" w:rsidTr="007226C5">
        <w:trPr>
          <w:jc w:val="center"/>
        </w:trPr>
        <w:tc>
          <w:tcPr>
            <w:tcW w:w="1250" w:type="pct"/>
          </w:tcPr>
          <w:p w:rsidR="00330E20" w:rsidRPr="00EF50BF" w:rsidRDefault="00330E20" w:rsidP="00F27666">
            <w:pPr>
              <w:spacing w:line="240" w:lineRule="auto"/>
              <w:rPr>
                <w:rFonts w:cs="Arial"/>
                <w:i/>
              </w:rPr>
            </w:pPr>
            <w:r w:rsidRPr="00EF50BF">
              <w:rPr>
                <w:rFonts w:cs="Arial"/>
                <w:i/>
              </w:rPr>
              <w:t>Pré-condição</w:t>
            </w:r>
          </w:p>
        </w:tc>
        <w:tc>
          <w:tcPr>
            <w:tcW w:w="3750" w:type="pct"/>
          </w:tcPr>
          <w:p w:rsidR="00330E20" w:rsidRPr="00EF50BF" w:rsidRDefault="00971DB3" w:rsidP="00A60850">
            <w:pPr>
              <w:spacing w:line="240" w:lineRule="auto"/>
              <w:rPr>
                <w:rFonts w:cs="Arial"/>
              </w:rPr>
            </w:pPr>
            <w:r w:rsidRPr="001C0114">
              <w:rPr>
                <w:rFonts w:cs="Arial"/>
              </w:rPr>
              <w:t>O período inicial selecionado não pode ser maior que o final.</w:t>
            </w:r>
          </w:p>
        </w:tc>
      </w:tr>
      <w:tr w:rsidR="00F27666" w:rsidRPr="00EF50BF" w:rsidTr="007226C5">
        <w:trPr>
          <w:jc w:val="center"/>
        </w:trPr>
        <w:tc>
          <w:tcPr>
            <w:tcW w:w="1250" w:type="pct"/>
          </w:tcPr>
          <w:p w:rsidR="00330E20" w:rsidRPr="00EF50BF" w:rsidRDefault="00330E20" w:rsidP="00F27666">
            <w:pPr>
              <w:spacing w:line="240" w:lineRule="auto"/>
              <w:rPr>
                <w:rFonts w:cs="Arial"/>
                <w:i/>
              </w:rPr>
            </w:pPr>
            <w:r w:rsidRPr="00EF50BF">
              <w:rPr>
                <w:rFonts w:cs="Arial"/>
                <w:i/>
              </w:rPr>
              <w:t>Pós-condição</w:t>
            </w:r>
          </w:p>
        </w:tc>
        <w:tc>
          <w:tcPr>
            <w:tcW w:w="3750" w:type="pct"/>
          </w:tcPr>
          <w:p w:rsidR="00330E20" w:rsidRPr="00EF50BF" w:rsidRDefault="00BA6005" w:rsidP="00F27666">
            <w:pPr>
              <w:spacing w:line="240" w:lineRule="auto"/>
              <w:rPr>
                <w:rFonts w:cs="Arial"/>
              </w:rPr>
            </w:pPr>
            <w:r>
              <w:rPr>
                <w:rFonts w:cs="Arial"/>
              </w:rPr>
              <w:t>-</w:t>
            </w:r>
          </w:p>
        </w:tc>
      </w:tr>
      <w:tr w:rsidR="00F27666" w:rsidRPr="00EF50BF" w:rsidTr="007226C5">
        <w:trPr>
          <w:jc w:val="center"/>
        </w:trPr>
        <w:tc>
          <w:tcPr>
            <w:tcW w:w="1250" w:type="pct"/>
          </w:tcPr>
          <w:p w:rsidR="00330E20" w:rsidRPr="00EF50BF" w:rsidRDefault="00330E20" w:rsidP="00F27666">
            <w:pPr>
              <w:spacing w:line="240" w:lineRule="auto"/>
              <w:rPr>
                <w:rFonts w:cs="Arial"/>
                <w:i/>
              </w:rPr>
            </w:pPr>
            <w:r w:rsidRPr="00EF50BF">
              <w:rPr>
                <w:rFonts w:cs="Arial"/>
                <w:i/>
              </w:rPr>
              <w:t>Fluxo principal</w:t>
            </w:r>
          </w:p>
        </w:tc>
        <w:tc>
          <w:tcPr>
            <w:tcW w:w="3750" w:type="pct"/>
          </w:tcPr>
          <w:p w:rsidR="00BA6005" w:rsidRDefault="00BA6005" w:rsidP="00F27666">
            <w:pPr>
              <w:spacing w:line="240" w:lineRule="auto"/>
              <w:rPr>
                <w:rFonts w:cs="Arial"/>
              </w:rPr>
            </w:pPr>
            <w:r>
              <w:rPr>
                <w:rFonts w:cs="Arial"/>
              </w:rPr>
              <w:t>Gerar gráfico</w:t>
            </w:r>
            <w:r w:rsidR="00FF33B1">
              <w:rPr>
                <w:rFonts w:cs="Arial"/>
              </w:rPr>
              <w:t xml:space="preserve"> das formas de pagamento</w:t>
            </w:r>
          </w:p>
          <w:p w:rsidR="00BA6005" w:rsidRDefault="00BA6005" w:rsidP="00F27666">
            <w:pPr>
              <w:spacing w:line="240" w:lineRule="auto"/>
              <w:rPr>
                <w:rFonts w:cs="Arial"/>
              </w:rPr>
            </w:pPr>
            <w:r>
              <w:rPr>
                <w:rFonts w:cs="Arial"/>
              </w:rPr>
              <w:t>1. O usuário deve informar ao sistema o período inicial e final.</w:t>
            </w:r>
          </w:p>
          <w:p w:rsidR="00BA6005" w:rsidRDefault="00BA6005" w:rsidP="00F27666">
            <w:pPr>
              <w:spacing w:line="240" w:lineRule="auto"/>
              <w:rPr>
                <w:rFonts w:cs="Arial"/>
              </w:rPr>
            </w:pPr>
            <w:r>
              <w:rPr>
                <w:rFonts w:cs="Arial"/>
              </w:rPr>
              <w:t>2. O sistema deve exibir o gráfico do tipo pizza.</w:t>
            </w:r>
          </w:p>
          <w:p w:rsidR="00BA6005" w:rsidRDefault="00BA6005" w:rsidP="00F27666">
            <w:pPr>
              <w:spacing w:line="240" w:lineRule="auto"/>
              <w:rPr>
                <w:rFonts w:cs="Arial"/>
              </w:rPr>
            </w:pPr>
            <w:r>
              <w:rPr>
                <w:rFonts w:cs="Arial"/>
              </w:rPr>
              <w:t xml:space="preserve">O sistema deve informar o percentual de cada uma das </w:t>
            </w:r>
            <w:r w:rsidR="00173C73">
              <w:rPr>
                <w:rFonts w:cs="Arial"/>
              </w:rPr>
              <w:t>formas de pagamento existentes</w:t>
            </w:r>
            <w:r>
              <w:rPr>
                <w:rFonts w:cs="Arial"/>
              </w:rPr>
              <w:t>.</w:t>
            </w:r>
          </w:p>
          <w:p w:rsidR="00330E20" w:rsidRPr="00EF50BF" w:rsidRDefault="00BA6005" w:rsidP="00F27666">
            <w:pPr>
              <w:spacing w:line="240" w:lineRule="auto"/>
              <w:rPr>
                <w:rFonts w:cs="Arial"/>
              </w:rPr>
            </w:pPr>
            <w:r>
              <w:rPr>
                <w:rFonts w:cs="Arial"/>
              </w:rPr>
              <w:t xml:space="preserve">3. O sistema deve gerar uma legenda para cada uma das </w:t>
            </w:r>
            <w:r w:rsidR="00173C73">
              <w:rPr>
                <w:rFonts w:cs="Arial"/>
              </w:rPr>
              <w:t>formas de pagamento existentes</w:t>
            </w:r>
            <w:r>
              <w:rPr>
                <w:rFonts w:cs="Arial"/>
              </w:rPr>
              <w:t xml:space="preserve">. </w:t>
            </w:r>
          </w:p>
        </w:tc>
      </w:tr>
      <w:tr w:rsidR="00F27666" w:rsidRPr="00EF50BF" w:rsidTr="007226C5">
        <w:trPr>
          <w:jc w:val="center"/>
        </w:trPr>
        <w:tc>
          <w:tcPr>
            <w:tcW w:w="1250" w:type="pct"/>
          </w:tcPr>
          <w:p w:rsidR="00330E20" w:rsidRPr="00EF50BF" w:rsidRDefault="00330E20" w:rsidP="00F27666">
            <w:pPr>
              <w:spacing w:line="240" w:lineRule="auto"/>
              <w:rPr>
                <w:rFonts w:cs="Arial"/>
                <w:i/>
              </w:rPr>
            </w:pPr>
            <w:r w:rsidRPr="00EF50BF">
              <w:rPr>
                <w:rFonts w:cs="Arial"/>
                <w:i/>
              </w:rPr>
              <w:lastRenderedPageBreak/>
              <w:t>Fluxo de exceção</w:t>
            </w:r>
          </w:p>
        </w:tc>
        <w:tc>
          <w:tcPr>
            <w:tcW w:w="3750" w:type="pct"/>
          </w:tcPr>
          <w:p w:rsidR="00BA6005" w:rsidRDefault="00BA6005" w:rsidP="00F27666">
            <w:pPr>
              <w:spacing w:line="240" w:lineRule="auto"/>
              <w:rPr>
                <w:rFonts w:cs="Arial"/>
              </w:rPr>
            </w:pPr>
            <w:r>
              <w:rPr>
                <w:rFonts w:cs="Arial"/>
              </w:rPr>
              <w:t>Gerar gráfico</w:t>
            </w:r>
            <w:r w:rsidR="00FF33B1">
              <w:rPr>
                <w:rFonts w:cs="Arial"/>
              </w:rPr>
              <w:t xml:space="preserve"> das formas de pagamento</w:t>
            </w:r>
          </w:p>
          <w:p w:rsidR="00330E20" w:rsidRDefault="00BA6005" w:rsidP="00F27666">
            <w:pPr>
              <w:spacing w:line="240" w:lineRule="auto"/>
              <w:rPr>
                <w:rFonts w:cs="Arial"/>
              </w:rPr>
            </w:pPr>
            <w:r>
              <w:rPr>
                <w:rFonts w:cs="Arial"/>
              </w:rPr>
              <w:t xml:space="preserve">1.1 </w:t>
            </w:r>
            <w:r w:rsidRPr="001C0114">
              <w:rPr>
                <w:rFonts w:cs="Arial"/>
              </w:rPr>
              <w:t>Caso a data inicial seja menor que a final, o sistema deve informar ao usuário que as datas fornecidas são inválidas.</w:t>
            </w:r>
          </w:p>
          <w:p w:rsidR="00695F30" w:rsidRDefault="00695F30" w:rsidP="00F27666">
            <w:pPr>
              <w:spacing w:line="240" w:lineRule="auto"/>
              <w:rPr>
                <w:rFonts w:cs="Arial"/>
              </w:rPr>
            </w:pPr>
          </w:p>
          <w:p w:rsidR="00695F30" w:rsidRPr="00EF50BF" w:rsidRDefault="00695F30" w:rsidP="00F27666">
            <w:pPr>
              <w:spacing w:line="240" w:lineRule="auto"/>
              <w:rPr>
                <w:rFonts w:cs="Arial"/>
              </w:rPr>
            </w:pPr>
            <w:r>
              <w:rPr>
                <w:rFonts w:cs="Arial"/>
              </w:rPr>
              <w:t xml:space="preserve">1.1 Caso o usuário não </w:t>
            </w:r>
            <w:r w:rsidR="00FF33B1">
              <w:rPr>
                <w:rFonts w:cs="Arial"/>
              </w:rPr>
              <w:t>selecione a data inicial e/ou final, o sistema deve informar o usuário de seu não preenchimento.</w:t>
            </w:r>
          </w:p>
        </w:tc>
      </w:tr>
      <w:tr w:rsidR="00F27666" w:rsidRPr="00EF50BF" w:rsidTr="007226C5">
        <w:trPr>
          <w:jc w:val="center"/>
        </w:trPr>
        <w:tc>
          <w:tcPr>
            <w:tcW w:w="1250" w:type="pct"/>
          </w:tcPr>
          <w:p w:rsidR="00330E20" w:rsidRPr="00EF50BF" w:rsidRDefault="00330E20" w:rsidP="00F27666">
            <w:pPr>
              <w:spacing w:line="240" w:lineRule="auto"/>
              <w:rPr>
                <w:rFonts w:cs="Arial"/>
                <w:i/>
              </w:rPr>
            </w:pPr>
            <w:r w:rsidRPr="00EF50BF">
              <w:rPr>
                <w:rFonts w:cs="Arial"/>
                <w:i/>
              </w:rPr>
              <w:t>Subcaso de uso</w:t>
            </w:r>
          </w:p>
        </w:tc>
        <w:tc>
          <w:tcPr>
            <w:tcW w:w="3750" w:type="pct"/>
          </w:tcPr>
          <w:p w:rsidR="00330E20" w:rsidRPr="00EF50BF" w:rsidRDefault="007226C5" w:rsidP="00F27666">
            <w:pPr>
              <w:spacing w:line="240" w:lineRule="auto"/>
              <w:rPr>
                <w:rFonts w:cs="Arial"/>
              </w:rPr>
            </w:pPr>
            <w:r>
              <w:rPr>
                <w:rFonts w:cs="Arial"/>
              </w:rPr>
              <w:t>-</w:t>
            </w:r>
          </w:p>
        </w:tc>
      </w:tr>
    </w:tbl>
    <w:p w:rsidR="008D3DC5" w:rsidRDefault="008D3DC5">
      <w:pPr>
        <w:spacing w:after="160" w:line="259" w:lineRule="auto"/>
        <w:jc w:val="left"/>
        <w:rPr>
          <w:rFonts w:cs="Arial"/>
        </w:rPr>
      </w:pPr>
    </w:p>
    <w:p w:rsidR="00755CED" w:rsidRPr="00EF50BF" w:rsidRDefault="00755CED">
      <w:pPr>
        <w:spacing w:after="160" w:line="259" w:lineRule="auto"/>
        <w:jc w:val="left"/>
        <w:rPr>
          <w:rFonts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511D4C" w:rsidRPr="00EF50BF" w:rsidTr="00656A52">
        <w:tc>
          <w:tcPr>
            <w:tcW w:w="9061" w:type="dxa"/>
          </w:tcPr>
          <w:p w:rsidR="00330E20" w:rsidRPr="00EF50BF" w:rsidRDefault="00776800" w:rsidP="006042D8">
            <w:pPr>
              <w:keepNext/>
              <w:jc w:val="center"/>
              <w:rPr>
                <w:rFonts w:cs="Arial"/>
              </w:rPr>
            </w:pPr>
            <w:bookmarkStart w:id="136" w:name="_Hlk483928141"/>
            <w:commentRangeStart w:id="137"/>
            <w:r w:rsidRPr="00EF50BF">
              <w:rPr>
                <w:rFonts w:cs="Arial"/>
                <w:noProof/>
                <w:lang w:eastAsia="pt-BR"/>
              </w:rPr>
              <w:drawing>
                <wp:inline distT="0" distB="0" distL="0" distR="0">
                  <wp:extent cx="3552825" cy="1447800"/>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3552825" cy="1447800"/>
                          </a:xfrm>
                          <a:prstGeom prst="rect">
                            <a:avLst/>
                          </a:prstGeom>
                        </pic:spPr>
                      </pic:pic>
                    </a:graphicData>
                  </a:graphic>
                </wp:inline>
              </w:drawing>
            </w:r>
            <w:commentRangeEnd w:id="137"/>
            <w:r w:rsidR="00327C16">
              <w:rPr>
                <w:rStyle w:val="Refdecomentrio"/>
              </w:rPr>
              <w:commentReference w:id="137"/>
            </w:r>
          </w:p>
        </w:tc>
      </w:tr>
      <w:tr w:rsidR="00511D4C" w:rsidRPr="00EF50BF" w:rsidTr="00656A52">
        <w:tc>
          <w:tcPr>
            <w:tcW w:w="9061" w:type="dxa"/>
          </w:tcPr>
          <w:p w:rsidR="00330E20" w:rsidRPr="00384F10" w:rsidRDefault="00330E20" w:rsidP="00D45DC7">
            <w:pPr>
              <w:pStyle w:val="Legenda"/>
            </w:pPr>
            <w:bookmarkStart w:id="138" w:name="_Ref467661497"/>
            <w:bookmarkStart w:id="139" w:name="_Toc484364694"/>
            <w:r w:rsidRPr="00384F10">
              <w:t xml:space="preserve">Figura </w:t>
            </w:r>
            <w:r w:rsidR="00726926" w:rsidRPr="00384F10">
              <w:fldChar w:fldCharType="begin"/>
            </w:r>
            <w:r w:rsidR="00D61C60" w:rsidRPr="00384F10">
              <w:instrText xml:space="preserve"> SEQ Figura \* ARABIC </w:instrText>
            </w:r>
            <w:r w:rsidR="00726926" w:rsidRPr="00384F10">
              <w:fldChar w:fldCharType="separate"/>
            </w:r>
            <w:r w:rsidR="00982022">
              <w:rPr>
                <w:noProof/>
              </w:rPr>
              <w:t>10</w:t>
            </w:r>
            <w:r w:rsidR="00726926" w:rsidRPr="00384F10">
              <w:rPr>
                <w:noProof/>
              </w:rPr>
              <w:fldChar w:fldCharType="end"/>
            </w:r>
            <w:bookmarkEnd w:id="138"/>
            <w:r w:rsidR="00106869">
              <w:t xml:space="preserve"> - Diagrama de caso de uso r</w:t>
            </w:r>
            <w:r w:rsidRPr="00384F10">
              <w:t>ealizar notificações</w:t>
            </w:r>
            <w:bookmarkEnd w:id="139"/>
          </w:p>
        </w:tc>
      </w:tr>
      <w:bookmarkEnd w:id="136"/>
    </w:tbl>
    <w:p w:rsidR="00330E20" w:rsidRDefault="00330E20">
      <w:pPr>
        <w:spacing w:after="160" w:line="259" w:lineRule="auto"/>
        <w:jc w:val="left"/>
        <w:rPr>
          <w:rFonts w:cs="Arial"/>
        </w:rPr>
      </w:pPr>
    </w:p>
    <w:p w:rsidR="004D33AB" w:rsidRPr="00EF50BF" w:rsidRDefault="004D33AB">
      <w:pPr>
        <w:spacing w:after="160" w:line="259" w:lineRule="auto"/>
        <w:jc w:val="left"/>
        <w:rPr>
          <w:rFonts w:cs="Arial"/>
        </w:rPr>
      </w:pPr>
    </w:p>
    <w:tbl>
      <w:tblPr>
        <w:tblStyle w:val="Tabelacomgrade"/>
        <w:tblW w:w="5000" w:type="pct"/>
        <w:jc w:val="center"/>
        <w:tblLook w:val="04A0"/>
      </w:tblPr>
      <w:tblGrid>
        <w:gridCol w:w="2322"/>
        <w:gridCol w:w="6965"/>
      </w:tblGrid>
      <w:tr w:rsidR="00511D4C" w:rsidRPr="00EF50BF" w:rsidTr="00F27666">
        <w:trPr>
          <w:jc w:val="center"/>
        </w:trPr>
        <w:tc>
          <w:tcPr>
            <w:tcW w:w="5000" w:type="pct"/>
            <w:gridSpan w:val="2"/>
            <w:tcBorders>
              <w:top w:val="nil"/>
              <w:left w:val="nil"/>
              <w:right w:val="nil"/>
            </w:tcBorders>
          </w:tcPr>
          <w:p w:rsidR="00330E20" w:rsidRPr="00EF50BF" w:rsidRDefault="00330E20" w:rsidP="00D45DC7">
            <w:pPr>
              <w:pStyle w:val="Legenda"/>
            </w:pPr>
            <w:bookmarkStart w:id="140" w:name="_Ref467661527"/>
            <w:bookmarkStart w:id="141" w:name="_Toc466359252"/>
            <w:bookmarkStart w:id="142" w:name="_Toc484364684"/>
            <w:r w:rsidRPr="00EF50BF">
              <w:t xml:space="preserve">Tabela </w:t>
            </w:r>
            <w:r w:rsidR="00726926">
              <w:fldChar w:fldCharType="begin"/>
            </w:r>
            <w:r w:rsidR="00D61C60">
              <w:instrText xml:space="preserve"> SEQ Tabela \* ARABIC </w:instrText>
            </w:r>
            <w:r w:rsidR="00726926">
              <w:fldChar w:fldCharType="separate"/>
            </w:r>
            <w:r w:rsidR="00982022">
              <w:rPr>
                <w:noProof/>
              </w:rPr>
              <w:t>11</w:t>
            </w:r>
            <w:r w:rsidR="00726926">
              <w:rPr>
                <w:noProof/>
              </w:rPr>
              <w:fldChar w:fldCharType="end"/>
            </w:r>
            <w:bookmarkEnd w:id="140"/>
            <w:r w:rsidRPr="00EF50BF">
              <w:t xml:space="preserve"> – Documentação do caso de uso</w:t>
            </w:r>
            <w:bookmarkEnd w:id="141"/>
            <w:r w:rsidRPr="00EF50BF">
              <w:t xml:space="preserve"> realizar notificações</w:t>
            </w:r>
            <w:bookmarkEnd w:id="142"/>
          </w:p>
        </w:tc>
      </w:tr>
      <w:tr w:rsidR="00F27666" w:rsidRPr="00EF50BF" w:rsidTr="007226C5">
        <w:trPr>
          <w:jc w:val="center"/>
        </w:trPr>
        <w:tc>
          <w:tcPr>
            <w:tcW w:w="1250" w:type="pct"/>
          </w:tcPr>
          <w:p w:rsidR="00330E20" w:rsidRPr="00EF50BF" w:rsidRDefault="00330E20" w:rsidP="00F27666">
            <w:pPr>
              <w:spacing w:line="240" w:lineRule="auto"/>
              <w:rPr>
                <w:rFonts w:cs="Arial"/>
                <w:i/>
              </w:rPr>
            </w:pPr>
            <w:r w:rsidRPr="00EF50BF">
              <w:rPr>
                <w:rFonts w:cs="Arial"/>
                <w:i/>
              </w:rPr>
              <w:t xml:space="preserve">Caso de uso </w:t>
            </w:r>
          </w:p>
        </w:tc>
        <w:tc>
          <w:tcPr>
            <w:tcW w:w="3750" w:type="pct"/>
          </w:tcPr>
          <w:p w:rsidR="00330E20" w:rsidRPr="00EF50BF" w:rsidRDefault="006768E2" w:rsidP="00F27666">
            <w:pPr>
              <w:spacing w:line="240" w:lineRule="auto"/>
              <w:rPr>
                <w:rFonts w:cs="Arial"/>
              </w:rPr>
            </w:pPr>
            <w:r w:rsidRPr="00EF50BF">
              <w:rPr>
                <w:rFonts w:cs="Arial"/>
              </w:rPr>
              <w:t>Realizar notificações</w:t>
            </w:r>
          </w:p>
        </w:tc>
      </w:tr>
      <w:tr w:rsidR="00F27666" w:rsidRPr="00EF50BF" w:rsidTr="007226C5">
        <w:trPr>
          <w:jc w:val="center"/>
        </w:trPr>
        <w:tc>
          <w:tcPr>
            <w:tcW w:w="1250" w:type="pct"/>
          </w:tcPr>
          <w:p w:rsidR="00330E20" w:rsidRPr="00EF50BF" w:rsidRDefault="00330E20" w:rsidP="00F27666">
            <w:pPr>
              <w:spacing w:line="240" w:lineRule="auto"/>
              <w:rPr>
                <w:rFonts w:cs="Arial"/>
                <w:i/>
              </w:rPr>
            </w:pPr>
            <w:r w:rsidRPr="00EF50BF">
              <w:rPr>
                <w:rFonts w:cs="Arial"/>
                <w:i/>
              </w:rPr>
              <w:t>Resumo</w:t>
            </w:r>
          </w:p>
        </w:tc>
        <w:tc>
          <w:tcPr>
            <w:tcW w:w="3750" w:type="pct"/>
          </w:tcPr>
          <w:p w:rsidR="00330E20" w:rsidRPr="00EF50BF" w:rsidRDefault="00656A52" w:rsidP="00F27666">
            <w:pPr>
              <w:spacing w:line="240" w:lineRule="auto"/>
              <w:rPr>
                <w:rFonts w:cs="Arial"/>
              </w:rPr>
            </w:pPr>
            <w:r>
              <w:rPr>
                <w:rFonts w:cs="Arial"/>
              </w:rPr>
              <w:t>Esse caso de uso descreve a forma como o sistema realizará notificações ao sistema.</w:t>
            </w:r>
          </w:p>
        </w:tc>
      </w:tr>
      <w:tr w:rsidR="00F27666" w:rsidRPr="00EF50BF" w:rsidTr="007226C5">
        <w:trPr>
          <w:jc w:val="center"/>
        </w:trPr>
        <w:tc>
          <w:tcPr>
            <w:tcW w:w="1250" w:type="pct"/>
          </w:tcPr>
          <w:p w:rsidR="00330E20" w:rsidRPr="00EF50BF" w:rsidRDefault="00330E20" w:rsidP="00F27666">
            <w:pPr>
              <w:spacing w:line="240" w:lineRule="auto"/>
              <w:rPr>
                <w:rFonts w:cs="Arial"/>
                <w:i/>
              </w:rPr>
            </w:pPr>
            <w:r w:rsidRPr="00EF50BF">
              <w:rPr>
                <w:rFonts w:cs="Arial"/>
                <w:i/>
              </w:rPr>
              <w:t>Ator principal</w:t>
            </w:r>
          </w:p>
        </w:tc>
        <w:tc>
          <w:tcPr>
            <w:tcW w:w="3750" w:type="pct"/>
          </w:tcPr>
          <w:p w:rsidR="00330E20" w:rsidRPr="00EF50BF" w:rsidRDefault="006635DA" w:rsidP="00F27666">
            <w:pPr>
              <w:spacing w:line="240" w:lineRule="auto"/>
              <w:rPr>
                <w:rFonts w:cs="Arial"/>
              </w:rPr>
            </w:pPr>
            <w:r>
              <w:rPr>
                <w:rFonts w:cs="Arial"/>
              </w:rPr>
              <w:t>Sistema</w:t>
            </w:r>
          </w:p>
        </w:tc>
      </w:tr>
      <w:tr w:rsidR="00F27666" w:rsidRPr="00EF50BF" w:rsidTr="007226C5">
        <w:trPr>
          <w:jc w:val="center"/>
        </w:trPr>
        <w:tc>
          <w:tcPr>
            <w:tcW w:w="1250" w:type="pct"/>
          </w:tcPr>
          <w:p w:rsidR="00330E20" w:rsidRPr="00EF50BF" w:rsidRDefault="00330E20" w:rsidP="00F27666">
            <w:pPr>
              <w:spacing w:line="240" w:lineRule="auto"/>
              <w:rPr>
                <w:rFonts w:cs="Arial"/>
                <w:i/>
              </w:rPr>
            </w:pPr>
            <w:r w:rsidRPr="00EF50BF">
              <w:rPr>
                <w:rFonts w:cs="Arial"/>
                <w:i/>
              </w:rPr>
              <w:t>Pré-condição</w:t>
            </w:r>
          </w:p>
        </w:tc>
        <w:tc>
          <w:tcPr>
            <w:tcW w:w="3750" w:type="pct"/>
          </w:tcPr>
          <w:p w:rsidR="001B0468" w:rsidRDefault="001B0468" w:rsidP="00F27666">
            <w:pPr>
              <w:spacing w:line="240" w:lineRule="auto"/>
              <w:rPr>
                <w:rFonts w:cs="Arial"/>
              </w:rPr>
            </w:pPr>
            <w:r>
              <w:rPr>
                <w:rFonts w:cs="Arial"/>
              </w:rPr>
              <w:t>Realizar notificações</w:t>
            </w:r>
          </w:p>
          <w:p w:rsidR="001B0468" w:rsidRDefault="001B0468" w:rsidP="00F27666">
            <w:pPr>
              <w:spacing w:line="240" w:lineRule="auto"/>
              <w:rPr>
                <w:rFonts w:cs="Arial"/>
              </w:rPr>
            </w:pPr>
            <w:r>
              <w:rPr>
                <w:rFonts w:cs="Arial"/>
              </w:rPr>
              <w:t>1.1 O usuário deve optar pelo recebimento das notificações.</w:t>
            </w:r>
          </w:p>
          <w:p w:rsidR="00656A52" w:rsidRPr="00EF50BF" w:rsidRDefault="001B0468" w:rsidP="00656A52">
            <w:pPr>
              <w:spacing w:line="240" w:lineRule="auto"/>
              <w:rPr>
                <w:rFonts w:cs="Arial"/>
              </w:rPr>
            </w:pPr>
            <w:r>
              <w:rPr>
                <w:rFonts w:cs="Arial"/>
              </w:rPr>
              <w:t>2.1 O usuário deve optar pelo recebimento das notificações.</w:t>
            </w:r>
          </w:p>
        </w:tc>
      </w:tr>
      <w:tr w:rsidR="00F27666" w:rsidRPr="00EF50BF" w:rsidTr="007226C5">
        <w:trPr>
          <w:jc w:val="center"/>
        </w:trPr>
        <w:tc>
          <w:tcPr>
            <w:tcW w:w="1250" w:type="pct"/>
          </w:tcPr>
          <w:p w:rsidR="00330E20" w:rsidRPr="00EF50BF" w:rsidRDefault="00330E20" w:rsidP="00F27666">
            <w:pPr>
              <w:spacing w:line="240" w:lineRule="auto"/>
              <w:rPr>
                <w:rFonts w:cs="Arial"/>
                <w:i/>
              </w:rPr>
            </w:pPr>
            <w:r w:rsidRPr="00EF50BF">
              <w:rPr>
                <w:rFonts w:cs="Arial"/>
                <w:i/>
              </w:rPr>
              <w:t>Pós-condição</w:t>
            </w:r>
          </w:p>
        </w:tc>
        <w:tc>
          <w:tcPr>
            <w:tcW w:w="3750" w:type="pct"/>
          </w:tcPr>
          <w:p w:rsidR="00330E20" w:rsidRPr="00EF50BF" w:rsidRDefault="001B0468" w:rsidP="00F27666">
            <w:pPr>
              <w:spacing w:line="240" w:lineRule="auto"/>
              <w:rPr>
                <w:rFonts w:cs="Arial"/>
              </w:rPr>
            </w:pPr>
            <w:r>
              <w:rPr>
                <w:rFonts w:cs="Arial"/>
              </w:rPr>
              <w:t>-</w:t>
            </w:r>
          </w:p>
        </w:tc>
      </w:tr>
      <w:tr w:rsidR="00F27666" w:rsidRPr="00EF50BF" w:rsidTr="007226C5">
        <w:trPr>
          <w:jc w:val="center"/>
        </w:trPr>
        <w:tc>
          <w:tcPr>
            <w:tcW w:w="1250" w:type="pct"/>
          </w:tcPr>
          <w:p w:rsidR="00330E20" w:rsidRPr="00EF50BF" w:rsidRDefault="00330E20" w:rsidP="00F27666">
            <w:pPr>
              <w:spacing w:line="240" w:lineRule="auto"/>
              <w:rPr>
                <w:rFonts w:cs="Arial"/>
                <w:i/>
              </w:rPr>
            </w:pPr>
            <w:r w:rsidRPr="00EF50BF">
              <w:rPr>
                <w:rFonts w:cs="Arial"/>
                <w:i/>
              </w:rPr>
              <w:t>Fluxo principal</w:t>
            </w:r>
          </w:p>
        </w:tc>
        <w:tc>
          <w:tcPr>
            <w:tcW w:w="3750" w:type="pct"/>
          </w:tcPr>
          <w:p w:rsidR="004C40E3" w:rsidRDefault="004C40E3" w:rsidP="00F27666">
            <w:pPr>
              <w:spacing w:line="240" w:lineRule="auto"/>
              <w:rPr>
                <w:rFonts w:cs="Arial"/>
              </w:rPr>
            </w:pPr>
            <w:r>
              <w:rPr>
                <w:rFonts w:cs="Arial"/>
              </w:rPr>
              <w:t>Realizar notificações</w:t>
            </w:r>
          </w:p>
          <w:p w:rsidR="00330E20" w:rsidRDefault="004C40E3" w:rsidP="00F27666">
            <w:pPr>
              <w:spacing w:line="240" w:lineRule="auto"/>
              <w:rPr>
                <w:rFonts w:cs="Arial"/>
              </w:rPr>
            </w:pPr>
            <w:r>
              <w:rPr>
                <w:rFonts w:cs="Arial"/>
              </w:rPr>
              <w:t xml:space="preserve">1. </w:t>
            </w:r>
            <w:r w:rsidR="001B0468">
              <w:rPr>
                <w:rFonts w:cs="Arial"/>
              </w:rPr>
              <w:t>O usuário deve informar o</w:t>
            </w:r>
            <w:r>
              <w:rPr>
                <w:rFonts w:cs="Arial"/>
              </w:rPr>
              <w:t xml:space="preserve"> horário </w:t>
            </w:r>
            <w:r w:rsidR="00035D88">
              <w:rPr>
                <w:rFonts w:cs="Arial"/>
              </w:rPr>
              <w:t>para que seja solicita</w:t>
            </w:r>
            <w:r w:rsidR="00035D88" w:rsidRPr="00035D88">
              <w:rPr>
                <w:rFonts w:cs="Arial"/>
              </w:rPr>
              <w:t>do o lançamento das possíveis transações do dia.</w:t>
            </w:r>
          </w:p>
          <w:p w:rsidR="00035D88" w:rsidRDefault="00035D88" w:rsidP="00F27666">
            <w:pPr>
              <w:spacing w:line="240" w:lineRule="auto"/>
              <w:rPr>
                <w:rFonts w:cs="Arial"/>
              </w:rPr>
            </w:pPr>
            <w:r>
              <w:rPr>
                <w:rFonts w:cs="Arial"/>
              </w:rPr>
              <w:t>2</w:t>
            </w:r>
            <w:r w:rsidR="001B0468">
              <w:rPr>
                <w:rFonts w:cs="Arial"/>
              </w:rPr>
              <w:t xml:space="preserve">. O </w:t>
            </w:r>
            <w:r w:rsidRPr="00035D88">
              <w:rPr>
                <w:rFonts w:cs="Arial"/>
              </w:rPr>
              <w:t>usuário deve inf</w:t>
            </w:r>
            <w:r>
              <w:rPr>
                <w:rFonts w:cs="Arial"/>
              </w:rPr>
              <w:t>ormar o período de antecedência</w:t>
            </w:r>
            <w:r w:rsidRPr="00035D88">
              <w:rPr>
                <w:rFonts w:cs="Arial"/>
              </w:rPr>
              <w:t xml:space="preserve"> (um dia, dois dias ou uma semana) para o recebimento </w:t>
            </w:r>
            <w:r w:rsidR="001B0468">
              <w:rPr>
                <w:rFonts w:cs="Arial"/>
              </w:rPr>
              <w:t>das</w:t>
            </w:r>
            <w:r w:rsidRPr="00035D88">
              <w:rPr>
                <w:rFonts w:cs="Arial"/>
              </w:rPr>
              <w:t xml:space="preserve"> notificações</w:t>
            </w:r>
            <w:r w:rsidR="001B0468" w:rsidRPr="00035D88">
              <w:rPr>
                <w:rFonts w:cs="Arial"/>
              </w:rPr>
              <w:t xml:space="preserve"> do </w:t>
            </w:r>
            <w:proofErr w:type="spellStart"/>
            <w:r w:rsidR="001B0468" w:rsidRPr="00035D88">
              <w:rPr>
                <w:rFonts w:cs="Arial"/>
              </w:rPr>
              <w:t>app</w:t>
            </w:r>
            <w:proofErr w:type="spellEnd"/>
            <w:r w:rsidR="001B0468" w:rsidRPr="00035D88">
              <w:rPr>
                <w:rFonts w:cs="Arial"/>
              </w:rPr>
              <w:t xml:space="preserve"> para contas a receber e a pagar.</w:t>
            </w:r>
          </w:p>
          <w:p w:rsidR="00173C73" w:rsidRDefault="00173C73" w:rsidP="00F27666">
            <w:pPr>
              <w:spacing w:line="240" w:lineRule="auto"/>
              <w:rPr>
                <w:rFonts w:cs="Arial"/>
              </w:rPr>
            </w:pPr>
          </w:p>
          <w:p w:rsidR="00173C73" w:rsidRDefault="00173C73" w:rsidP="00F27666">
            <w:pPr>
              <w:spacing w:line="240" w:lineRule="auto"/>
              <w:rPr>
                <w:rFonts w:cs="Arial"/>
              </w:rPr>
            </w:pPr>
            <w:r>
              <w:rPr>
                <w:rFonts w:cs="Arial"/>
              </w:rPr>
              <w:t>Alterar dados sobre as notificações</w:t>
            </w:r>
          </w:p>
          <w:p w:rsidR="00173C73" w:rsidRDefault="00173C73" w:rsidP="00F27666">
            <w:pPr>
              <w:spacing w:line="240" w:lineRule="auto"/>
              <w:rPr>
                <w:rFonts w:cs="Arial"/>
              </w:rPr>
            </w:pPr>
            <w:r>
              <w:rPr>
                <w:rFonts w:cs="Arial"/>
              </w:rPr>
              <w:t>1. O usuário poderá alterar o horário de recebimento das notificações</w:t>
            </w:r>
            <w:r w:rsidR="006B3998">
              <w:rPr>
                <w:rFonts w:cs="Arial"/>
              </w:rPr>
              <w:t>, através da seleção de um novo horário</w:t>
            </w:r>
            <w:r>
              <w:rPr>
                <w:rFonts w:cs="Arial"/>
              </w:rPr>
              <w:t>.</w:t>
            </w:r>
          </w:p>
          <w:p w:rsidR="00173C73" w:rsidRDefault="00173C73" w:rsidP="00F27666">
            <w:pPr>
              <w:spacing w:line="240" w:lineRule="auto"/>
              <w:rPr>
                <w:rFonts w:cs="Arial"/>
              </w:rPr>
            </w:pPr>
            <w:r>
              <w:rPr>
                <w:rFonts w:cs="Arial"/>
              </w:rPr>
              <w:t>2. O usuário poderá alterar o período de antecedência</w:t>
            </w:r>
            <w:r w:rsidRPr="00035D88">
              <w:rPr>
                <w:rFonts w:cs="Arial"/>
              </w:rPr>
              <w:t xml:space="preserve"> (um dia, dois dias ou uma semana) para o recebimento </w:t>
            </w:r>
            <w:r>
              <w:rPr>
                <w:rFonts w:cs="Arial"/>
              </w:rPr>
              <w:t>das</w:t>
            </w:r>
            <w:r w:rsidRPr="00035D88">
              <w:rPr>
                <w:rFonts w:cs="Arial"/>
              </w:rPr>
              <w:t xml:space="preserve"> notificações do </w:t>
            </w:r>
            <w:proofErr w:type="spellStart"/>
            <w:r w:rsidRPr="00035D88">
              <w:rPr>
                <w:rFonts w:cs="Arial"/>
              </w:rPr>
              <w:t>app</w:t>
            </w:r>
            <w:proofErr w:type="spellEnd"/>
            <w:r w:rsidRPr="00035D88">
              <w:rPr>
                <w:rFonts w:cs="Arial"/>
              </w:rPr>
              <w:t xml:space="preserve"> para contas a receber e a pagar</w:t>
            </w:r>
            <w:r w:rsidR="006B3998">
              <w:rPr>
                <w:rFonts w:cs="Arial"/>
              </w:rPr>
              <w:t>, por meio da seleção de um novo período</w:t>
            </w:r>
            <w:r w:rsidRPr="00035D88">
              <w:rPr>
                <w:rFonts w:cs="Arial"/>
              </w:rPr>
              <w:t>.</w:t>
            </w:r>
          </w:p>
          <w:p w:rsidR="00173C73" w:rsidRPr="00EF50BF" w:rsidRDefault="00173C73" w:rsidP="00F27666">
            <w:pPr>
              <w:spacing w:line="240" w:lineRule="auto"/>
              <w:rPr>
                <w:rFonts w:cs="Arial"/>
              </w:rPr>
            </w:pPr>
            <w:r>
              <w:rPr>
                <w:rFonts w:cs="Arial"/>
              </w:rPr>
              <w:t>3. O usuário poderá optar pelo não recebimento das notificações.</w:t>
            </w:r>
          </w:p>
        </w:tc>
      </w:tr>
      <w:tr w:rsidR="00F27666" w:rsidRPr="00EF50BF" w:rsidTr="007226C5">
        <w:trPr>
          <w:jc w:val="center"/>
        </w:trPr>
        <w:tc>
          <w:tcPr>
            <w:tcW w:w="1250" w:type="pct"/>
          </w:tcPr>
          <w:p w:rsidR="00330E20" w:rsidRPr="00EF50BF" w:rsidRDefault="00330E20" w:rsidP="00F27666">
            <w:pPr>
              <w:spacing w:line="240" w:lineRule="auto"/>
              <w:rPr>
                <w:rFonts w:cs="Arial"/>
                <w:i/>
              </w:rPr>
            </w:pPr>
            <w:r w:rsidRPr="00EF50BF">
              <w:rPr>
                <w:rFonts w:cs="Arial"/>
                <w:i/>
              </w:rPr>
              <w:t>Fluxo de exceção</w:t>
            </w:r>
          </w:p>
        </w:tc>
        <w:tc>
          <w:tcPr>
            <w:tcW w:w="3750" w:type="pct"/>
          </w:tcPr>
          <w:p w:rsidR="00330E20" w:rsidRPr="00EF50BF" w:rsidRDefault="001B0468" w:rsidP="00F27666">
            <w:pPr>
              <w:spacing w:line="240" w:lineRule="auto"/>
              <w:rPr>
                <w:rFonts w:cs="Arial"/>
              </w:rPr>
            </w:pPr>
            <w:r>
              <w:rPr>
                <w:rFonts w:cs="Arial"/>
              </w:rPr>
              <w:t>-</w:t>
            </w:r>
          </w:p>
        </w:tc>
      </w:tr>
      <w:tr w:rsidR="00F27666" w:rsidRPr="00EF50BF" w:rsidTr="007226C5">
        <w:trPr>
          <w:jc w:val="center"/>
        </w:trPr>
        <w:tc>
          <w:tcPr>
            <w:tcW w:w="1250" w:type="pct"/>
          </w:tcPr>
          <w:p w:rsidR="00330E20" w:rsidRPr="00EF50BF" w:rsidRDefault="00330E20" w:rsidP="00F27666">
            <w:pPr>
              <w:spacing w:line="240" w:lineRule="auto"/>
              <w:rPr>
                <w:rFonts w:cs="Arial"/>
                <w:i/>
              </w:rPr>
            </w:pPr>
            <w:r w:rsidRPr="00EF50BF">
              <w:rPr>
                <w:rFonts w:cs="Arial"/>
                <w:i/>
              </w:rPr>
              <w:lastRenderedPageBreak/>
              <w:t>Subcaso de uso</w:t>
            </w:r>
          </w:p>
        </w:tc>
        <w:tc>
          <w:tcPr>
            <w:tcW w:w="3750" w:type="pct"/>
          </w:tcPr>
          <w:p w:rsidR="00330E20" w:rsidRPr="00EF50BF" w:rsidRDefault="007226C5" w:rsidP="00F27666">
            <w:pPr>
              <w:spacing w:line="240" w:lineRule="auto"/>
              <w:rPr>
                <w:rFonts w:cs="Arial"/>
              </w:rPr>
            </w:pPr>
            <w:r>
              <w:rPr>
                <w:rFonts w:cs="Arial"/>
              </w:rPr>
              <w:t>-</w:t>
            </w:r>
          </w:p>
        </w:tc>
      </w:tr>
    </w:tbl>
    <w:p w:rsidR="00C45D6D" w:rsidRDefault="00C45D6D" w:rsidP="00C45D6D">
      <w:pPr>
        <w:pStyle w:val="Ttulo2"/>
        <w:numPr>
          <w:ilvl w:val="0"/>
          <w:numId w:val="0"/>
        </w:numPr>
        <w:ind w:left="576"/>
        <w:rPr>
          <w:ins w:id="143" w:author="Silvia Helena" w:date="2017-06-21T19:34:00Z"/>
        </w:rPr>
        <w:pPrChange w:id="144" w:author="Silvia Helena" w:date="2017-06-21T19:34:00Z">
          <w:pPr>
            <w:pStyle w:val="Ttulo2"/>
          </w:pPr>
        </w:pPrChange>
      </w:pPr>
      <w:bookmarkStart w:id="145" w:name="_Toc484364668"/>
    </w:p>
    <w:p w:rsidR="00C45D6D" w:rsidRPr="00C45D6D" w:rsidRDefault="00C45D6D" w:rsidP="00C45D6D">
      <w:pPr>
        <w:rPr>
          <w:ins w:id="146" w:author="Silvia Helena" w:date="2017-06-21T19:34:00Z"/>
        </w:rPr>
        <w:pPrChange w:id="147" w:author="Silvia Helena" w:date="2017-06-21T19:34:00Z">
          <w:pPr>
            <w:pStyle w:val="Ttulo2"/>
          </w:pPr>
        </w:pPrChange>
      </w:pPr>
    </w:p>
    <w:p w:rsidR="002E1205" w:rsidRPr="006A465D" w:rsidRDefault="002E1205" w:rsidP="002E1205">
      <w:pPr>
        <w:pStyle w:val="Ttulo2"/>
      </w:pPr>
      <w:r w:rsidRPr="006A465D">
        <w:t>Diagrama de Classe</w:t>
      </w:r>
      <w:bookmarkEnd w:id="145"/>
    </w:p>
    <w:p w:rsidR="002E1205" w:rsidRDefault="002E1205" w:rsidP="002E1205">
      <w:pPr>
        <w:tabs>
          <w:tab w:val="left" w:pos="7728"/>
        </w:tabs>
      </w:pPr>
      <w:r>
        <w:tab/>
      </w:r>
    </w:p>
    <w:p w:rsidR="002E1205" w:rsidRDefault="002E1205" w:rsidP="002E1205">
      <w:pPr>
        <w:ind w:firstLine="709"/>
      </w:pPr>
      <w:r>
        <w:t xml:space="preserve">Neste tópico, será apresentando o diagrama de classes do sistema </w:t>
      </w:r>
      <w:proofErr w:type="spellStart"/>
      <w:r w:rsidRPr="00F20127">
        <w:rPr>
          <w:i/>
        </w:rPr>
        <w:t>Count</w:t>
      </w:r>
      <w:proofErr w:type="spellEnd"/>
      <w:r w:rsidRPr="00F20127">
        <w:rPr>
          <w:i/>
        </w:rPr>
        <w:t xml:space="preserve"> </w:t>
      </w:r>
      <w:proofErr w:type="spellStart"/>
      <w:proofErr w:type="gramStart"/>
      <w:r w:rsidRPr="00F20127">
        <w:rPr>
          <w:i/>
        </w:rPr>
        <w:t>App</w:t>
      </w:r>
      <w:proofErr w:type="spellEnd"/>
      <w:proofErr w:type="gramEnd"/>
      <w:r>
        <w:rPr>
          <w:i/>
        </w:rPr>
        <w:softHyphen/>
        <w:t xml:space="preserve"> </w:t>
      </w:r>
      <w:r>
        <w:t>(</w:t>
      </w:r>
      <w:r w:rsidR="00726926">
        <w:fldChar w:fldCharType="begin"/>
      </w:r>
      <w:r>
        <w:instrText xml:space="preserve"> REF _Ref483932013 \h </w:instrText>
      </w:r>
      <w:r w:rsidR="00726926">
        <w:fldChar w:fldCharType="separate"/>
      </w:r>
      <w:r w:rsidR="00982022" w:rsidRPr="00384F10">
        <w:t xml:space="preserve">Figura </w:t>
      </w:r>
      <w:r w:rsidR="00982022">
        <w:rPr>
          <w:noProof/>
        </w:rPr>
        <w:t>11</w:t>
      </w:r>
      <w:r w:rsidR="00726926">
        <w:fldChar w:fldCharType="end"/>
      </w:r>
      <w:r>
        <w:t>). Este d</w:t>
      </w:r>
      <w:r w:rsidRPr="0051328A">
        <w:t xml:space="preserve">efine </w:t>
      </w:r>
      <w:r>
        <w:t>“</w:t>
      </w:r>
      <w:r w:rsidRPr="0051328A">
        <w:t>a estrutura das classes utilizadas pelo sistema, determinando os atributos e métodos que classe tem, além de estabelecer como as classes se relacionam e trocam informações entre si</w:t>
      </w:r>
      <w:r>
        <w:t>”</w:t>
      </w:r>
      <w:r w:rsidRPr="0051328A">
        <w:t>.</w:t>
      </w:r>
      <w:r>
        <w:t xml:space="preserve">  </w:t>
      </w:r>
      <w:sdt>
        <w:sdtPr>
          <w:id w:val="-2001419488"/>
          <w:citation/>
        </w:sdtPr>
        <w:sdtContent>
          <w:r w:rsidR="00726926" w:rsidRPr="0063195F">
            <w:fldChar w:fldCharType="begin"/>
          </w:r>
          <w:r w:rsidR="0063195F" w:rsidRPr="0063195F">
            <w:instrText xml:space="preserve">CITATION Gil11 \p 27 \l 1046 </w:instrText>
          </w:r>
          <w:r w:rsidR="00726926" w:rsidRPr="0063195F">
            <w:fldChar w:fldCharType="separate"/>
          </w:r>
          <w:r w:rsidR="00982022">
            <w:rPr>
              <w:noProof/>
            </w:rPr>
            <w:t>(GUEDES, 2006, p. 27)</w:t>
          </w:r>
          <w:r w:rsidR="00726926" w:rsidRPr="0063195F">
            <w:fldChar w:fldCharType="end"/>
          </w:r>
        </w:sdtContent>
      </w:sdt>
    </w:p>
    <w:p w:rsidR="00D60E7B" w:rsidRDefault="00D60E7B" w:rsidP="00AC35F3">
      <w:pPr>
        <w:ind w:left="576"/>
        <w:sectPr w:rsidR="00D60E7B" w:rsidSect="00277AC2">
          <w:headerReference w:type="default" r:id="rId21"/>
          <w:pgSz w:w="11906" w:h="16838" w:code="9"/>
          <w:pgMar w:top="1701" w:right="1701" w:bottom="1134" w:left="1134" w:header="709" w:footer="709" w:gutter="0"/>
          <w:cols w:space="708"/>
          <w:docGrid w:linePitch="360"/>
        </w:sect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219"/>
      </w:tblGrid>
      <w:tr w:rsidR="001B4312" w:rsidRPr="00EF50BF" w:rsidTr="00D53E67">
        <w:trPr>
          <w:trHeight w:val="7654"/>
        </w:trPr>
        <w:tc>
          <w:tcPr>
            <w:tcW w:w="5000" w:type="pct"/>
            <w:vAlign w:val="center"/>
          </w:tcPr>
          <w:p w:rsidR="001B4312" w:rsidRPr="00EF50BF" w:rsidRDefault="00553204" w:rsidP="003C25BF">
            <w:pPr>
              <w:keepNext/>
              <w:jc w:val="center"/>
              <w:rPr>
                <w:rFonts w:cs="Arial"/>
              </w:rPr>
            </w:pPr>
            <w:commentRangeStart w:id="148"/>
            <w:r w:rsidRPr="00553204">
              <w:rPr>
                <w:rFonts w:cs="Arial"/>
                <w:noProof/>
                <w:lang w:eastAsia="pt-BR"/>
              </w:rPr>
              <w:lastRenderedPageBreak/>
              <w:drawing>
                <wp:inline distT="0" distB="0" distL="0" distR="0">
                  <wp:extent cx="8891905" cy="4286885"/>
                  <wp:effectExtent l="0" t="0" r="4445"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8891905" cy="4286885"/>
                          </a:xfrm>
                          <a:prstGeom prst="rect">
                            <a:avLst/>
                          </a:prstGeom>
                        </pic:spPr>
                      </pic:pic>
                    </a:graphicData>
                  </a:graphic>
                </wp:inline>
              </w:drawing>
            </w:r>
            <w:commentRangeEnd w:id="148"/>
            <w:r w:rsidR="00C45D6D">
              <w:rPr>
                <w:rStyle w:val="Refdecomentrio"/>
              </w:rPr>
              <w:commentReference w:id="148"/>
            </w:r>
          </w:p>
        </w:tc>
      </w:tr>
      <w:tr w:rsidR="001B4312" w:rsidRPr="00EF50BF" w:rsidTr="00D53E67">
        <w:trPr>
          <w:trHeight w:val="248"/>
        </w:trPr>
        <w:tc>
          <w:tcPr>
            <w:tcW w:w="5000" w:type="pct"/>
            <w:vAlign w:val="center"/>
          </w:tcPr>
          <w:p w:rsidR="001B4312" w:rsidRPr="00384F10" w:rsidRDefault="001B4312" w:rsidP="003C25BF">
            <w:pPr>
              <w:pStyle w:val="Legenda"/>
            </w:pPr>
            <w:bookmarkStart w:id="149" w:name="_Ref483932013"/>
            <w:bookmarkStart w:id="150" w:name="_Toc484364695"/>
            <w:r w:rsidRPr="00384F10">
              <w:t xml:space="preserve">Figura </w:t>
            </w:r>
            <w:fldSimple w:instr=" SEQ Figura \* ARABIC ">
              <w:r w:rsidR="00982022">
                <w:rPr>
                  <w:noProof/>
                </w:rPr>
                <w:t>11</w:t>
              </w:r>
            </w:fldSimple>
            <w:bookmarkEnd w:id="149"/>
            <w:r w:rsidRPr="00384F10">
              <w:t xml:space="preserve"> </w:t>
            </w:r>
            <w:r>
              <w:t>–</w:t>
            </w:r>
            <w:r w:rsidRPr="00384F10">
              <w:t xml:space="preserve"> </w:t>
            </w:r>
            <w:r>
              <w:t>Diagrama de classe do sistema</w:t>
            </w:r>
            <w:bookmarkEnd w:id="150"/>
          </w:p>
        </w:tc>
      </w:tr>
    </w:tbl>
    <w:p w:rsidR="00C63DD6" w:rsidRDefault="00C63DD6" w:rsidP="0061133E">
      <w:pPr>
        <w:spacing w:after="160" w:line="259" w:lineRule="auto"/>
        <w:jc w:val="left"/>
      </w:pPr>
    </w:p>
    <w:p w:rsidR="00C63DD6" w:rsidRDefault="00C63DD6" w:rsidP="0061133E">
      <w:pPr>
        <w:spacing w:after="160" w:line="259" w:lineRule="auto"/>
        <w:jc w:val="left"/>
      </w:pPr>
    </w:p>
    <w:p w:rsidR="00D60E7B" w:rsidRDefault="00D60E7B" w:rsidP="0061133E">
      <w:pPr>
        <w:spacing w:after="160" w:line="259" w:lineRule="auto"/>
        <w:jc w:val="left"/>
        <w:sectPr w:rsidR="00D60E7B" w:rsidSect="00D60E7B">
          <w:headerReference w:type="default" r:id="rId23"/>
          <w:pgSz w:w="16838" w:h="11906" w:orient="landscape" w:code="9"/>
          <w:pgMar w:top="1701" w:right="1134" w:bottom="1134" w:left="1701" w:header="709" w:footer="709" w:gutter="0"/>
          <w:cols w:space="708"/>
          <w:docGrid w:linePitch="360"/>
        </w:sectPr>
      </w:pPr>
    </w:p>
    <w:p w:rsidR="00D9447C" w:rsidRDefault="00D9447C" w:rsidP="002B3470">
      <w:pPr>
        <w:pStyle w:val="Ttulo2"/>
      </w:pPr>
      <w:bookmarkStart w:id="151" w:name="_Toc484364669"/>
      <w:r>
        <w:lastRenderedPageBreak/>
        <w:t xml:space="preserve">Diagrama de </w:t>
      </w:r>
      <w:r w:rsidR="001D3C21">
        <w:t>Sequência</w:t>
      </w:r>
      <w:bookmarkEnd w:id="151"/>
    </w:p>
    <w:p w:rsidR="00F83D31" w:rsidRDefault="00F83D31" w:rsidP="00F83D31"/>
    <w:p w:rsidR="00F83D31" w:rsidRPr="00F83D31" w:rsidRDefault="00F94990" w:rsidP="00F94990">
      <w:pPr>
        <w:ind w:firstLine="718"/>
      </w:pPr>
      <w:r>
        <w:t>Neste diagrama, há a preocupação com a ordem temporal em que ocorre a troca de mensagens entre os objetos envolvidos em um determinado processo. (GUEDES, 2006) Assim, os diagramas de sequência referentes podem ao aplicativo podem ser vistos a seguir (</w:t>
      </w:r>
      <w:r w:rsidR="00726926">
        <w:fldChar w:fldCharType="begin"/>
      </w:r>
      <w:r>
        <w:instrText xml:space="preserve"> REF _Ref484170353 \h </w:instrText>
      </w:r>
      <w:r w:rsidR="00726926">
        <w:fldChar w:fldCharType="separate"/>
      </w:r>
      <w:r w:rsidR="00982022" w:rsidRPr="00384F10">
        <w:t xml:space="preserve">Figura </w:t>
      </w:r>
      <w:r w:rsidR="00982022">
        <w:rPr>
          <w:noProof/>
        </w:rPr>
        <w:t>12</w:t>
      </w:r>
      <w:r w:rsidR="00726926">
        <w:fldChar w:fldCharType="end"/>
      </w:r>
      <w:r>
        <w:t xml:space="preserve"> a </w:t>
      </w:r>
      <w:r w:rsidR="00726926">
        <w:fldChar w:fldCharType="begin"/>
      </w:r>
      <w:r>
        <w:instrText xml:space="preserve"> REF _Ref484170358 \h </w:instrText>
      </w:r>
      <w:r w:rsidR="00726926">
        <w:fldChar w:fldCharType="separate"/>
      </w:r>
      <w:r w:rsidR="00982022" w:rsidRPr="00384F10">
        <w:t xml:space="preserve">Figura </w:t>
      </w:r>
      <w:r w:rsidR="00982022">
        <w:rPr>
          <w:noProof/>
        </w:rPr>
        <w:t>21</w:t>
      </w:r>
      <w:r w:rsidR="00726926">
        <w:fldChar w:fldCharType="end"/>
      </w:r>
      <w:r>
        <w:t>).</w:t>
      </w:r>
    </w:p>
    <w:p w:rsidR="001B4312" w:rsidRDefault="001B4312" w:rsidP="001B4312"/>
    <w:p w:rsidR="000260C3" w:rsidRDefault="000260C3" w:rsidP="001B4312"/>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191"/>
      </w:tblGrid>
      <w:tr w:rsidR="001B4312" w:rsidRPr="00EF50BF" w:rsidTr="00106869">
        <w:trPr>
          <w:trHeight w:val="2474"/>
        </w:trPr>
        <w:tc>
          <w:tcPr>
            <w:tcW w:w="9061" w:type="dxa"/>
          </w:tcPr>
          <w:p w:rsidR="001B4312" w:rsidRPr="00EF50BF" w:rsidRDefault="00293924" w:rsidP="001B4312">
            <w:pPr>
              <w:keepNext/>
              <w:jc w:val="center"/>
              <w:rPr>
                <w:rFonts w:cs="Arial"/>
              </w:rPr>
            </w:pPr>
            <w:r w:rsidRPr="00293924">
              <w:rPr>
                <w:rFonts w:cs="Arial"/>
                <w:noProof/>
                <w:lang w:eastAsia="pt-BR"/>
              </w:rPr>
              <w:drawing>
                <wp:inline distT="0" distB="0" distL="0" distR="0">
                  <wp:extent cx="5699051" cy="3588056"/>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5749747" cy="3619974"/>
                          </a:xfrm>
                          <a:prstGeom prst="rect">
                            <a:avLst/>
                          </a:prstGeom>
                        </pic:spPr>
                      </pic:pic>
                    </a:graphicData>
                  </a:graphic>
                </wp:inline>
              </w:drawing>
            </w:r>
          </w:p>
        </w:tc>
      </w:tr>
      <w:tr w:rsidR="001B4312" w:rsidRPr="00EF50BF" w:rsidTr="001B4312">
        <w:tc>
          <w:tcPr>
            <w:tcW w:w="9061" w:type="dxa"/>
          </w:tcPr>
          <w:p w:rsidR="001B4312" w:rsidRPr="00384F10" w:rsidRDefault="001B4312" w:rsidP="00D45DC7">
            <w:pPr>
              <w:pStyle w:val="Legenda"/>
            </w:pPr>
            <w:bookmarkStart w:id="152" w:name="_Ref484170353"/>
            <w:bookmarkStart w:id="153" w:name="_Ref484170348"/>
            <w:bookmarkStart w:id="154" w:name="_Toc484364696"/>
            <w:r w:rsidRPr="00384F10">
              <w:t xml:space="preserve">Figura </w:t>
            </w:r>
            <w:fldSimple w:instr=" SEQ Figura \* ARABIC ">
              <w:r w:rsidR="00982022">
                <w:rPr>
                  <w:noProof/>
                </w:rPr>
                <w:t>12</w:t>
              </w:r>
            </w:fldSimple>
            <w:bookmarkEnd w:id="152"/>
            <w:r w:rsidR="0082398B">
              <w:t xml:space="preserve"> – Diagrama de </w:t>
            </w:r>
            <w:r w:rsidR="00E0058C">
              <w:t>sequência</w:t>
            </w:r>
            <w:r w:rsidR="0082398B">
              <w:t xml:space="preserve"> </w:t>
            </w:r>
            <w:r w:rsidR="00035B9A">
              <w:t>cadastrar usuário</w:t>
            </w:r>
            <w:bookmarkEnd w:id="153"/>
            <w:bookmarkEnd w:id="154"/>
          </w:p>
        </w:tc>
      </w:tr>
    </w:tbl>
    <w:p w:rsidR="001B4312" w:rsidRDefault="001B4312" w:rsidP="001B4312"/>
    <w:p w:rsidR="000260C3" w:rsidRDefault="000260C3" w:rsidP="001B4312"/>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191"/>
      </w:tblGrid>
      <w:tr w:rsidR="001B4312" w:rsidRPr="00EF50BF" w:rsidTr="001B4312">
        <w:tc>
          <w:tcPr>
            <w:tcW w:w="9061" w:type="dxa"/>
          </w:tcPr>
          <w:p w:rsidR="001B4312" w:rsidRPr="00EF50BF" w:rsidRDefault="007C1A73" w:rsidP="001B4312">
            <w:pPr>
              <w:keepNext/>
              <w:jc w:val="center"/>
              <w:rPr>
                <w:rFonts w:cs="Arial"/>
              </w:rPr>
            </w:pPr>
            <w:r w:rsidRPr="007C1A73">
              <w:rPr>
                <w:rFonts w:cs="Arial"/>
                <w:noProof/>
                <w:lang w:eastAsia="pt-BR"/>
              </w:rPr>
              <w:lastRenderedPageBreak/>
              <w:drawing>
                <wp:inline distT="0" distB="0" distL="0" distR="0">
                  <wp:extent cx="5699051" cy="3421567"/>
                  <wp:effectExtent l="0" t="0" r="0" b="762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5712213" cy="3429469"/>
                          </a:xfrm>
                          <a:prstGeom prst="rect">
                            <a:avLst/>
                          </a:prstGeom>
                        </pic:spPr>
                      </pic:pic>
                    </a:graphicData>
                  </a:graphic>
                </wp:inline>
              </w:drawing>
            </w:r>
          </w:p>
        </w:tc>
      </w:tr>
      <w:tr w:rsidR="001B4312" w:rsidRPr="00EF50BF" w:rsidTr="001B4312">
        <w:tc>
          <w:tcPr>
            <w:tcW w:w="9061" w:type="dxa"/>
          </w:tcPr>
          <w:p w:rsidR="001B4312" w:rsidRPr="00384F10" w:rsidRDefault="001B4312" w:rsidP="00D45DC7">
            <w:pPr>
              <w:pStyle w:val="Legenda"/>
            </w:pPr>
            <w:bookmarkStart w:id="155" w:name="_Toc484364697"/>
            <w:r w:rsidRPr="00384F10">
              <w:t xml:space="preserve">Figura </w:t>
            </w:r>
            <w:fldSimple w:instr=" SEQ Figura \* ARABIC ">
              <w:r w:rsidR="00982022">
                <w:rPr>
                  <w:noProof/>
                </w:rPr>
                <w:t>13</w:t>
              </w:r>
            </w:fldSimple>
            <w:r w:rsidRPr="00384F10">
              <w:t xml:space="preserve"> - </w:t>
            </w:r>
            <w:r w:rsidR="00E0058C">
              <w:t>Diagrama de sequência</w:t>
            </w:r>
            <w:r w:rsidR="00692FE2">
              <w:t xml:space="preserve"> criar contas de receita/despesa</w:t>
            </w:r>
            <w:bookmarkEnd w:id="155"/>
          </w:p>
        </w:tc>
      </w:tr>
    </w:tbl>
    <w:p w:rsidR="001B4312" w:rsidRDefault="001B4312" w:rsidP="001B4312"/>
    <w:p w:rsidR="00E1266E" w:rsidRPr="001B4312" w:rsidRDefault="00E1266E" w:rsidP="001B4312"/>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1B4312" w:rsidRPr="00EF50BF" w:rsidTr="001B4312">
        <w:tc>
          <w:tcPr>
            <w:tcW w:w="9061" w:type="dxa"/>
          </w:tcPr>
          <w:p w:rsidR="001B4312" w:rsidRPr="00EF50BF" w:rsidRDefault="00331E2D" w:rsidP="001B4312">
            <w:pPr>
              <w:keepNext/>
              <w:jc w:val="center"/>
              <w:rPr>
                <w:rFonts w:cs="Arial"/>
              </w:rPr>
            </w:pPr>
            <w:r w:rsidRPr="00331E2D">
              <w:rPr>
                <w:rFonts w:cs="Arial"/>
                <w:noProof/>
                <w:lang w:eastAsia="pt-BR"/>
              </w:rPr>
              <w:drawing>
                <wp:inline distT="0" distB="0" distL="0" distR="0">
                  <wp:extent cx="5560827" cy="3201873"/>
                  <wp:effectExtent l="0" t="0" r="190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stretch>
                            <a:fillRect/>
                          </a:stretch>
                        </pic:blipFill>
                        <pic:spPr>
                          <a:xfrm>
                            <a:off x="0" y="0"/>
                            <a:ext cx="5572950" cy="3208853"/>
                          </a:xfrm>
                          <a:prstGeom prst="rect">
                            <a:avLst/>
                          </a:prstGeom>
                        </pic:spPr>
                      </pic:pic>
                    </a:graphicData>
                  </a:graphic>
                </wp:inline>
              </w:drawing>
            </w:r>
          </w:p>
        </w:tc>
      </w:tr>
      <w:tr w:rsidR="001B4312" w:rsidRPr="00EF50BF" w:rsidTr="001B4312">
        <w:tc>
          <w:tcPr>
            <w:tcW w:w="9061" w:type="dxa"/>
          </w:tcPr>
          <w:p w:rsidR="001B4312" w:rsidRPr="00384F10" w:rsidRDefault="001B4312" w:rsidP="00D45DC7">
            <w:pPr>
              <w:pStyle w:val="Legenda"/>
            </w:pPr>
            <w:bookmarkStart w:id="156" w:name="_Toc484364698"/>
            <w:r w:rsidRPr="00384F10">
              <w:t xml:space="preserve">Figura </w:t>
            </w:r>
            <w:fldSimple w:instr=" SEQ Figura \* ARABIC ">
              <w:r w:rsidR="00982022">
                <w:rPr>
                  <w:noProof/>
                </w:rPr>
                <w:t>14</w:t>
              </w:r>
            </w:fldSimple>
            <w:r w:rsidRPr="00384F10">
              <w:t xml:space="preserve"> - </w:t>
            </w:r>
            <w:r w:rsidR="00E0058C">
              <w:t>Diagrama de sequência</w:t>
            </w:r>
            <w:r w:rsidR="00692FE2">
              <w:t xml:space="preserve"> adicionar forma de pagamento</w:t>
            </w:r>
            <w:bookmarkEnd w:id="156"/>
          </w:p>
        </w:tc>
      </w:tr>
    </w:tbl>
    <w:p w:rsidR="008E61FD" w:rsidRDefault="008E61FD" w:rsidP="00D9447C"/>
    <w:p w:rsidR="008E61FD" w:rsidRDefault="008E61FD" w:rsidP="00D9447C"/>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1B4312" w:rsidRPr="00EF50BF" w:rsidTr="001B4312">
        <w:tc>
          <w:tcPr>
            <w:tcW w:w="9061" w:type="dxa"/>
          </w:tcPr>
          <w:p w:rsidR="001B4312" w:rsidRPr="00EF50BF" w:rsidRDefault="00DB6C1C" w:rsidP="001B4312">
            <w:pPr>
              <w:keepNext/>
              <w:jc w:val="center"/>
              <w:rPr>
                <w:rFonts w:cs="Arial"/>
              </w:rPr>
            </w:pPr>
            <w:commentRangeStart w:id="157"/>
            <w:r w:rsidRPr="00DB6C1C">
              <w:rPr>
                <w:rFonts w:cs="Arial"/>
                <w:noProof/>
                <w:lang w:eastAsia="pt-BR"/>
              </w:rPr>
              <w:lastRenderedPageBreak/>
              <w:drawing>
                <wp:inline distT="0" distB="0" distL="0" distR="0">
                  <wp:extent cx="4978705" cy="4506686"/>
                  <wp:effectExtent l="0" t="0" r="0" b="8255"/>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stretch>
                            <a:fillRect/>
                          </a:stretch>
                        </pic:blipFill>
                        <pic:spPr>
                          <a:xfrm>
                            <a:off x="0" y="0"/>
                            <a:ext cx="4982844" cy="4510433"/>
                          </a:xfrm>
                          <a:prstGeom prst="rect">
                            <a:avLst/>
                          </a:prstGeom>
                        </pic:spPr>
                      </pic:pic>
                    </a:graphicData>
                  </a:graphic>
                </wp:inline>
              </w:drawing>
            </w:r>
            <w:commentRangeEnd w:id="157"/>
            <w:r w:rsidR="004F3963">
              <w:rPr>
                <w:rStyle w:val="Refdecomentrio"/>
              </w:rPr>
              <w:commentReference w:id="157"/>
            </w:r>
          </w:p>
        </w:tc>
      </w:tr>
      <w:tr w:rsidR="001B4312" w:rsidRPr="00EF50BF" w:rsidTr="001B4312">
        <w:tc>
          <w:tcPr>
            <w:tcW w:w="9061" w:type="dxa"/>
          </w:tcPr>
          <w:p w:rsidR="001B4312" w:rsidRPr="00384F10" w:rsidRDefault="001B4312" w:rsidP="00D45DC7">
            <w:pPr>
              <w:pStyle w:val="Legenda"/>
            </w:pPr>
            <w:bookmarkStart w:id="158" w:name="_Toc484364699"/>
            <w:r w:rsidRPr="00384F10">
              <w:t xml:space="preserve">Figura </w:t>
            </w:r>
            <w:fldSimple w:instr=" SEQ Figura \* ARABIC ">
              <w:r w:rsidR="00982022">
                <w:rPr>
                  <w:noProof/>
                </w:rPr>
                <w:t>15</w:t>
              </w:r>
            </w:fldSimple>
            <w:r w:rsidRPr="00384F10">
              <w:t xml:space="preserve"> - </w:t>
            </w:r>
            <w:r w:rsidR="00E0058C">
              <w:t xml:space="preserve">Diagrama de </w:t>
            </w:r>
            <w:commentRangeStart w:id="159"/>
            <w:r w:rsidR="00E0058C">
              <w:t>sequência</w:t>
            </w:r>
            <w:r w:rsidR="00692FE2">
              <w:t xml:space="preserve"> </w:t>
            </w:r>
            <w:r w:rsidR="00DB6C1C">
              <w:t>co</w:t>
            </w:r>
            <w:bookmarkEnd w:id="158"/>
            <w:commentRangeEnd w:id="159"/>
            <w:r w:rsidR="004F3963">
              <w:rPr>
                <w:rStyle w:val="Refdecomentrio"/>
                <w:rFonts w:cstheme="minorBidi"/>
                <w:b w:val="0"/>
                <w:iCs w:val="0"/>
              </w:rPr>
              <w:commentReference w:id="159"/>
            </w:r>
          </w:p>
        </w:tc>
      </w:tr>
    </w:tbl>
    <w:p w:rsidR="001B4312" w:rsidRDefault="001B4312" w:rsidP="00D9447C"/>
    <w:p w:rsidR="008E61FD" w:rsidRDefault="008E61FD" w:rsidP="00D9447C"/>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1B4312" w:rsidRPr="00EF50BF" w:rsidTr="00C154CD">
        <w:trPr>
          <w:trHeight w:val="4913"/>
        </w:trPr>
        <w:tc>
          <w:tcPr>
            <w:tcW w:w="9061" w:type="dxa"/>
          </w:tcPr>
          <w:p w:rsidR="001B4312" w:rsidRPr="00EF50BF" w:rsidRDefault="00E256A2" w:rsidP="001B4312">
            <w:pPr>
              <w:keepNext/>
              <w:jc w:val="center"/>
              <w:rPr>
                <w:rFonts w:cs="Arial"/>
              </w:rPr>
            </w:pPr>
            <w:commentRangeStart w:id="160"/>
            <w:r w:rsidRPr="00E256A2">
              <w:rPr>
                <w:rFonts w:cs="Arial"/>
                <w:noProof/>
                <w:lang w:eastAsia="pt-BR"/>
              </w:rPr>
              <w:lastRenderedPageBreak/>
              <w:drawing>
                <wp:inline distT="0" distB="0" distL="0" distR="0">
                  <wp:extent cx="4805917" cy="3584172"/>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stretch>
                            <a:fillRect/>
                          </a:stretch>
                        </pic:blipFill>
                        <pic:spPr>
                          <a:xfrm>
                            <a:off x="0" y="0"/>
                            <a:ext cx="4814600" cy="3590647"/>
                          </a:xfrm>
                          <a:prstGeom prst="rect">
                            <a:avLst/>
                          </a:prstGeom>
                        </pic:spPr>
                      </pic:pic>
                    </a:graphicData>
                  </a:graphic>
                </wp:inline>
              </w:drawing>
            </w:r>
            <w:commentRangeEnd w:id="160"/>
            <w:r w:rsidR="00DA220D">
              <w:rPr>
                <w:rStyle w:val="Refdecomentrio"/>
              </w:rPr>
              <w:commentReference w:id="160"/>
            </w:r>
          </w:p>
        </w:tc>
      </w:tr>
      <w:tr w:rsidR="001B4312" w:rsidRPr="00EF50BF" w:rsidTr="001B4312">
        <w:tc>
          <w:tcPr>
            <w:tcW w:w="9061" w:type="dxa"/>
          </w:tcPr>
          <w:p w:rsidR="001B4312" w:rsidRPr="00384F10" w:rsidRDefault="001B4312" w:rsidP="00D45DC7">
            <w:pPr>
              <w:pStyle w:val="Legenda"/>
            </w:pPr>
            <w:bookmarkStart w:id="161" w:name="_Toc484364700"/>
            <w:r w:rsidRPr="00384F10">
              <w:t xml:space="preserve">Figura </w:t>
            </w:r>
            <w:fldSimple w:instr=" SEQ Figura \* ARABIC ">
              <w:r w:rsidR="00982022">
                <w:rPr>
                  <w:noProof/>
                </w:rPr>
                <w:t>16</w:t>
              </w:r>
            </w:fldSimple>
            <w:r w:rsidRPr="00384F10">
              <w:t xml:space="preserve"> - </w:t>
            </w:r>
            <w:r w:rsidR="00E0058C">
              <w:t>Diagrama de sequência</w:t>
            </w:r>
            <w:r w:rsidR="00692FE2">
              <w:t xml:space="preserve"> lançar receita</w:t>
            </w:r>
            <w:bookmarkEnd w:id="161"/>
          </w:p>
        </w:tc>
      </w:tr>
    </w:tbl>
    <w:p w:rsidR="001B4312" w:rsidRDefault="001B4312" w:rsidP="00D9447C"/>
    <w:p w:rsidR="00D0026E" w:rsidRDefault="00D0026E" w:rsidP="00D9447C"/>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E1266E" w:rsidRPr="00EF50BF" w:rsidTr="00E30F91">
        <w:tc>
          <w:tcPr>
            <w:tcW w:w="9061" w:type="dxa"/>
          </w:tcPr>
          <w:p w:rsidR="00E1266E" w:rsidRPr="00EF50BF" w:rsidRDefault="00E256A2" w:rsidP="00E30F91">
            <w:pPr>
              <w:keepNext/>
              <w:jc w:val="center"/>
              <w:rPr>
                <w:rFonts w:cs="Arial"/>
              </w:rPr>
            </w:pPr>
            <w:commentRangeStart w:id="162"/>
            <w:r w:rsidRPr="00E256A2">
              <w:rPr>
                <w:rFonts w:cs="Arial"/>
                <w:noProof/>
                <w:lang w:eastAsia="pt-BR"/>
              </w:rPr>
              <w:drawing>
                <wp:inline distT="0" distB="0" distL="0" distR="0">
                  <wp:extent cx="4465675" cy="3627776"/>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stretch>
                            <a:fillRect/>
                          </a:stretch>
                        </pic:blipFill>
                        <pic:spPr>
                          <a:xfrm>
                            <a:off x="0" y="0"/>
                            <a:ext cx="4474370" cy="3634839"/>
                          </a:xfrm>
                          <a:prstGeom prst="rect">
                            <a:avLst/>
                          </a:prstGeom>
                        </pic:spPr>
                      </pic:pic>
                    </a:graphicData>
                  </a:graphic>
                </wp:inline>
              </w:drawing>
            </w:r>
            <w:commentRangeEnd w:id="162"/>
            <w:r w:rsidR="00DA220D">
              <w:rPr>
                <w:rStyle w:val="Refdecomentrio"/>
              </w:rPr>
              <w:commentReference w:id="162"/>
            </w:r>
          </w:p>
        </w:tc>
      </w:tr>
      <w:tr w:rsidR="00E1266E" w:rsidRPr="00384F10" w:rsidTr="00E30F91">
        <w:tc>
          <w:tcPr>
            <w:tcW w:w="9061" w:type="dxa"/>
          </w:tcPr>
          <w:p w:rsidR="00E1266E" w:rsidRPr="00384F10" w:rsidRDefault="00E1266E" w:rsidP="00E30F91">
            <w:pPr>
              <w:pStyle w:val="Legenda"/>
            </w:pPr>
            <w:bookmarkStart w:id="163" w:name="_Toc484364701"/>
            <w:r w:rsidRPr="00384F10">
              <w:t xml:space="preserve">Figura </w:t>
            </w:r>
            <w:fldSimple w:instr=" SEQ Figura \* ARABIC ">
              <w:r w:rsidR="00982022">
                <w:rPr>
                  <w:noProof/>
                </w:rPr>
                <w:t>17</w:t>
              </w:r>
            </w:fldSimple>
            <w:r w:rsidRPr="00384F10">
              <w:t xml:space="preserve"> - </w:t>
            </w:r>
            <w:r>
              <w:t xml:space="preserve">Diagrama de sequência </w:t>
            </w:r>
            <w:r w:rsidR="006B27CF">
              <w:t>despesa</w:t>
            </w:r>
            <w:bookmarkEnd w:id="163"/>
          </w:p>
        </w:tc>
      </w:tr>
    </w:tbl>
    <w:p w:rsidR="00E1266E" w:rsidRDefault="00E1266E" w:rsidP="00D9447C"/>
    <w:p w:rsidR="00E1266E" w:rsidRDefault="00E1266E" w:rsidP="00D9447C"/>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1B4312" w:rsidRPr="00EF50BF" w:rsidTr="001B4312">
        <w:tc>
          <w:tcPr>
            <w:tcW w:w="9061" w:type="dxa"/>
          </w:tcPr>
          <w:p w:rsidR="001B4312" w:rsidRPr="00EF50BF" w:rsidRDefault="007C3793" w:rsidP="001B4312">
            <w:pPr>
              <w:keepNext/>
              <w:jc w:val="center"/>
              <w:rPr>
                <w:rFonts w:cs="Arial"/>
              </w:rPr>
            </w:pPr>
            <w:commentRangeStart w:id="164"/>
            <w:r w:rsidRPr="007C3793">
              <w:rPr>
                <w:rFonts w:cs="Arial"/>
                <w:noProof/>
                <w:lang w:eastAsia="pt-BR"/>
              </w:rPr>
              <w:lastRenderedPageBreak/>
              <w:drawing>
                <wp:inline distT="0" distB="0" distL="0" distR="0">
                  <wp:extent cx="5018568" cy="3660882"/>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stretch>
                            <a:fillRect/>
                          </a:stretch>
                        </pic:blipFill>
                        <pic:spPr>
                          <a:xfrm>
                            <a:off x="0" y="0"/>
                            <a:ext cx="5023922" cy="3664788"/>
                          </a:xfrm>
                          <a:prstGeom prst="rect">
                            <a:avLst/>
                          </a:prstGeom>
                        </pic:spPr>
                      </pic:pic>
                    </a:graphicData>
                  </a:graphic>
                </wp:inline>
              </w:drawing>
            </w:r>
            <w:commentRangeEnd w:id="164"/>
            <w:r w:rsidR="00DA220D">
              <w:rPr>
                <w:rStyle w:val="Refdecomentrio"/>
              </w:rPr>
              <w:commentReference w:id="164"/>
            </w:r>
          </w:p>
        </w:tc>
      </w:tr>
      <w:tr w:rsidR="001B4312" w:rsidRPr="00EF50BF" w:rsidTr="001B4312">
        <w:tc>
          <w:tcPr>
            <w:tcW w:w="9061" w:type="dxa"/>
          </w:tcPr>
          <w:p w:rsidR="001B4312" w:rsidRPr="00384F10" w:rsidRDefault="001B4312" w:rsidP="00D45DC7">
            <w:pPr>
              <w:pStyle w:val="Legenda"/>
            </w:pPr>
            <w:bookmarkStart w:id="165" w:name="_Toc484364702"/>
            <w:r w:rsidRPr="00384F10">
              <w:t xml:space="preserve">Figura </w:t>
            </w:r>
            <w:fldSimple w:instr=" SEQ Figura \* ARABIC ">
              <w:r w:rsidR="00982022">
                <w:rPr>
                  <w:noProof/>
                </w:rPr>
                <w:t>18</w:t>
              </w:r>
            </w:fldSimple>
            <w:r w:rsidRPr="00384F10">
              <w:t xml:space="preserve"> - </w:t>
            </w:r>
            <w:r w:rsidR="00E0058C">
              <w:t>Diagrama de sequência</w:t>
            </w:r>
            <w:r w:rsidR="00692FE2">
              <w:t xml:space="preserve"> consultar saldo</w:t>
            </w:r>
            <w:bookmarkEnd w:id="165"/>
          </w:p>
        </w:tc>
      </w:tr>
    </w:tbl>
    <w:p w:rsidR="008E61FD" w:rsidRDefault="008E61FD" w:rsidP="00D9447C"/>
    <w:p w:rsidR="00D0026E" w:rsidRDefault="00D0026E" w:rsidP="00D9447C"/>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87"/>
      </w:tblGrid>
      <w:tr w:rsidR="001B4312" w:rsidRPr="00EF50BF" w:rsidTr="001B4312">
        <w:tc>
          <w:tcPr>
            <w:tcW w:w="9061" w:type="dxa"/>
          </w:tcPr>
          <w:p w:rsidR="001B4312" w:rsidRPr="00EF50BF" w:rsidRDefault="00CA0A10" w:rsidP="001B4312">
            <w:pPr>
              <w:keepNext/>
              <w:jc w:val="center"/>
              <w:rPr>
                <w:rFonts w:cs="Arial"/>
              </w:rPr>
            </w:pPr>
            <w:commentRangeStart w:id="166"/>
            <w:r w:rsidRPr="00CA0A10">
              <w:rPr>
                <w:rFonts w:cs="Arial"/>
                <w:noProof/>
                <w:lang w:eastAsia="pt-BR"/>
              </w:rPr>
              <w:drawing>
                <wp:inline distT="0" distB="0" distL="0" distR="0">
                  <wp:extent cx="5760085" cy="410464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stretch>
                            <a:fillRect/>
                          </a:stretch>
                        </pic:blipFill>
                        <pic:spPr>
                          <a:xfrm>
                            <a:off x="0" y="0"/>
                            <a:ext cx="5760085" cy="4104640"/>
                          </a:xfrm>
                          <a:prstGeom prst="rect">
                            <a:avLst/>
                          </a:prstGeom>
                        </pic:spPr>
                      </pic:pic>
                    </a:graphicData>
                  </a:graphic>
                </wp:inline>
              </w:drawing>
            </w:r>
            <w:commentRangeEnd w:id="166"/>
            <w:r w:rsidR="00DA220D">
              <w:rPr>
                <w:rStyle w:val="Refdecomentrio"/>
              </w:rPr>
              <w:commentReference w:id="166"/>
            </w:r>
          </w:p>
        </w:tc>
      </w:tr>
      <w:tr w:rsidR="001B4312" w:rsidRPr="00EF50BF" w:rsidTr="001B4312">
        <w:tc>
          <w:tcPr>
            <w:tcW w:w="9061" w:type="dxa"/>
          </w:tcPr>
          <w:p w:rsidR="001B4312" w:rsidRPr="00384F10" w:rsidRDefault="001B4312" w:rsidP="00D45DC7">
            <w:pPr>
              <w:pStyle w:val="Legenda"/>
            </w:pPr>
            <w:bookmarkStart w:id="167" w:name="_Toc484364703"/>
            <w:r w:rsidRPr="00384F10">
              <w:t xml:space="preserve">Figura </w:t>
            </w:r>
            <w:fldSimple w:instr=" SEQ Figura \* ARABIC ">
              <w:r w:rsidR="00982022">
                <w:rPr>
                  <w:noProof/>
                </w:rPr>
                <w:t>19</w:t>
              </w:r>
            </w:fldSimple>
            <w:r w:rsidRPr="00384F10">
              <w:t xml:space="preserve"> - </w:t>
            </w:r>
            <w:r w:rsidR="00E0058C">
              <w:t>Diagrama de sequência</w:t>
            </w:r>
            <w:r w:rsidR="00692FE2">
              <w:t xml:space="preserve"> gerar gráfico</w:t>
            </w:r>
            <w:bookmarkEnd w:id="167"/>
          </w:p>
        </w:tc>
      </w:tr>
    </w:tbl>
    <w:p w:rsidR="001B4312" w:rsidRDefault="001B4312" w:rsidP="00D9447C"/>
    <w:p w:rsidR="00D0026E" w:rsidRDefault="00D0026E" w:rsidP="00D9447C"/>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87"/>
      </w:tblGrid>
      <w:tr w:rsidR="001B4312" w:rsidRPr="00EF50BF" w:rsidTr="001B4312">
        <w:tc>
          <w:tcPr>
            <w:tcW w:w="9061" w:type="dxa"/>
          </w:tcPr>
          <w:p w:rsidR="001B4312" w:rsidRPr="00EF50BF" w:rsidRDefault="000504BD" w:rsidP="001B4312">
            <w:pPr>
              <w:keepNext/>
              <w:jc w:val="center"/>
              <w:rPr>
                <w:rFonts w:cs="Arial"/>
              </w:rPr>
            </w:pPr>
            <w:commentRangeStart w:id="168"/>
            <w:r w:rsidRPr="000504BD">
              <w:rPr>
                <w:rFonts w:cs="Arial"/>
                <w:noProof/>
                <w:lang w:eastAsia="pt-BR"/>
              </w:rPr>
              <w:drawing>
                <wp:inline distT="0" distB="0" distL="0" distR="0">
                  <wp:extent cx="5760085" cy="3271520"/>
                  <wp:effectExtent l="0" t="0" r="0" b="508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stretch>
                            <a:fillRect/>
                          </a:stretch>
                        </pic:blipFill>
                        <pic:spPr>
                          <a:xfrm>
                            <a:off x="0" y="0"/>
                            <a:ext cx="5760085" cy="3271520"/>
                          </a:xfrm>
                          <a:prstGeom prst="rect">
                            <a:avLst/>
                          </a:prstGeom>
                        </pic:spPr>
                      </pic:pic>
                    </a:graphicData>
                  </a:graphic>
                </wp:inline>
              </w:drawing>
            </w:r>
            <w:commentRangeEnd w:id="168"/>
            <w:r w:rsidR="00DA220D">
              <w:rPr>
                <w:rStyle w:val="Refdecomentrio"/>
              </w:rPr>
              <w:commentReference w:id="168"/>
            </w:r>
          </w:p>
        </w:tc>
      </w:tr>
      <w:tr w:rsidR="001B4312" w:rsidRPr="00EF50BF" w:rsidTr="001B4312">
        <w:tc>
          <w:tcPr>
            <w:tcW w:w="9061" w:type="dxa"/>
          </w:tcPr>
          <w:p w:rsidR="001B4312" w:rsidRPr="00384F10" w:rsidRDefault="001B4312" w:rsidP="00D45DC7">
            <w:pPr>
              <w:pStyle w:val="Legenda"/>
            </w:pPr>
            <w:bookmarkStart w:id="169" w:name="_Toc484364704"/>
            <w:r w:rsidRPr="00384F10">
              <w:t xml:space="preserve">Figura </w:t>
            </w:r>
            <w:fldSimple w:instr=" SEQ Figura \* ARABIC ">
              <w:r w:rsidR="00982022">
                <w:rPr>
                  <w:noProof/>
                </w:rPr>
                <w:t>20</w:t>
              </w:r>
            </w:fldSimple>
            <w:r w:rsidRPr="00384F10">
              <w:t xml:space="preserve"> - </w:t>
            </w:r>
            <w:r w:rsidR="00E0058C">
              <w:t>Diagrama de sequência</w:t>
            </w:r>
            <w:r w:rsidR="00692FE2">
              <w:t xml:space="preserve"> gerar gráfico das formas de pagamento</w:t>
            </w:r>
            <w:bookmarkEnd w:id="169"/>
          </w:p>
        </w:tc>
      </w:tr>
    </w:tbl>
    <w:p w:rsidR="001B4312" w:rsidRDefault="001B4312" w:rsidP="00D9447C"/>
    <w:p w:rsidR="00D0026E" w:rsidRDefault="00D0026E" w:rsidP="00D9447C"/>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1B4312" w:rsidRPr="00EF50BF" w:rsidTr="001B4312">
        <w:tc>
          <w:tcPr>
            <w:tcW w:w="9061" w:type="dxa"/>
          </w:tcPr>
          <w:p w:rsidR="001B4312" w:rsidRPr="00EF50BF" w:rsidRDefault="009439E7" w:rsidP="001B4312">
            <w:pPr>
              <w:keepNext/>
              <w:jc w:val="center"/>
              <w:rPr>
                <w:rFonts w:cs="Arial"/>
              </w:rPr>
            </w:pPr>
            <w:commentRangeStart w:id="170"/>
            <w:r w:rsidRPr="009439E7">
              <w:rPr>
                <w:rFonts w:cs="Arial"/>
                <w:noProof/>
                <w:lang w:eastAsia="pt-BR"/>
              </w:rPr>
              <w:drawing>
                <wp:inline distT="0" distB="0" distL="0" distR="0">
                  <wp:extent cx="2966483" cy="2700191"/>
                  <wp:effectExtent l="0" t="0" r="5715" b="508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stretch>
                            <a:fillRect/>
                          </a:stretch>
                        </pic:blipFill>
                        <pic:spPr>
                          <a:xfrm>
                            <a:off x="0" y="0"/>
                            <a:ext cx="2982972" cy="2715200"/>
                          </a:xfrm>
                          <a:prstGeom prst="rect">
                            <a:avLst/>
                          </a:prstGeom>
                        </pic:spPr>
                      </pic:pic>
                    </a:graphicData>
                  </a:graphic>
                </wp:inline>
              </w:drawing>
            </w:r>
            <w:commentRangeEnd w:id="170"/>
            <w:r w:rsidR="00DA220D">
              <w:rPr>
                <w:rStyle w:val="Refdecomentrio"/>
              </w:rPr>
              <w:commentReference w:id="170"/>
            </w:r>
          </w:p>
        </w:tc>
      </w:tr>
      <w:tr w:rsidR="001B4312" w:rsidRPr="00EF50BF" w:rsidTr="001B4312">
        <w:tc>
          <w:tcPr>
            <w:tcW w:w="9061" w:type="dxa"/>
          </w:tcPr>
          <w:p w:rsidR="001B4312" w:rsidRPr="00384F10" w:rsidRDefault="001B4312" w:rsidP="00D45DC7">
            <w:pPr>
              <w:pStyle w:val="Legenda"/>
            </w:pPr>
            <w:bookmarkStart w:id="171" w:name="_Ref484170358"/>
            <w:bookmarkStart w:id="172" w:name="_Toc484364705"/>
            <w:r w:rsidRPr="00384F10">
              <w:t xml:space="preserve">Figura </w:t>
            </w:r>
            <w:fldSimple w:instr=" SEQ Figura \* ARABIC ">
              <w:r w:rsidR="00982022">
                <w:rPr>
                  <w:noProof/>
                </w:rPr>
                <w:t>21</w:t>
              </w:r>
            </w:fldSimple>
            <w:bookmarkEnd w:id="171"/>
            <w:r w:rsidRPr="00384F10">
              <w:t xml:space="preserve"> - </w:t>
            </w:r>
            <w:r w:rsidR="00E0058C">
              <w:t>Diagrama de sequência</w:t>
            </w:r>
            <w:r w:rsidR="00692FE2">
              <w:t xml:space="preserve"> realizar notificações</w:t>
            </w:r>
            <w:bookmarkEnd w:id="172"/>
          </w:p>
        </w:tc>
      </w:tr>
    </w:tbl>
    <w:p w:rsidR="00D53E67" w:rsidRDefault="00D53E67" w:rsidP="00D53E67"/>
    <w:p w:rsidR="00B47357" w:rsidRDefault="00D9447C" w:rsidP="00A416B4">
      <w:pPr>
        <w:pStyle w:val="Ttulo2"/>
      </w:pPr>
      <w:bookmarkStart w:id="173" w:name="_Toc484364670"/>
      <w:r>
        <w:t>Diagrama de Atividade</w:t>
      </w:r>
      <w:bookmarkEnd w:id="173"/>
      <w:r w:rsidR="00B47357">
        <w:t xml:space="preserve"> </w:t>
      </w:r>
    </w:p>
    <w:p w:rsidR="007C56AE" w:rsidRDefault="007C56AE" w:rsidP="009153A7">
      <w:pPr>
        <w:ind w:left="708"/>
      </w:pPr>
    </w:p>
    <w:p w:rsidR="00AC35F3" w:rsidRDefault="009153A7" w:rsidP="009153A7">
      <w:pPr>
        <w:ind w:firstLine="709"/>
      </w:pPr>
      <w:r>
        <w:t xml:space="preserve">De acordo com Guedes (2006), os diagramas de atividade descrevem os passos a serem percorridos para a conclusão de uma atividade específica. Deste </w:t>
      </w:r>
      <w:r>
        <w:lastRenderedPageBreak/>
        <w:t xml:space="preserve">modo, </w:t>
      </w:r>
      <w:proofErr w:type="gramStart"/>
      <w:r>
        <w:t>p</w:t>
      </w:r>
      <w:r w:rsidR="00C63DD6" w:rsidRPr="00D60E7B">
        <w:t>ode-se</w:t>
      </w:r>
      <w:proofErr w:type="gramEnd"/>
      <w:r w:rsidR="00C63DD6" w:rsidRPr="00D60E7B">
        <w:t xml:space="preserve"> observar</w:t>
      </w:r>
      <w:r>
        <w:t xml:space="preserve"> tais diagramas </w:t>
      </w:r>
      <w:r w:rsidR="00C63DD6" w:rsidRPr="00D60E7B">
        <w:t xml:space="preserve">referentes </w:t>
      </w:r>
      <w:r>
        <w:t>ao fluxo de controle d</w:t>
      </w:r>
      <w:r w:rsidR="00C63DD6" w:rsidRPr="00D60E7B">
        <w:t xml:space="preserve">as seguintes atividades: cadastro de usuário; </w:t>
      </w:r>
      <w:r w:rsidR="00D60E7B" w:rsidRPr="00D60E7B">
        <w:t>lançamento de receita; lançamento de despesa e; transferência de valores</w:t>
      </w:r>
      <w:r>
        <w:t xml:space="preserve"> (</w:t>
      </w:r>
      <w:fldSimple w:instr=" REF _Ref484100017 \h  \* MERGEFORMAT ">
        <w:r w:rsidR="00982022" w:rsidRPr="00D60E7B">
          <w:t xml:space="preserve">Figura </w:t>
        </w:r>
        <w:r w:rsidR="00982022">
          <w:rPr>
            <w:noProof/>
          </w:rPr>
          <w:t>22</w:t>
        </w:r>
      </w:fldSimple>
      <w:r w:rsidRPr="00D60E7B">
        <w:t xml:space="preserve"> </w:t>
      </w:r>
      <w:r w:rsidR="00A51B41">
        <w:t>e</w:t>
      </w:r>
      <w:r w:rsidRPr="00D60E7B">
        <w:t xml:space="preserve"> </w:t>
      </w:r>
      <w:r w:rsidR="00726926">
        <w:fldChar w:fldCharType="begin"/>
      </w:r>
      <w:r w:rsidR="00A51B41">
        <w:instrText xml:space="preserve"> REF _Ref484361565 \h </w:instrText>
      </w:r>
      <w:r w:rsidR="00726926">
        <w:fldChar w:fldCharType="separate"/>
      </w:r>
      <w:r w:rsidR="00982022" w:rsidRPr="00D60E7B">
        <w:t xml:space="preserve">Figura </w:t>
      </w:r>
      <w:r w:rsidR="00982022">
        <w:rPr>
          <w:noProof/>
        </w:rPr>
        <w:t>23</w:t>
      </w:r>
      <w:r w:rsidR="00726926">
        <w:fldChar w:fldCharType="end"/>
      </w:r>
      <w:r w:rsidR="00726926" w:rsidRPr="00D60E7B">
        <w:fldChar w:fldCharType="begin"/>
      </w:r>
      <w:r w:rsidRPr="00D60E7B">
        <w:instrText xml:space="preserve"> REF _Ref484100020 \h  \* MERGEFORMAT </w:instrText>
      </w:r>
      <w:r w:rsidR="00726926" w:rsidRPr="00D60E7B">
        <w:fldChar w:fldCharType="separate"/>
      </w:r>
      <w:r w:rsidR="00982022">
        <w:rPr>
          <w:b/>
          <w:bCs/>
        </w:rPr>
        <w:t>Erro! Fonte de referência não encontrada.</w:t>
      </w:r>
      <w:r w:rsidR="00726926" w:rsidRPr="00D60E7B">
        <w:fldChar w:fldCharType="end"/>
      </w:r>
      <w:r>
        <w:t>).</w:t>
      </w:r>
    </w:p>
    <w:p w:rsidR="00D60E7B" w:rsidRDefault="00D60E7B" w:rsidP="00C63DD6">
      <w:pPr>
        <w:ind w:firstLine="576"/>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87"/>
      </w:tblGrid>
      <w:tr w:rsidR="007C56AE" w:rsidRPr="00EF50BF" w:rsidTr="00A416B4">
        <w:tc>
          <w:tcPr>
            <w:tcW w:w="9061" w:type="dxa"/>
          </w:tcPr>
          <w:p w:rsidR="007C56AE" w:rsidRPr="00EF50BF" w:rsidRDefault="00AB65E3" w:rsidP="00A416B4">
            <w:pPr>
              <w:keepNext/>
              <w:jc w:val="center"/>
              <w:rPr>
                <w:rFonts w:cs="Arial"/>
              </w:rPr>
            </w:pPr>
            <w:r w:rsidRPr="00AB65E3">
              <w:rPr>
                <w:rFonts w:cs="Arial"/>
                <w:noProof/>
                <w:lang w:eastAsia="pt-BR"/>
              </w:rPr>
              <w:drawing>
                <wp:inline distT="0" distB="0" distL="0" distR="0">
                  <wp:extent cx="5760085" cy="5294630"/>
                  <wp:effectExtent l="0" t="0" r="0" b="127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stretch>
                            <a:fillRect/>
                          </a:stretch>
                        </pic:blipFill>
                        <pic:spPr>
                          <a:xfrm>
                            <a:off x="0" y="0"/>
                            <a:ext cx="5760085" cy="5294630"/>
                          </a:xfrm>
                          <a:prstGeom prst="rect">
                            <a:avLst/>
                          </a:prstGeom>
                        </pic:spPr>
                      </pic:pic>
                    </a:graphicData>
                  </a:graphic>
                </wp:inline>
              </w:drawing>
            </w:r>
          </w:p>
        </w:tc>
      </w:tr>
      <w:tr w:rsidR="007C56AE" w:rsidRPr="00D60E7B" w:rsidTr="00A416B4">
        <w:tc>
          <w:tcPr>
            <w:tcW w:w="9061" w:type="dxa"/>
          </w:tcPr>
          <w:p w:rsidR="007C56AE" w:rsidRPr="00D60E7B" w:rsidRDefault="007C56AE" w:rsidP="00D45DC7">
            <w:pPr>
              <w:pStyle w:val="Legenda"/>
            </w:pPr>
            <w:bookmarkStart w:id="174" w:name="_Ref484100017"/>
            <w:bookmarkStart w:id="175" w:name="_Toc484364706"/>
            <w:r w:rsidRPr="00D60E7B">
              <w:t xml:space="preserve">Figura </w:t>
            </w:r>
            <w:fldSimple w:instr=" SEQ Figura \* ARABIC ">
              <w:r w:rsidR="00982022">
                <w:rPr>
                  <w:noProof/>
                </w:rPr>
                <w:t>22</w:t>
              </w:r>
            </w:fldSimple>
            <w:bookmarkEnd w:id="174"/>
            <w:r w:rsidRPr="00D60E7B">
              <w:t xml:space="preserve"> – Diagrama de atividade cadastrar usuário</w:t>
            </w:r>
            <w:bookmarkEnd w:id="175"/>
          </w:p>
        </w:tc>
      </w:tr>
    </w:tbl>
    <w:p w:rsidR="007C56AE" w:rsidRDefault="007C56AE" w:rsidP="00C65B85"/>
    <w:p w:rsidR="00480C45" w:rsidRPr="00D60E7B" w:rsidRDefault="00480C45" w:rsidP="00C65B85"/>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87"/>
      </w:tblGrid>
      <w:tr w:rsidR="00FB0785" w:rsidRPr="00D60E7B" w:rsidTr="00C63DD6">
        <w:tc>
          <w:tcPr>
            <w:tcW w:w="9061" w:type="dxa"/>
          </w:tcPr>
          <w:p w:rsidR="00FB0785" w:rsidRPr="00D60E7B" w:rsidRDefault="00FF1642" w:rsidP="00C63DD6">
            <w:pPr>
              <w:keepNext/>
              <w:jc w:val="center"/>
              <w:rPr>
                <w:rFonts w:cs="Arial"/>
              </w:rPr>
            </w:pPr>
            <w:r w:rsidRPr="00FF1642">
              <w:rPr>
                <w:rFonts w:cs="Arial"/>
                <w:noProof/>
                <w:lang w:eastAsia="pt-BR"/>
              </w:rPr>
              <w:lastRenderedPageBreak/>
              <w:drawing>
                <wp:inline distT="0" distB="0" distL="0" distR="0">
                  <wp:extent cx="5760085" cy="7096760"/>
                  <wp:effectExtent l="0" t="0" r="0" b="889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stretch>
                            <a:fillRect/>
                          </a:stretch>
                        </pic:blipFill>
                        <pic:spPr>
                          <a:xfrm>
                            <a:off x="0" y="0"/>
                            <a:ext cx="5760085" cy="7096760"/>
                          </a:xfrm>
                          <a:prstGeom prst="rect">
                            <a:avLst/>
                          </a:prstGeom>
                        </pic:spPr>
                      </pic:pic>
                    </a:graphicData>
                  </a:graphic>
                </wp:inline>
              </w:drawing>
            </w:r>
          </w:p>
        </w:tc>
      </w:tr>
      <w:tr w:rsidR="00FB0785" w:rsidRPr="00D60E7B" w:rsidTr="00C63DD6">
        <w:tc>
          <w:tcPr>
            <w:tcW w:w="9061" w:type="dxa"/>
          </w:tcPr>
          <w:p w:rsidR="00FB0785" w:rsidRPr="00D60E7B" w:rsidRDefault="00FB0785" w:rsidP="00C63DD6">
            <w:pPr>
              <w:pStyle w:val="Legenda"/>
            </w:pPr>
            <w:bookmarkStart w:id="176" w:name="_Ref484361565"/>
            <w:bookmarkStart w:id="177" w:name="_Toc484364707"/>
            <w:r w:rsidRPr="00D60E7B">
              <w:t xml:space="preserve">Figura </w:t>
            </w:r>
            <w:fldSimple w:instr=" SEQ Figura \* ARABIC ">
              <w:r w:rsidR="00982022">
                <w:rPr>
                  <w:noProof/>
                </w:rPr>
                <w:t>23</w:t>
              </w:r>
            </w:fldSimple>
            <w:bookmarkEnd w:id="176"/>
            <w:r w:rsidRPr="00D60E7B">
              <w:t xml:space="preserve"> – Diagrama de atividade </w:t>
            </w:r>
            <w:r w:rsidR="00D60E7B" w:rsidRPr="00D60E7B">
              <w:t>lançamento de receita</w:t>
            </w:r>
            <w:r w:rsidR="00480C45">
              <w:t>/despesa</w:t>
            </w:r>
            <w:bookmarkEnd w:id="177"/>
          </w:p>
        </w:tc>
      </w:tr>
    </w:tbl>
    <w:p w:rsidR="00FB0785" w:rsidRPr="00D60E7B" w:rsidRDefault="00FB0785">
      <w:pPr>
        <w:spacing w:after="160" w:line="259" w:lineRule="auto"/>
        <w:jc w:val="left"/>
      </w:pPr>
    </w:p>
    <w:p w:rsidR="0053785F" w:rsidRDefault="009932F9" w:rsidP="009932F9">
      <w:pPr>
        <w:pStyle w:val="Ttulo2"/>
      </w:pPr>
      <w:bookmarkStart w:id="178" w:name="_Toc484364671"/>
      <w:del w:id="179" w:author="Silvia Helena" w:date="2017-06-21T19:50:00Z">
        <w:r w:rsidDel="001453E7">
          <w:delText xml:space="preserve">Diagrama </w:delText>
        </w:r>
        <w:r w:rsidRPr="009932F9" w:rsidDel="001453E7">
          <w:delText>entidade</w:delText>
        </w:r>
        <w:r w:rsidDel="001453E7">
          <w:delText xml:space="preserve"> relacionamento</w:delText>
        </w:r>
      </w:del>
      <w:bookmarkEnd w:id="178"/>
      <w:ins w:id="180" w:author="Silvia Helena" w:date="2017-06-21T19:50:00Z">
        <w:r w:rsidR="001453E7">
          <w:t>MODELO RELACIONAL</w:t>
        </w:r>
      </w:ins>
    </w:p>
    <w:p w:rsidR="00EB4D19" w:rsidRDefault="00EB4D19" w:rsidP="00EB4D19"/>
    <w:p w:rsidR="00EB4D19" w:rsidRPr="00EB4D19" w:rsidRDefault="00FA64E5" w:rsidP="00EB4D19">
      <w:pPr>
        <w:ind w:firstLine="709"/>
      </w:pPr>
      <w:r>
        <w:t xml:space="preserve">Na </w:t>
      </w:r>
      <w:r w:rsidR="00726926">
        <w:fldChar w:fldCharType="begin"/>
      </w:r>
      <w:r>
        <w:instrText xml:space="preserve"> REF _Ref484361639 \h </w:instrText>
      </w:r>
      <w:r w:rsidR="00726926">
        <w:fldChar w:fldCharType="separate"/>
      </w:r>
      <w:r w:rsidR="00982022" w:rsidRPr="00384F10">
        <w:t xml:space="preserve">Figura </w:t>
      </w:r>
      <w:r w:rsidR="00982022">
        <w:rPr>
          <w:noProof/>
        </w:rPr>
        <w:t>24</w:t>
      </w:r>
      <w:r w:rsidR="00726926">
        <w:fldChar w:fldCharType="end"/>
      </w:r>
      <w:r>
        <w:t xml:space="preserve">, pode-se observar o </w:t>
      </w:r>
      <w:del w:id="181" w:author="Silvia Helena" w:date="2017-06-21T19:50:00Z">
        <w:r w:rsidDel="001453E7">
          <w:delText xml:space="preserve">diagrama entidade relacionamento </w:delText>
        </w:r>
      </w:del>
      <w:ins w:id="182" w:author="Silvia Helena" w:date="2017-06-21T19:50:00Z">
        <w:r w:rsidR="001453E7">
          <w:t xml:space="preserve"> Modelo Relacional </w:t>
        </w:r>
      </w:ins>
      <w:r>
        <w:t xml:space="preserve">do sistema </w:t>
      </w:r>
      <w:proofErr w:type="spellStart"/>
      <w:r w:rsidRPr="00FA64E5">
        <w:rPr>
          <w:i/>
        </w:rPr>
        <w:t>Count</w:t>
      </w:r>
      <w:proofErr w:type="spellEnd"/>
      <w:r w:rsidRPr="00FA64E5">
        <w:rPr>
          <w:i/>
        </w:rPr>
        <w:t xml:space="preserve"> </w:t>
      </w:r>
      <w:proofErr w:type="spellStart"/>
      <w:r w:rsidRPr="00FA64E5">
        <w:rPr>
          <w:i/>
        </w:rPr>
        <w:t>App</w:t>
      </w:r>
      <w:proofErr w:type="spellEnd"/>
      <w:r>
        <w:t>.</w:t>
      </w:r>
    </w:p>
    <w:p w:rsidR="0053785F" w:rsidRDefault="0053785F" w:rsidP="000B5189"/>
    <w:p w:rsidR="00BF7852" w:rsidRDefault="00BF7852" w:rsidP="000B5189"/>
    <w:p w:rsidR="00B408BC" w:rsidRDefault="00B408BC" w:rsidP="000B5189"/>
    <w:p w:rsidR="008A4B2A" w:rsidRDefault="008A4B2A" w:rsidP="000B5189"/>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53785F" w:rsidRPr="00EF50BF" w:rsidTr="005F3AB4">
        <w:tc>
          <w:tcPr>
            <w:tcW w:w="9061" w:type="dxa"/>
          </w:tcPr>
          <w:p w:rsidR="0053785F" w:rsidRPr="00EF50BF" w:rsidRDefault="00570F44" w:rsidP="00BF7852">
            <w:pPr>
              <w:keepNext/>
              <w:jc w:val="center"/>
              <w:rPr>
                <w:rFonts w:cs="Arial"/>
              </w:rPr>
            </w:pPr>
            <w:commentRangeStart w:id="183"/>
            <w:r>
              <w:rPr>
                <w:rFonts w:cs="Arial"/>
                <w:noProof/>
                <w:lang w:eastAsia="pt-BR"/>
              </w:rPr>
              <w:drawing>
                <wp:inline distT="0" distB="0" distL="0" distR="0">
                  <wp:extent cx="5518298" cy="6951717"/>
                  <wp:effectExtent l="0" t="0" r="6350" b="1905"/>
                  <wp:docPr id="22" name="Imagem 22" descr="C:\Users\veron\AppData\Local\Microsoft\Windows\INetCache\Content.Word\DER count 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ron\AppData\Local\Microsoft\Windows\INetCache\Content.Word\DER count app.png"/>
                          <pic:cNvPicPr>
                            <a:picLocks noChangeAspect="1" noChangeArrowheads="1"/>
                          </pic:cNvPicPr>
                        </pic:nvPicPr>
                        <pic:blipFill>
                          <a:blip r:embed="rId3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532459" cy="6969556"/>
                          </a:xfrm>
                          <a:prstGeom prst="rect">
                            <a:avLst/>
                          </a:prstGeom>
                          <a:noFill/>
                          <a:ln>
                            <a:noFill/>
                          </a:ln>
                        </pic:spPr>
                      </pic:pic>
                    </a:graphicData>
                  </a:graphic>
                </wp:inline>
              </w:drawing>
            </w:r>
            <w:commentRangeEnd w:id="183"/>
            <w:r w:rsidR="001453E7">
              <w:rPr>
                <w:rStyle w:val="Refdecomentrio"/>
              </w:rPr>
              <w:commentReference w:id="183"/>
            </w:r>
          </w:p>
        </w:tc>
      </w:tr>
      <w:tr w:rsidR="0053785F" w:rsidRPr="00EF50BF" w:rsidTr="005F3AB4">
        <w:tc>
          <w:tcPr>
            <w:tcW w:w="9061" w:type="dxa"/>
          </w:tcPr>
          <w:p w:rsidR="0053785F" w:rsidRPr="00384F10" w:rsidRDefault="0053785F" w:rsidP="00D45DC7">
            <w:pPr>
              <w:pStyle w:val="Legenda"/>
            </w:pPr>
            <w:bookmarkStart w:id="184" w:name="_Ref484361639"/>
            <w:bookmarkStart w:id="185" w:name="_Toc484364708"/>
            <w:r w:rsidRPr="00384F10">
              <w:t xml:space="preserve">Figura </w:t>
            </w:r>
            <w:fldSimple w:instr=" SEQ Figura \* ARABIC ">
              <w:r w:rsidR="00982022">
                <w:rPr>
                  <w:noProof/>
                </w:rPr>
                <w:t>24</w:t>
              </w:r>
            </w:fldSimple>
            <w:bookmarkEnd w:id="184"/>
            <w:r>
              <w:t xml:space="preserve"> – Diagrama entidade relacionamento</w:t>
            </w:r>
            <w:bookmarkEnd w:id="185"/>
          </w:p>
        </w:tc>
      </w:tr>
    </w:tbl>
    <w:p w:rsidR="007C56AE" w:rsidRDefault="007C56AE" w:rsidP="000B5189">
      <w:r>
        <w:br w:type="page"/>
      </w:r>
    </w:p>
    <w:p w:rsidR="007F1BBF" w:rsidRDefault="00EF1DBC" w:rsidP="002162F9">
      <w:pPr>
        <w:pStyle w:val="Ttulo1"/>
      </w:pPr>
      <w:bookmarkStart w:id="186" w:name="_Toc484364672"/>
      <w:commentRangeStart w:id="187"/>
      <w:r>
        <w:lastRenderedPageBreak/>
        <w:t>ESTRUTURA DAS TABELAS DE BANCO DE DADOS</w:t>
      </w:r>
      <w:bookmarkEnd w:id="186"/>
      <w:r w:rsidR="00844AB1">
        <w:t xml:space="preserve"> </w:t>
      </w:r>
      <w:commentRangeEnd w:id="187"/>
      <w:r w:rsidR="0084240E">
        <w:rPr>
          <w:rStyle w:val="Refdecomentrio"/>
          <w:rFonts w:eastAsiaTheme="minorHAnsi" w:cstheme="minorBidi"/>
          <w:b w:val="0"/>
          <w:caps w:val="0"/>
        </w:rPr>
        <w:commentReference w:id="187"/>
      </w:r>
    </w:p>
    <w:p w:rsidR="002162F9" w:rsidRDefault="002162F9" w:rsidP="002162F9"/>
    <w:p w:rsidR="00916950" w:rsidRDefault="00CC2956" w:rsidP="002162F9">
      <w:pPr>
        <w:ind w:firstLine="709"/>
      </w:pPr>
      <w:r>
        <w:t>Nas</w:t>
      </w:r>
      <w:r w:rsidR="002162F9">
        <w:t xml:space="preserve"> </w:t>
      </w:r>
      <w:r w:rsidR="00B66171">
        <w:t>figuras</w:t>
      </w:r>
      <w:r w:rsidR="00DF435F">
        <w:t xml:space="preserve"> abaixo (</w:t>
      </w:r>
      <w:r w:rsidR="00726926">
        <w:fldChar w:fldCharType="begin"/>
      </w:r>
      <w:r w:rsidR="00DF435F">
        <w:instrText xml:space="preserve"> REF _Ref484098911 \h </w:instrText>
      </w:r>
      <w:r w:rsidR="00726926">
        <w:fldChar w:fldCharType="separate"/>
      </w:r>
      <w:r w:rsidR="00982022" w:rsidRPr="00384F10">
        <w:t xml:space="preserve">Figura </w:t>
      </w:r>
      <w:r w:rsidR="00982022">
        <w:rPr>
          <w:noProof/>
        </w:rPr>
        <w:t>25</w:t>
      </w:r>
      <w:r w:rsidR="00726926">
        <w:fldChar w:fldCharType="end"/>
      </w:r>
      <w:r w:rsidR="00DF435F">
        <w:t xml:space="preserve"> a </w:t>
      </w:r>
      <w:r w:rsidR="00726926">
        <w:fldChar w:fldCharType="begin"/>
      </w:r>
      <w:r w:rsidR="00DF435F">
        <w:instrText xml:space="preserve"> REF _Ref484098912 \h </w:instrText>
      </w:r>
      <w:r w:rsidR="00726926">
        <w:fldChar w:fldCharType="separate"/>
      </w:r>
      <w:r w:rsidR="00982022" w:rsidRPr="00384F10">
        <w:t xml:space="preserve">Figura </w:t>
      </w:r>
      <w:r w:rsidR="00982022">
        <w:rPr>
          <w:noProof/>
        </w:rPr>
        <w:t>29</w:t>
      </w:r>
      <w:r w:rsidR="00726926">
        <w:fldChar w:fldCharType="end"/>
      </w:r>
      <w:r>
        <w:t>)</w:t>
      </w:r>
      <w:r w:rsidR="00900E52">
        <w:t xml:space="preserve">, </w:t>
      </w:r>
      <w:r w:rsidR="00B66171">
        <w:t>são apresentadas</w:t>
      </w:r>
      <w:r w:rsidR="00120379">
        <w:t xml:space="preserve"> as </w:t>
      </w:r>
      <w:r w:rsidR="00900E52">
        <w:t>estrutura</w:t>
      </w:r>
      <w:r w:rsidR="00120379">
        <w:t>s</w:t>
      </w:r>
      <w:r w:rsidR="00900E52">
        <w:t xml:space="preserve"> dos bancos de dados do sistema. </w:t>
      </w:r>
    </w:p>
    <w:p w:rsidR="00146483" w:rsidRDefault="00146483">
      <w:pPr>
        <w:spacing w:after="160" w:line="259" w:lineRule="auto"/>
        <w:jc w:val="left"/>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87"/>
      </w:tblGrid>
      <w:tr w:rsidR="00146483" w:rsidRPr="00EF50BF" w:rsidTr="007D1794">
        <w:tc>
          <w:tcPr>
            <w:tcW w:w="5000" w:type="pct"/>
            <w:vAlign w:val="center"/>
          </w:tcPr>
          <w:p w:rsidR="00146483" w:rsidRPr="00EF50BF" w:rsidRDefault="007D1794" w:rsidP="007D1794">
            <w:pPr>
              <w:keepNext/>
              <w:jc w:val="center"/>
              <w:rPr>
                <w:rFonts w:cs="Arial"/>
              </w:rPr>
            </w:pPr>
            <w:r>
              <w:rPr>
                <w:noProof/>
                <w:lang w:eastAsia="pt-BR"/>
              </w:rPr>
              <w:drawing>
                <wp:inline distT="0" distB="0" distL="0" distR="0">
                  <wp:extent cx="7736706" cy="1686296"/>
                  <wp:effectExtent l="0" t="0" r="0" b="952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print"/>
                          <a:srcRect l="15258" t="37036" r="15668" b="36186"/>
                          <a:stretch/>
                        </pic:blipFill>
                        <pic:spPr bwMode="auto">
                          <a:xfrm>
                            <a:off x="0" y="0"/>
                            <a:ext cx="7931252" cy="1728699"/>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tc>
      </w:tr>
      <w:tr w:rsidR="00146483" w:rsidRPr="00EF50BF" w:rsidTr="007D1794">
        <w:tc>
          <w:tcPr>
            <w:tcW w:w="5000" w:type="pct"/>
          </w:tcPr>
          <w:p w:rsidR="00146483" w:rsidRPr="00384F10" w:rsidRDefault="00146483" w:rsidP="00FE1DB6">
            <w:pPr>
              <w:pStyle w:val="Legenda"/>
            </w:pPr>
            <w:bookmarkStart w:id="188" w:name="_Ref484098911"/>
            <w:bookmarkStart w:id="189" w:name="_Ref484098910"/>
            <w:bookmarkStart w:id="190" w:name="_Toc484364709"/>
            <w:r w:rsidRPr="00384F10">
              <w:t xml:space="preserve">Figura </w:t>
            </w:r>
            <w:fldSimple w:instr=" SEQ Figura \* ARABIC ">
              <w:r w:rsidR="00982022">
                <w:rPr>
                  <w:noProof/>
                </w:rPr>
                <w:t>25</w:t>
              </w:r>
            </w:fldSimple>
            <w:bookmarkEnd w:id="188"/>
            <w:r w:rsidRPr="00384F10">
              <w:t xml:space="preserve"> </w:t>
            </w:r>
            <w:r>
              <w:t>–</w:t>
            </w:r>
            <w:r w:rsidRPr="00384F10">
              <w:t xml:space="preserve"> </w:t>
            </w:r>
            <w:r>
              <w:t>Estrutura das tabelas de banco de dados usuários</w:t>
            </w:r>
            <w:bookmarkEnd w:id="189"/>
            <w:bookmarkEnd w:id="190"/>
          </w:p>
        </w:tc>
      </w:tr>
    </w:tbl>
    <w:p w:rsidR="00146483" w:rsidRDefault="00146483">
      <w:pPr>
        <w:spacing w:after="160" w:line="259" w:lineRule="auto"/>
        <w:jc w:val="left"/>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87"/>
      </w:tblGrid>
      <w:tr w:rsidR="00146483" w:rsidRPr="00EF50BF" w:rsidTr="00C31318">
        <w:tc>
          <w:tcPr>
            <w:tcW w:w="9061" w:type="dxa"/>
          </w:tcPr>
          <w:p w:rsidR="00146483" w:rsidRPr="00EF50BF" w:rsidRDefault="00C31318" w:rsidP="00C31318">
            <w:pPr>
              <w:keepNext/>
              <w:jc w:val="center"/>
              <w:rPr>
                <w:rFonts w:cs="Arial"/>
              </w:rPr>
            </w:pPr>
            <w:r>
              <w:rPr>
                <w:noProof/>
                <w:lang w:eastAsia="pt-BR"/>
              </w:rPr>
              <w:drawing>
                <wp:inline distT="0" distB="0" distL="0" distR="0">
                  <wp:extent cx="5968544" cy="1827909"/>
                  <wp:effectExtent l="0" t="0" r="0" b="127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srcRect l="15673" t="31172" r="31120" b="39846"/>
                          <a:stretch/>
                        </pic:blipFill>
                        <pic:spPr bwMode="auto">
                          <a:xfrm>
                            <a:off x="0" y="0"/>
                            <a:ext cx="6102645" cy="1868979"/>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tc>
      </w:tr>
      <w:tr w:rsidR="00146483" w:rsidRPr="00EF50BF" w:rsidTr="00FE1DB6">
        <w:tc>
          <w:tcPr>
            <w:tcW w:w="9061" w:type="dxa"/>
          </w:tcPr>
          <w:p w:rsidR="00146483" w:rsidRPr="00384F10" w:rsidRDefault="00146483" w:rsidP="00FE1DB6">
            <w:pPr>
              <w:pStyle w:val="Legenda"/>
            </w:pPr>
            <w:bookmarkStart w:id="191" w:name="_Toc484364710"/>
            <w:r w:rsidRPr="00384F10">
              <w:t xml:space="preserve">Figura </w:t>
            </w:r>
            <w:fldSimple w:instr=" SEQ Figura \* ARABIC ">
              <w:r w:rsidR="00982022">
                <w:rPr>
                  <w:noProof/>
                </w:rPr>
                <w:t>26</w:t>
              </w:r>
            </w:fldSimple>
            <w:r w:rsidRPr="00384F10">
              <w:t xml:space="preserve"> - </w:t>
            </w:r>
            <w:r>
              <w:t xml:space="preserve">Estrutura das tabelas de banco de dados </w:t>
            </w:r>
            <w:r w:rsidR="00FE1DB6">
              <w:t>contas</w:t>
            </w:r>
            <w:bookmarkEnd w:id="191"/>
          </w:p>
        </w:tc>
      </w:tr>
    </w:tbl>
    <w:p w:rsidR="00146483" w:rsidRDefault="00146483">
      <w:pPr>
        <w:spacing w:after="160" w:line="259" w:lineRule="auto"/>
        <w:jc w:val="left"/>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146483" w:rsidRPr="00EF50BF" w:rsidTr="00FE1DB6">
        <w:tc>
          <w:tcPr>
            <w:tcW w:w="9061" w:type="dxa"/>
          </w:tcPr>
          <w:p w:rsidR="00146483" w:rsidRPr="00EF50BF" w:rsidRDefault="007B60DC" w:rsidP="00FE1DB6">
            <w:pPr>
              <w:keepNext/>
              <w:jc w:val="center"/>
              <w:rPr>
                <w:rFonts w:cs="Arial"/>
              </w:rPr>
            </w:pPr>
            <w:commentRangeStart w:id="192"/>
            <w:r>
              <w:rPr>
                <w:noProof/>
                <w:lang w:eastAsia="pt-BR"/>
              </w:rPr>
              <w:drawing>
                <wp:inline distT="0" distB="0" distL="0" distR="0">
                  <wp:extent cx="5517863" cy="1460311"/>
                  <wp:effectExtent l="0" t="0" r="6985" b="698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srcRect l="14930" t="42576" r="36738" b="34674"/>
                          <a:stretch/>
                        </pic:blipFill>
                        <pic:spPr bwMode="auto">
                          <a:xfrm>
                            <a:off x="0" y="0"/>
                            <a:ext cx="5576732" cy="1475891"/>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commentRangeEnd w:id="192"/>
            <w:r w:rsidR="00F402B8">
              <w:rPr>
                <w:rStyle w:val="Refdecomentrio"/>
              </w:rPr>
              <w:commentReference w:id="192"/>
            </w:r>
          </w:p>
        </w:tc>
      </w:tr>
      <w:tr w:rsidR="00146483" w:rsidRPr="00EF50BF" w:rsidTr="00FE1DB6">
        <w:tc>
          <w:tcPr>
            <w:tcW w:w="9061" w:type="dxa"/>
          </w:tcPr>
          <w:p w:rsidR="00146483" w:rsidRPr="00384F10" w:rsidRDefault="00146483" w:rsidP="00FE1DB6">
            <w:pPr>
              <w:pStyle w:val="Legenda"/>
            </w:pPr>
            <w:bookmarkStart w:id="193" w:name="_Toc484364711"/>
            <w:r w:rsidRPr="00384F10">
              <w:t xml:space="preserve">Figura </w:t>
            </w:r>
            <w:fldSimple w:instr=" SEQ Figura \* ARABIC ">
              <w:r w:rsidR="00982022">
                <w:rPr>
                  <w:noProof/>
                </w:rPr>
                <w:t>27</w:t>
              </w:r>
            </w:fldSimple>
            <w:r>
              <w:t xml:space="preserve"> - Estrutura das tabelas de banco de dados </w:t>
            </w:r>
            <w:proofErr w:type="spellStart"/>
            <w:proofErr w:type="gramStart"/>
            <w:r w:rsidR="00DF435F">
              <w:t>formasP</w:t>
            </w:r>
            <w:r w:rsidR="00FE1DB6">
              <w:t>agamento</w:t>
            </w:r>
            <w:bookmarkEnd w:id="193"/>
            <w:proofErr w:type="spellEnd"/>
            <w:proofErr w:type="gramEnd"/>
          </w:p>
        </w:tc>
      </w:tr>
    </w:tbl>
    <w:p w:rsidR="00146483" w:rsidRDefault="00146483">
      <w:pPr>
        <w:spacing w:after="160" w:line="259" w:lineRule="auto"/>
        <w:jc w:val="left"/>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146483" w:rsidRPr="00EF50BF" w:rsidTr="00FE1DB6">
        <w:tc>
          <w:tcPr>
            <w:tcW w:w="9061" w:type="dxa"/>
          </w:tcPr>
          <w:p w:rsidR="00146483" w:rsidRPr="00EF50BF" w:rsidRDefault="007B60DC" w:rsidP="00FE1DB6">
            <w:pPr>
              <w:keepNext/>
              <w:jc w:val="center"/>
              <w:rPr>
                <w:rFonts w:cs="Arial"/>
              </w:rPr>
            </w:pPr>
            <w:commentRangeStart w:id="194"/>
            <w:r>
              <w:rPr>
                <w:noProof/>
                <w:lang w:eastAsia="pt-BR"/>
              </w:rPr>
              <w:lastRenderedPageBreak/>
              <w:drawing>
                <wp:inline distT="0" distB="0" distL="0" distR="0">
                  <wp:extent cx="5538752" cy="2497541"/>
                  <wp:effectExtent l="0" t="0" r="508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srcRect l="15407" t="25285" r="36244" b="35937"/>
                          <a:stretch/>
                        </pic:blipFill>
                        <pic:spPr bwMode="auto">
                          <a:xfrm>
                            <a:off x="0" y="0"/>
                            <a:ext cx="5593299" cy="2522138"/>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commentRangeEnd w:id="194"/>
            <w:r w:rsidR="00F402B8">
              <w:rPr>
                <w:rStyle w:val="Refdecomentrio"/>
              </w:rPr>
              <w:commentReference w:id="194"/>
            </w:r>
          </w:p>
        </w:tc>
      </w:tr>
      <w:tr w:rsidR="00146483" w:rsidRPr="00EF50BF" w:rsidTr="00FE1DB6">
        <w:tc>
          <w:tcPr>
            <w:tcW w:w="9061" w:type="dxa"/>
          </w:tcPr>
          <w:p w:rsidR="00146483" w:rsidRPr="00384F10" w:rsidRDefault="00146483" w:rsidP="00FE1DB6">
            <w:pPr>
              <w:pStyle w:val="Legenda"/>
            </w:pPr>
            <w:bookmarkStart w:id="195" w:name="_Toc484364712"/>
            <w:r w:rsidRPr="00384F10">
              <w:t xml:space="preserve">Figura </w:t>
            </w:r>
            <w:fldSimple w:instr=" SEQ Figura \* ARABIC ">
              <w:r w:rsidR="00982022">
                <w:rPr>
                  <w:noProof/>
                </w:rPr>
                <w:t>28</w:t>
              </w:r>
            </w:fldSimple>
            <w:r w:rsidRPr="00384F10">
              <w:t xml:space="preserve"> - </w:t>
            </w:r>
            <w:r>
              <w:t xml:space="preserve">Estrutura das tabelas de banco de dados </w:t>
            </w:r>
            <w:proofErr w:type="spellStart"/>
            <w:proofErr w:type="gramStart"/>
            <w:r w:rsidR="00DF435F">
              <w:t>receitasDespesas</w:t>
            </w:r>
            <w:bookmarkEnd w:id="195"/>
            <w:proofErr w:type="spellEnd"/>
            <w:proofErr w:type="gramEnd"/>
          </w:p>
        </w:tc>
      </w:tr>
    </w:tbl>
    <w:p w:rsidR="00146483" w:rsidRDefault="00FE1DB6" w:rsidP="00FE1DB6">
      <w:pPr>
        <w:tabs>
          <w:tab w:val="left" w:pos="7953"/>
        </w:tabs>
        <w:spacing w:after="160" w:line="259" w:lineRule="auto"/>
        <w:jc w:val="left"/>
      </w:pPr>
      <w:r>
        <w:tab/>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87"/>
      </w:tblGrid>
      <w:tr w:rsidR="00146483" w:rsidRPr="00EF50BF" w:rsidTr="00FE1DB6">
        <w:tc>
          <w:tcPr>
            <w:tcW w:w="9061" w:type="dxa"/>
          </w:tcPr>
          <w:p w:rsidR="00146483" w:rsidRPr="00EF50BF" w:rsidRDefault="007B60DC" w:rsidP="00FE1DB6">
            <w:pPr>
              <w:keepNext/>
              <w:jc w:val="center"/>
              <w:rPr>
                <w:rFonts w:cs="Arial"/>
              </w:rPr>
            </w:pPr>
            <w:r>
              <w:rPr>
                <w:noProof/>
                <w:lang w:eastAsia="pt-BR"/>
              </w:rPr>
              <w:drawing>
                <wp:inline distT="0" distB="0" distL="0" distR="0">
                  <wp:extent cx="5948688" cy="2756847"/>
                  <wp:effectExtent l="0" t="0" r="0" b="5715"/>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cstate="print"/>
                          <a:srcRect l="15174" t="19806" r="33170" b="37615"/>
                          <a:stretch/>
                        </pic:blipFill>
                        <pic:spPr bwMode="auto">
                          <a:xfrm>
                            <a:off x="0" y="0"/>
                            <a:ext cx="5999499" cy="278039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tc>
      </w:tr>
      <w:tr w:rsidR="00146483" w:rsidRPr="00EF50BF" w:rsidTr="00FE1DB6">
        <w:tc>
          <w:tcPr>
            <w:tcW w:w="9061" w:type="dxa"/>
          </w:tcPr>
          <w:p w:rsidR="00146483" w:rsidRPr="00384F10" w:rsidRDefault="00146483" w:rsidP="00FE1DB6">
            <w:pPr>
              <w:pStyle w:val="Legenda"/>
            </w:pPr>
            <w:bookmarkStart w:id="196" w:name="_Ref484098912"/>
            <w:bookmarkStart w:id="197" w:name="_Toc484364713"/>
            <w:r w:rsidRPr="00384F10">
              <w:t xml:space="preserve">Figura </w:t>
            </w:r>
            <w:fldSimple w:instr=" SEQ Figura \* ARABIC ">
              <w:r w:rsidR="00982022">
                <w:rPr>
                  <w:noProof/>
                </w:rPr>
                <w:t>29</w:t>
              </w:r>
            </w:fldSimple>
            <w:bookmarkEnd w:id="196"/>
            <w:r w:rsidRPr="00384F10">
              <w:t xml:space="preserve"> - </w:t>
            </w:r>
            <w:r>
              <w:t xml:space="preserve">Estrutura das tabelas de banco de dados </w:t>
            </w:r>
            <w:r w:rsidR="00DF435F">
              <w:t>saldo</w:t>
            </w:r>
            <w:bookmarkEnd w:id="197"/>
          </w:p>
        </w:tc>
      </w:tr>
    </w:tbl>
    <w:p w:rsidR="00146483" w:rsidRDefault="00146483">
      <w:pPr>
        <w:spacing w:after="160" w:line="259" w:lineRule="auto"/>
        <w:jc w:val="left"/>
      </w:pPr>
    </w:p>
    <w:p w:rsidR="00916950" w:rsidRDefault="00916950">
      <w:pPr>
        <w:spacing w:after="160" w:line="259" w:lineRule="auto"/>
        <w:jc w:val="left"/>
      </w:pPr>
      <w:r>
        <w:br w:type="page"/>
      </w:r>
    </w:p>
    <w:p w:rsidR="00014427" w:rsidRPr="000D7E07" w:rsidRDefault="0061133E" w:rsidP="006C5845">
      <w:pPr>
        <w:pStyle w:val="Ttulo1"/>
      </w:pPr>
      <w:bookmarkStart w:id="198" w:name="_Toc484364673"/>
      <w:r w:rsidRPr="000D7E07">
        <w:rPr>
          <w:i/>
        </w:rPr>
        <w:lastRenderedPageBreak/>
        <w:t>LAYOUT</w:t>
      </w:r>
      <w:r w:rsidRPr="000D7E07">
        <w:t xml:space="preserve"> DAS</w:t>
      </w:r>
      <w:r w:rsidR="006C5845" w:rsidRPr="000D7E07">
        <w:t xml:space="preserve"> TELAS DO SISTEMA</w:t>
      </w:r>
      <w:bookmarkEnd w:id="198"/>
    </w:p>
    <w:p w:rsidR="0092114C" w:rsidRPr="000D7E07" w:rsidRDefault="0092114C" w:rsidP="00A416B4"/>
    <w:p w:rsidR="00A416B4" w:rsidRPr="000D7E07" w:rsidRDefault="006C7297" w:rsidP="00A416B4">
      <w:pPr>
        <w:ind w:firstLine="709"/>
      </w:pPr>
      <w:r w:rsidRPr="000D7E07">
        <w:t xml:space="preserve">Neste item, serão apresentados os </w:t>
      </w:r>
      <w:r w:rsidRPr="000D7E07">
        <w:rPr>
          <w:i/>
        </w:rPr>
        <w:t>layouts</w:t>
      </w:r>
      <w:r w:rsidRPr="000D7E07">
        <w:t xml:space="preserve"> das telas do sistema (</w:t>
      </w:r>
      <w:fldSimple w:instr=" REF _Ref484163192 \h  \* MERGEFORMAT ">
        <w:r w:rsidR="00982022" w:rsidRPr="000D7E07">
          <w:t xml:space="preserve">Figura </w:t>
        </w:r>
        <w:r w:rsidR="00982022">
          <w:rPr>
            <w:noProof/>
          </w:rPr>
          <w:t>30</w:t>
        </w:r>
      </w:fldSimple>
      <w:r w:rsidR="00D210D8" w:rsidRPr="000D7E07">
        <w:t xml:space="preserve"> </w:t>
      </w:r>
      <w:r w:rsidRPr="000D7E07">
        <w:t>a</w:t>
      </w:r>
      <w:r w:rsidR="000D7E07">
        <w:t xml:space="preserve"> </w:t>
      </w:r>
      <w:r w:rsidR="00726926">
        <w:fldChar w:fldCharType="begin"/>
      </w:r>
      <w:r w:rsidR="000D7E07">
        <w:instrText xml:space="preserve"> REF _Ref484360807 \h </w:instrText>
      </w:r>
      <w:r w:rsidR="00726926">
        <w:fldChar w:fldCharType="separate"/>
      </w:r>
      <w:r w:rsidR="00982022" w:rsidRPr="000D7E07">
        <w:t xml:space="preserve">Figura </w:t>
      </w:r>
      <w:r w:rsidR="00982022">
        <w:rPr>
          <w:noProof/>
        </w:rPr>
        <w:t>41</w:t>
      </w:r>
      <w:r w:rsidR="00726926">
        <w:fldChar w:fldCharType="end"/>
      </w:r>
      <w:r w:rsidR="000D7E07">
        <w:t>)</w:t>
      </w:r>
      <w:r w:rsidRPr="000D7E07">
        <w:t>.</w:t>
      </w:r>
    </w:p>
    <w:p w:rsidR="00277AC2" w:rsidRPr="000D7E07" w:rsidRDefault="00277AC2">
      <w:pPr>
        <w:spacing w:after="160" w:line="259" w:lineRule="auto"/>
        <w:jc w:val="left"/>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277AC2" w:rsidRPr="000D7E07" w:rsidTr="00277AC2">
        <w:tc>
          <w:tcPr>
            <w:tcW w:w="9061" w:type="dxa"/>
          </w:tcPr>
          <w:p w:rsidR="00277AC2" w:rsidRPr="000D7E07" w:rsidRDefault="00392C20" w:rsidP="00277AC2">
            <w:pPr>
              <w:keepNext/>
              <w:jc w:val="center"/>
              <w:rPr>
                <w:rFonts w:cs="Arial"/>
              </w:rPr>
            </w:pPr>
            <w:r w:rsidRPr="000D7E07">
              <w:rPr>
                <w:rFonts w:cs="Arial"/>
                <w:noProof/>
                <w:lang w:eastAsia="pt-BR"/>
              </w:rPr>
              <w:drawing>
                <wp:inline distT="0" distB="0" distL="0" distR="0">
                  <wp:extent cx="1800225" cy="3048000"/>
                  <wp:effectExtent l="0" t="0" r="9525"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oginCadastro.jpg"/>
                          <pic:cNvPicPr/>
                        </pic:nvPicPr>
                        <pic:blipFill>
                          <a:blip r:embed="rId4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800225" cy="3048000"/>
                          </a:xfrm>
                          <a:prstGeom prst="rect">
                            <a:avLst/>
                          </a:prstGeom>
                        </pic:spPr>
                      </pic:pic>
                    </a:graphicData>
                  </a:graphic>
                </wp:inline>
              </w:drawing>
            </w:r>
          </w:p>
        </w:tc>
      </w:tr>
      <w:tr w:rsidR="00277AC2" w:rsidRPr="000D7E07" w:rsidTr="00277AC2">
        <w:tc>
          <w:tcPr>
            <w:tcW w:w="9061" w:type="dxa"/>
          </w:tcPr>
          <w:p w:rsidR="00277AC2" w:rsidRPr="000D7E07" w:rsidRDefault="00277AC2" w:rsidP="00277AC2">
            <w:pPr>
              <w:pStyle w:val="Legenda"/>
            </w:pPr>
            <w:bookmarkStart w:id="199" w:name="_Ref484163192"/>
            <w:bookmarkStart w:id="200" w:name="_Ref484163174"/>
            <w:bookmarkStart w:id="201" w:name="_Toc484364714"/>
            <w:r w:rsidRPr="000D7E07">
              <w:t xml:space="preserve">Figura </w:t>
            </w:r>
            <w:fldSimple w:instr=" SEQ Figura \* ARABIC ">
              <w:r w:rsidR="00982022">
                <w:rPr>
                  <w:noProof/>
                </w:rPr>
                <w:t>30</w:t>
              </w:r>
            </w:fldSimple>
            <w:bookmarkEnd w:id="199"/>
            <w:r w:rsidRPr="000D7E07">
              <w:t xml:space="preserve"> – </w:t>
            </w:r>
            <w:r w:rsidRPr="000D7E07">
              <w:rPr>
                <w:i/>
              </w:rPr>
              <w:t>Layout</w:t>
            </w:r>
            <w:bookmarkEnd w:id="200"/>
            <w:proofErr w:type="gramStart"/>
            <w:r w:rsidRPr="000D7E07">
              <w:t xml:space="preserve"> </w:t>
            </w:r>
            <w:r w:rsidR="00392C20" w:rsidRPr="000D7E07">
              <w:t xml:space="preserve"> </w:t>
            </w:r>
            <w:proofErr w:type="gramEnd"/>
            <w:r w:rsidR="00392C20" w:rsidRPr="000D7E07">
              <w:t>da tela de</w:t>
            </w:r>
            <w:r w:rsidR="00392C20" w:rsidRPr="000D7E07">
              <w:rPr>
                <w:i/>
              </w:rPr>
              <w:t xml:space="preserve"> </w:t>
            </w:r>
            <w:proofErr w:type="spellStart"/>
            <w:r w:rsidR="00E50253" w:rsidRPr="000D7E07">
              <w:rPr>
                <w:i/>
              </w:rPr>
              <w:t>login</w:t>
            </w:r>
            <w:proofErr w:type="spellEnd"/>
            <w:r w:rsidR="00E50253" w:rsidRPr="000D7E07">
              <w:rPr>
                <w:i/>
              </w:rPr>
              <w:t>/</w:t>
            </w:r>
            <w:r w:rsidR="00392C20" w:rsidRPr="000D7E07">
              <w:t>cadastro de usuário</w:t>
            </w:r>
            <w:bookmarkEnd w:id="201"/>
          </w:p>
        </w:tc>
      </w:tr>
    </w:tbl>
    <w:p w:rsidR="00277AC2" w:rsidRPr="000D7E07" w:rsidRDefault="00277AC2">
      <w:pPr>
        <w:spacing w:after="160" w:line="259" w:lineRule="auto"/>
        <w:jc w:val="left"/>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277AC2" w:rsidRPr="000D7E07" w:rsidTr="00277AC2">
        <w:tc>
          <w:tcPr>
            <w:tcW w:w="9061" w:type="dxa"/>
          </w:tcPr>
          <w:p w:rsidR="00277AC2" w:rsidRPr="000D7E07" w:rsidRDefault="00392C20" w:rsidP="00277AC2">
            <w:pPr>
              <w:keepNext/>
              <w:jc w:val="center"/>
              <w:rPr>
                <w:rFonts w:cs="Arial"/>
              </w:rPr>
            </w:pPr>
            <w:r w:rsidRPr="000D7E07">
              <w:rPr>
                <w:rFonts w:cs="Arial"/>
                <w:noProof/>
                <w:lang w:eastAsia="pt-BR"/>
              </w:rPr>
              <w:drawing>
                <wp:inline distT="0" distB="0" distL="0" distR="0">
                  <wp:extent cx="1809750" cy="3019425"/>
                  <wp:effectExtent l="0" t="0" r="0" b="9525"/>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ogin.jpg"/>
                          <pic:cNvPicPr/>
                        </pic:nvPicPr>
                        <pic:blipFill>
                          <a:blip r:embed="rId4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809750" cy="3019425"/>
                          </a:xfrm>
                          <a:prstGeom prst="rect">
                            <a:avLst/>
                          </a:prstGeom>
                        </pic:spPr>
                      </pic:pic>
                    </a:graphicData>
                  </a:graphic>
                </wp:inline>
              </w:drawing>
            </w:r>
          </w:p>
        </w:tc>
      </w:tr>
      <w:tr w:rsidR="00277AC2" w:rsidRPr="000D7E07" w:rsidTr="00392C20">
        <w:trPr>
          <w:trHeight w:val="87"/>
        </w:trPr>
        <w:tc>
          <w:tcPr>
            <w:tcW w:w="9061" w:type="dxa"/>
          </w:tcPr>
          <w:p w:rsidR="00277AC2" w:rsidRPr="000D7E07" w:rsidRDefault="00277AC2" w:rsidP="00277AC2">
            <w:pPr>
              <w:pStyle w:val="Legenda"/>
            </w:pPr>
            <w:bookmarkStart w:id="202" w:name="_Toc484364715"/>
            <w:r w:rsidRPr="000D7E07">
              <w:t xml:space="preserve">Figura </w:t>
            </w:r>
            <w:fldSimple w:instr=" SEQ Figura \* ARABIC ">
              <w:r w:rsidR="00982022">
                <w:rPr>
                  <w:noProof/>
                </w:rPr>
                <w:t>31</w:t>
              </w:r>
            </w:fldSimple>
            <w:r w:rsidRPr="000D7E07">
              <w:t xml:space="preserve"> – </w:t>
            </w:r>
            <w:r w:rsidR="00D210D8" w:rsidRPr="000D7E07">
              <w:rPr>
                <w:i/>
              </w:rPr>
              <w:t>Layout</w:t>
            </w:r>
            <w:r w:rsidR="00392C20" w:rsidRPr="000D7E07">
              <w:t xml:space="preserve"> da tela de </w:t>
            </w:r>
            <w:proofErr w:type="spellStart"/>
            <w:r w:rsidR="00392C20" w:rsidRPr="000D7E07">
              <w:rPr>
                <w:i/>
              </w:rPr>
              <w:t>login</w:t>
            </w:r>
            <w:bookmarkEnd w:id="202"/>
            <w:proofErr w:type="spellEnd"/>
          </w:p>
        </w:tc>
      </w:tr>
    </w:tbl>
    <w:p w:rsidR="00277AC2" w:rsidRPr="000D7E07" w:rsidRDefault="00277AC2">
      <w:pPr>
        <w:spacing w:after="160" w:line="259" w:lineRule="auto"/>
        <w:jc w:val="left"/>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277AC2" w:rsidRPr="000D7E07" w:rsidTr="00277AC2">
        <w:tc>
          <w:tcPr>
            <w:tcW w:w="9061" w:type="dxa"/>
          </w:tcPr>
          <w:p w:rsidR="00277AC2" w:rsidRPr="000D7E07" w:rsidRDefault="00E50253" w:rsidP="00277AC2">
            <w:pPr>
              <w:keepNext/>
              <w:jc w:val="center"/>
              <w:rPr>
                <w:rFonts w:cs="Arial"/>
              </w:rPr>
            </w:pPr>
            <w:r w:rsidRPr="000D7E07">
              <w:rPr>
                <w:rFonts w:cs="Arial"/>
                <w:noProof/>
                <w:lang w:eastAsia="pt-BR"/>
              </w:rPr>
              <w:lastRenderedPageBreak/>
              <w:drawing>
                <wp:inline distT="0" distB="0" distL="0" distR="0">
                  <wp:extent cx="1807845" cy="3061970"/>
                  <wp:effectExtent l="0" t="0" r="1905" b="5080"/>
                  <wp:docPr id="33" name="Imagem 33" descr="C:\Users\veron\AppData\Local\Microsoft\Windows\INetCache\Content.Word\esquecerSen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eron\AppData\Local\Microsoft\Windows\INetCache\Content.Word\esquecerSenha.jpg"/>
                          <pic:cNvPicPr>
                            <a:picLocks noChangeAspect="1" noChangeArrowheads="1"/>
                          </pic:cNvPicPr>
                        </pic:nvPicPr>
                        <pic:blipFill>
                          <a:blip r:embed="rId4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07845" cy="3061970"/>
                          </a:xfrm>
                          <a:prstGeom prst="rect">
                            <a:avLst/>
                          </a:prstGeom>
                          <a:noFill/>
                          <a:ln>
                            <a:noFill/>
                          </a:ln>
                        </pic:spPr>
                      </pic:pic>
                    </a:graphicData>
                  </a:graphic>
                </wp:inline>
              </w:drawing>
            </w:r>
          </w:p>
        </w:tc>
      </w:tr>
      <w:tr w:rsidR="00277AC2" w:rsidRPr="000D7E07" w:rsidTr="00277AC2">
        <w:tc>
          <w:tcPr>
            <w:tcW w:w="9061" w:type="dxa"/>
          </w:tcPr>
          <w:p w:rsidR="00277AC2" w:rsidRPr="000D7E07" w:rsidRDefault="00277AC2" w:rsidP="00277AC2">
            <w:pPr>
              <w:pStyle w:val="Legenda"/>
            </w:pPr>
            <w:bookmarkStart w:id="203" w:name="_Toc484364716"/>
            <w:r w:rsidRPr="000D7E07">
              <w:t xml:space="preserve">Figura </w:t>
            </w:r>
            <w:fldSimple w:instr=" SEQ Figura \* ARABIC ">
              <w:r w:rsidR="00982022">
                <w:rPr>
                  <w:noProof/>
                </w:rPr>
                <w:t>32</w:t>
              </w:r>
            </w:fldSimple>
            <w:r w:rsidRPr="000D7E07">
              <w:t xml:space="preserve"> – </w:t>
            </w:r>
            <w:r w:rsidR="00D210D8" w:rsidRPr="000D7E07">
              <w:rPr>
                <w:i/>
              </w:rPr>
              <w:t>Layout</w:t>
            </w:r>
            <w:r w:rsidR="00E50253" w:rsidRPr="000D7E07">
              <w:t xml:space="preserve"> da tela para casos de esquecimento de senha</w:t>
            </w:r>
            <w:bookmarkEnd w:id="203"/>
          </w:p>
        </w:tc>
      </w:tr>
    </w:tbl>
    <w:p w:rsidR="00277AC2" w:rsidRDefault="00277AC2">
      <w:pPr>
        <w:spacing w:after="160" w:line="259" w:lineRule="auto"/>
        <w:jc w:val="left"/>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A651BF" w:rsidRPr="000D7E07" w:rsidTr="004D2284">
        <w:tc>
          <w:tcPr>
            <w:tcW w:w="9061" w:type="dxa"/>
          </w:tcPr>
          <w:p w:rsidR="00A651BF" w:rsidRPr="000D7E07" w:rsidRDefault="00A651BF" w:rsidP="004D2284">
            <w:pPr>
              <w:keepNext/>
              <w:jc w:val="center"/>
              <w:rPr>
                <w:rFonts w:cs="Arial"/>
              </w:rPr>
            </w:pPr>
            <w:commentRangeStart w:id="204"/>
            <w:r>
              <w:rPr>
                <w:noProof/>
                <w:lang w:eastAsia="pt-BR"/>
              </w:rPr>
              <w:drawing>
                <wp:inline distT="0" distB="0" distL="0" distR="0">
                  <wp:extent cx="1807845" cy="3061970"/>
                  <wp:effectExtent l="0" t="0" r="1905" b="5080"/>
                  <wp:docPr id="50" name="Imagem 50" descr="C:\Users\veron\AppData\Local\Microsoft\Windows\INetCache\Content.Word\me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veron\AppData\Local\Microsoft\Windows\INetCache\Content.Word\menu.jpg"/>
                          <pic:cNvPicPr>
                            <a:picLocks noChangeAspect="1" noChangeArrowheads="1"/>
                          </pic:cNvPicPr>
                        </pic:nvPicPr>
                        <pic:blipFill>
                          <a:blip r:embed="rId4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07845" cy="3061970"/>
                          </a:xfrm>
                          <a:prstGeom prst="rect">
                            <a:avLst/>
                          </a:prstGeom>
                          <a:noFill/>
                          <a:ln>
                            <a:noFill/>
                          </a:ln>
                        </pic:spPr>
                      </pic:pic>
                    </a:graphicData>
                  </a:graphic>
                </wp:inline>
              </w:drawing>
            </w:r>
            <w:commentRangeEnd w:id="204"/>
            <w:r w:rsidR="009D0503">
              <w:rPr>
                <w:rStyle w:val="Refdecomentrio"/>
              </w:rPr>
              <w:commentReference w:id="204"/>
            </w:r>
          </w:p>
        </w:tc>
      </w:tr>
      <w:tr w:rsidR="00A651BF" w:rsidRPr="000D7E07" w:rsidTr="004D2284">
        <w:tc>
          <w:tcPr>
            <w:tcW w:w="9061" w:type="dxa"/>
          </w:tcPr>
          <w:p w:rsidR="00A651BF" w:rsidRPr="000D7E07" w:rsidRDefault="00A651BF" w:rsidP="004D2284">
            <w:pPr>
              <w:pStyle w:val="Legenda"/>
            </w:pPr>
            <w:bookmarkStart w:id="205" w:name="_Toc484364717"/>
            <w:r w:rsidRPr="000D7E07">
              <w:t xml:space="preserve">Figura </w:t>
            </w:r>
            <w:fldSimple w:instr=" SEQ Figura \* ARABIC ">
              <w:r w:rsidR="00982022">
                <w:rPr>
                  <w:noProof/>
                </w:rPr>
                <w:t>33</w:t>
              </w:r>
            </w:fldSimple>
            <w:r w:rsidRPr="000D7E07">
              <w:t xml:space="preserve"> – </w:t>
            </w:r>
            <w:r w:rsidRPr="000D7E07">
              <w:rPr>
                <w:i/>
              </w:rPr>
              <w:t xml:space="preserve">Layout </w:t>
            </w:r>
            <w:r w:rsidR="00F12FB7">
              <w:t xml:space="preserve">da tela </w:t>
            </w:r>
            <w:proofErr w:type="gramStart"/>
            <w:r w:rsidR="00F12FB7">
              <w:t>menu</w:t>
            </w:r>
            <w:bookmarkEnd w:id="205"/>
            <w:proofErr w:type="gramEnd"/>
          </w:p>
        </w:tc>
      </w:tr>
    </w:tbl>
    <w:p w:rsidR="00A651BF" w:rsidRDefault="00A651BF">
      <w:pPr>
        <w:spacing w:after="160" w:line="259" w:lineRule="auto"/>
        <w:jc w:val="left"/>
      </w:pPr>
    </w:p>
    <w:p w:rsidR="00A651BF" w:rsidRPr="000D7E07" w:rsidRDefault="00A651BF">
      <w:pPr>
        <w:spacing w:after="160" w:line="259" w:lineRule="auto"/>
        <w:jc w:val="left"/>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277AC2" w:rsidRPr="000D7E07" w:rsidTr="00277AC2">
        <w:tc>
          <w:tcPr>
            <w:tcW w:w="9061" w:type="dxa"/>
          </w:tcPr>
          <w:p w:rsidR="00277AC2" w:rsidRPr="000D7E07" w:rsidRDefault="00E50253" w:rsidP="00277AC2">
            <w:pPr>
              <w:keepNext/>
              <w:jc w:val="center"/>
              <w:rPr>
                <w:rFonts w:cs="Arial"/>
              </w:rPr>
            </w:pPr>
            <w:commentRangeStart w:id="206"/>
            <w:r w:rsidRPr="000D7E07">
              <w:rPr>
                <w:noProof/>
                <w:lang w:eastAsia="pt-BR"/>
              </w:rPr>
              <w:lastRenderedPageBreak/>
              <w:drawing>
                <wp:inline distT="0" distB="0" distL="0" distR="0">
                  <wp:extent cx="1797050" cy="3051810"/>
                  <wp:effectExtent l="0" t="0" r="0" b="0"/>
                  <wp:docPr id="34" name="Imagem 34" descr="C:\Users\veron\AppData\Local\Microsoft\Windows\INetCache\Content.Word\categor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eron\AppData\Local\Microsoft\Windows\INetCache\Content.Word\categoria.jpg"/>
                          <pic:cNvPicPr>
                            <a:picLocks noChangeAspect="1" noChangeArrowheads="1"/>
                          </pic:cNvPicPr>
                        </pic:nvPicPr>
                        <pic:blipFill>
                          <a:blip r:embed="rId4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97050" cy="3051810"/>
                          </a:xfrm>
                          <a:prstGeom prst="rect">
                            <a:avLst/>
                          </a:prstGeom>
                          <a:noFill/>
                          <a:ln>
                            <a:noFill/>
                          </a:ln>
                        </pic:spPr>
                      </pic:pic>
                    </a:graphicData>
                  </a:graphic>
                </wp:inline>
              </w:drawing>
            </w:r>
            <w:commentRangeEnd w:id="206"/>
            <w:r w:rsidR="007872EF">
              <w:rPr>
                <w:rStyle w:val="Refdecomentrio"/>
              </w:rPr>
              <w:commentReference w:id="206"/>
            </w:r>
          </w:p>
        </w:tc>
      </w:tr>
      <w:tr w:rsidR="00277AC2" w:rsidRPr="000D7E07" w:rsidTr="00277AC2">
        <w:tc>
          <w:tcPr>
            <w:tcW w:w="9061" w:type="dxa"/>
          </w:tcPr>
          <w:p w:rsidR="00277AC2" w:rsidRPr="000D7E07" w:rsidRDefault="00277AC2" w:rsidP="00277AC2">
            <w:pPr>
              <w:pStyle w:val="Legenda"/>
            </w:pPr>
            <w:bookmarkStart w:id="207" w:name="_Toc484364718"/>
            <w:r w:rsidRPr="000D7E07">
              <w:t xml:space="preserve">Figura </w:t>
            </w:r>
            <w:fldSimple w:instr=" SEQ Figura \* ARABIC ">
              <w:r w:rsidR="00982022">
                <w:rPr>
                  <w:noProof/>
                </w:rPr>
                <w:t>34</w:t>
              </w:r>
            </w:fldSimple>
            <w:r w:rsidRPr="000D7E07">
              <w:t xml:space="preserve"> – </w:t>
            </w:r>
            <w:r w:rsidR="00D210D8" w:rsidRPr="000D7E07">
              <w:rPr>
                <w:i/>
              </w:rPr>
              <w:t>Layout</w:t>
            </w:r>
            <w:r w:rsidR="00E50253" w:rsidRPr="000D7E07">
              <w:rPr>
                <w:i/>
              </w:rPr>
              <w:t xml:space="preserve"> </w:t>
            </w:r>
            <w:proofErr w:type="gramStart"/>
            <w:r w:rsidR="00E50253" w:rsidRPr="000D7E07">
              <w:t>da tela criar</w:t>
            </w:r>
            <w:proofErr w:type="gramEnd"/>
            <w:r w:rsidR="008A1A8C" w:rsidRPr="000D7E07">
              <w:t xml:space="preserve"> conta de receita/despesa</w:t>
            </w:r>
            <w:bookmarkEnd w:id="207"/>
          </w:p>
        </w:tc>
      </w:tr>
    </w:tbl>
    <w:p w:rsidR="00277AC2" w:rsidRPr="000D7E07" w:rsidRDefault="00E50253">
      <w:pPr>
        <w:spacing w:after="160" w:line="259" w:lineRule="auto"/>
        <w:jc w:val="left"/>
      </w:pPr>
      <w:r w:rsidRPr="000D7E07">
        <w:t xml:space="preserve">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277AC2" w:rsidRPr="000D7E07" w:rsidTr="00277AC2">
        <w:tc>
          <w:tcPr>
            <w:tcW w:w="9061" w:type="dxa"/>
          </w:tcPr>
          <w:p w:rsidR="00277AC2" w:rsidRPr="000D7E07" w:rsidRDefault="008A1A8C" w:rsidP="00277AC2">
            <w:pPr>
              <w:keepNext/>
              <w:jc w:val="center"/>
              <w:rPr>
                <w:rFonts w:cs="Arial"/>
              </w:rPr>
            </w:pPr>
            <w:commentRangeStart w:id="208"/>
            <w:r w:rsidRPr="000D7E07">
              <w:rPr>
                <w:rFonts w:cs="Arial"/>
                <w:noProof/>
                <w:lang w:eastAsia="pt-BR"/>
              </w:rPr>
              <w:drawing>
                <wp:inline distT="0" distB="0" distL="0" distR="0">
                  <wp:extent cx="1786255" cy="3051810"/>
                  <wp:effectExtent l="0" t="0" r="4445" b="0"/>
                  <wp:docPr id="39" name="Imagem 39" descr="C:\Users\veron\AppData\Local\Microsoft\Windows\INetCache\Content.Word\formasDePagamen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eron\AppData\Local\Microsoft\Windows\INetCache\Content.Word\formasDePagamento.jpg"/>
                          <pic:cNvPicPr>
                            <a:picLocks noChangeAspect="1" noChangeArrowheads="1"/>
                          </pic:cNvPicPr>
                        </pic:nvPicPr>
                        <pic:blipFill>
                          <a:blip r:embed="rId4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86255" cy="3051810"/>
                          </a:xfrm>
                          <a:prstGeom prst="rect">
                            <a:avLst/>
                          </a:prstGeom>
                          <a:noFill/>
                          <a:ln>
                            <a:noFill/>
                          </a:ln>
                        </pic:spPr>
                      </pic:pic>
                    </a:graphicData>
                  </a:graphic>
                </wp:inline>
              </w:drawing>
            </w:r>
            <w:commentRangeEnd w:id="208"/>
            <w:r w:rsidR="00C56F38">
              <w:rPr>
                <w:rStyle w:val="Refdecomentrio"/>
              </w:rPr>
              <w:commentReference w:id="208"/>
            </w:r>
          </w:p>
        </w:tc>
      </w:tr>
      <w:tr w:rsidR="00277AC2" w:rsidRPr="000D7E07" w:rsidTr="00277AC2">
        <w:tc>
          <w:tcPr>
            <w:tcW w:w="9061" w:type="dxa"/>
          </w:tcPr>
          <w:p w:rsidR="00277AC2" w:rsidRPr="000D7E07" w:rsidRDefault="00277AC2" w:rsidP="00277AC2">
            <w:pPr>
              <w:pStyle w:val="Legenda"/>
            </w:pPr>
            <w:bookmarkStart w:id="209" w:name="_Toc484364719"/>
            <w:r w:rsidRPr="000D7E07">
              <w:t xml:space="preserve">Figura </w:t>
            </w:r>
            <w:fldSimple w:instr=" SEQ Figura \* ARABIC ">
              <w:r w:rsidR="00982022">
                <w:rPr>
                  <w:noProof/>
                </w:rPr>
                <w:t>35</w:t>
              </w:r>
            </w:fldSimple>
            <w:r w:rsidRPr="000D7E07">
              <w:t xml:space="preserve"> – </w:t>
            </w:r>
            <w:r w:rsidR="00D210D8" w:rsidRPr="000D7E07">
              <w:rPr>
                <w:i/>
              </w:rPr>
              <w:t>Layout</w:t>
            </w:r>
            <w:r w:rsidR="00E50253" w:rsidRPr="000D7E07">
              <w:t xml:space="preserve"> </w:t>
            </w:r>
            <w:proofErr w:type="gramStart"/>
            <w:r w:rsidR="00E50253" w:rsidRPr="000D7E07">
              <w:t xml:space="preserve">da tela </w:t>
            </w:r>
            <w:r w:rsidR="005D3F0E">
              <w:t>adicionar</w:t>
            </w:r>
            <w:proofErr w:type="gramEnd"/>
            <w:r w:rsidR="00E50253" w:rsidRPr="000D7E07">
              <w:t xml:space="preserve"> forma de pagamento</w:t>
            </w:r>
            <w:bookmarkEnd w:id="209"/>
          </w:p>
        </w:tc>
      </w:tr>
    </w:tbl>
    <w:p w:rsidR="00E50253" w:rsidRPr="000D7E07" w:rsidRDefault="00E50253">
      <w:pPr>
        <w:spacing w:after="160" w:line="259" w:lineRule="auto"/>
        <w:jc w:val="left"/>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E50253" w:rsidRPr="000D7E07" w:rsidTr="000D7E07">
        <w:tc>
          <w:tcPr>
            <w:tcW w:w="9061" w:type="dxa"/>
          </w:tcPr>
          <w:p w:rsidR="00E50253" w:rsidRPr="000D7E07" w:rsidRDefault="008A1A8C" w:rsidP="000D7E07">
            <w:pPr>
              <w:keepNext/>
              <w:jc w:val="center"/>
              <w:rPr>
                <w:rFonts w:cs="Arial"/>
              </w:rPr>
            </w:pPr>
            <w:commentRangeStart w:id="210"/>
            <w:r w:rsidRPr="000D7E07">
              <w:rPr>
                <w:noProof/>
                <w:lang w:eastAsia="pt-BR"/>
              </w:rPr>
              <w:lastRenderedPageBreak/>
              <w:drawing>
                <wp:inline distT="0" distB="0" distL="0" distR="0">
                  <wp:extent cx="1807845" cy="3041015"/>
                  <wp:effectExtent l="0" t="0" r="1905" b="6985"/>
                  <wp:docPr id="40" name="Imagem 40" descr="C:\Users\veron\AppData\Local\Microsoft\Windows\INetCache\Content.Word\TelaCategoriaRecei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eron\AppData\Local\Microsoft\Windows\INetCache\Content.Word\TelaCategoriaReceita.jpg"/>
                          <pic:cNvPicPr>
                            <a:picLocks noChangeAspect="1" noChangeArrowheads="1"/>
                          </pic:cNvPicPr>
                        </pic:nvPicPr>
                        <pic:blipFill>
                          <a:blip r:embed="rId4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07845" cy="3041015"/>
                          </a:xfrm>
                          <a:prstGeom prst="rect">
                            <a:avLst/>
                          </a:prstGeom>
                          <a:noFill/>
                          <a:ln>
                            <a:noFill/>
                          </a:ln>
                        </pic:spPr>
                      </pic:pic>
                    </a:graphicData>
                  </a:graphic>
                </wp:inline>
              </w:drawing>
            </w:r>
            <w:commentRangeEnd w:id="210"/>
            <w:r w:rsidR="00010163">
              <w:rPr>
                <w:rStyle w:val="Refdecomentrio"/>
              </w:rPr>
              <w:commentReference w:id="210"/>
            </w:r>
          </w:p>
        </w:tc>
      </w:tr>
      <w:tr w:rsidR="00E50253" w:rsidRPr="000D7E07" w:rsidTr="000D7E07">
        <w:tc>
          <w:tcPr>
            <w:tcW w:w="9061" w:type="dxa"/>
          </w:tcPr>
          <w:p w:rsidR="00E50253" w:rsidRPr="000D7E07" w:rsidRDefault="00E50253" w:rsidP="000D7E07">
            <w:pPr>
              <w:pStyle w:val="Legenda"/>
            </w:pPr>
            <w:bookmarkStart w:id="211" w:name="_Toc484364720"/>
            <w:r w:rsidRPr="000D7E07">
              <w:t xml:space="preserve">Figura </w:t>
            </w:r>
            <w:fldSimple w:instr=" SEQ Figura \* ARABIC ">
              <w:r w:rsidR="00982022">
                <w:rPr>
                  <w:noProof/>
                </w:rPr>
                <w:t>36</w:t>
              </w:r>
            </w:fldSimple>
            <w:r w:rsidRPr="000D7E07">
              <w:t xml:space="preserve"> – </w:t>
            </w:r>
            <w:r w:rsidRPr="000D7E07">
              <w:rPr>
                <w:i/>
              </w:rPr>
              <w:t>Layout</w:t>
            </w:r>
            <w:r w:rsidRPr="000D7E07">
              <w:t xml:space="preserve"> </w:t>
            </w:r>
            <w:proofErr w:type="gramStart"/>
            <w:r w:rsidRPr="000D7E07">
              <w:t xml:space="preserve">da tela </w:t>
            </w:r>
            <w:r w:rsidR="008A1A8C" w:rsidRPr="000D7E07">
              <w:t>lançar</w:t>
            </w:r>
            <w:proofErr w:type="gramEnd"/>
            <w:r w:rsidR="008A1A8C" w:rsidRPr="000D7E07">
              <w:t xml:space="preserve"> receita</w:t>
            </w:r>
            <w:bookmarkEnd w:id="211"/>
          </w:p>
        </w:tc>
      </w:tr>
    </w:tbl>
    <w:p w:rsidR="00E50253" w:rsidRPr="000D7E07" w:rsidRDefault="00E50253" w:rsidP="00E50253">
      <w:pPr>
        <w:spacing w:after="160" w:line="259" w:lineRule="auto"/>
        <w:jc w:val="left"/>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E50253" w:rsidRPr="000D7E07" w:rsidTr="000D7E07">
        <w:tc>
          <w:tcPr>
            <w:tcW w:w="9061" w:type="dxa"/>
          </w:tcPr>
          <w:p w:rsidR="00E50253" w:rsidRPr="000D7E07" w:rsidRDefault="008A1A8C" w:rsidP="000D7E07">
            <w:pPr>
              <w:keepNext/>
              <w:jc w:val="center"/>
              <w:rPr>
                <w:rFonts w:cs="Arial"/>
              </w:rPr>
            </w:pPr>
            <w:r w:rsidRPr="000D7E07">
              <w:rPr>
                <w:noProof/>
                <w:lang w:eastAsia="pt-BR"/>
              </w:rPr>
              <w:drawing>
                <wp:inline distT="0" distB="0" distL="0" distR="0">
                  <wp:extent cx="1786255" cy="3041015"/>
                  <wp:effectExtent l="0" t="0" r="4445" b="6985"/>
                  <wp:docPr id="41" name="Imagem 41" descr="C:\Users\veron\AppData\Local\Microsoft\Windows\INetCache\Content.Word\telaCategoriaDespe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veron\AppData\Local\Microsoft\Windows\INetCache\Content.Word\telaCategoriaDespesa.jpg"/>
                          <pic:cNvPicPr>
                            <a:picLocks noChangeAspect="1" noChangeArrowheads="1"/>
                          </pic:cNvPicPr>
                        </pic:nvPicPr>
                        <pic:blipFill>
                          <a:blip r:embed="rId4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86255" cy="3041015"/>
                          </a:xfrm>
                          <a:prstGeom prst="rect">
                            <a:avLst/>
                          </a:prstGeom>
                          <a:noFill/>
                          <a:ln>
                            <a:noFill/>
                          </a:ln>
                        </pic:spPr>
                      </pic:pic>
                    </a:graphicData>
                  </a:graphic>
                </wp:inline>
              </w:drawing>
            </w:r>
          </w:p>
        </w:tc>
      </w:tr>
      <w:tr w:rsidR="00E50253" w:rsidRPr="000D7E07" w:rsidTr="000D7E07">
        <w:tc>
          <w:tcPr>
            <w:tcW w:w="9061" w:type="dxa"/>
          </w:tcPr>
          <w:p w:rsidR="00E50253" w:rsidRPr="000D7E07" w:rsidRDefault="00E50253" w:rsidP="000D7E07">
            <w:pPr>
              <w:pStyle w:val="Legenda"/>
            </w:pPr>
            <w:bookmarkStart w:id="212" w:name="_Toc484364721"/>
            <w:r w:rsidRPr="000D7E07">
              <w:t xml:space="preserve">Figura </w:t>
            </w:r>
            <w:fldSimple w:instr=" SEQ Figura \* ARABIC ">
              <w:r w:rsidR="00982022">
                <w:rPr>
                  <w:noProof/>
                </w:rPr>
                <w:t>37</w:t>
              </w:r>
            </w:fldSimple>
            <w:r w:rsidRPr="000D7E07">
              <w:t xml:space="preserve"> – </w:t>
            </w:r>
            <w:r w:rsidRPr="000D7E07">
              <w:rPr>
                <w:i/>
              </w:rPr>
              <w:t>Layout</w:t>
            </w:r>
            <w:r w:rsidR="008A1A8C" w:rsidRPr="000D7E07">
              <w:t xml:space="preserve"> da tela despesa</w:t>
            </w:r>
            <w:bookmarkEnd w:id="212"/>
          </w:p>
        </w:tc>
      </w:tr>
    </w:tbl>
    <w:p w:rsidR="00E50253" w:rsidRPr="000D7E07" w:rsidRDefault="00E50253" w:rsidP="00E50253">
      <w:pPr>
        <w:spacing w:after="160" w:line="259" w:lineRule="auto"/>
        <w:jc w:val="left"/>
      </w:pPr>
      <w:r w:rsidRPr="000D7E07">
        <w:br w:type="page"/>
      </w:r>
    </w:p>
    <w:p w:rsidR="00E50253" w:rsidRPr="000D7E07" w:rsidRDefault="00E50253" w:rsidP="00E50253">
      <w:pPr>
        <w:spacing w:after="160" w:line="259" w:lineRule="auto"/>
        <w:jc w:val="left"/>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E50253" w:rsidRPr="000D7E07" w:rsidTr="000D7E07">
        <w:tc>
          <w:tcPr>
            <w:tcW w:w="9061" w:type="dxa"/>
          </w:tcPr>
          <w:p w:rsidR="00E50253" w:rsidRPr="000D7E07" w:rsidRDefault="008A1A8C" w:rsidP="000D7E07">
            <w:pPr>
              <w:keepNext/>
              <w:jc w:val="center"/>
              <w:rPr>
                <w:rFonts w:cs="Arial"/>
              </w:rPr>
            </w:pPr>
            <w:commentRangeStart w:id="213"/>
            <w:r w:rsidRPr="000D7E07">
              <w:rPr>
                <w:noProof/>
                <w:lang w:eastAsia="pt-BR"/>
              </w:rPr>
              <w:drawing>
                <wp:inline distT="0" distB="0" distL="0" distR="0">
                  <wp:extent cx="1797050" cy="3041015"/>
                  <wp:effectExtent l="0" t="0" r="0" b="6985"/>
                  <wp:docPr id="42" name="Imagem 42" descr="C:\Users\veron\AppData\Local\Microsoft\Windows\INetCache\Content.Word\consultarSal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veron\AppData\Local\Microsoft\Windows\INetCache\Content.Word\consultarSaldo.jpg"/>
                          <pic:cNvPicPr>
                            <a:picLocks noChangeAspect="1" noChangeArrowheads="1"/>
                          </pic:cNvPicPr>
                        </pic:nvPicPr>
                        <pic:blipFill>
                          <a:blip r:embed="rId5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97050" cy="3041015"/>
                          </a:xfrm>
                          <a:prstGeom prst="rect">
                            <a:avLst/>
                          </a:prstGeom>
                          <a:noFill/>
                          <a:ln>
                            <a:noFill/>
                          </a:ln>
                        </pic:spPr>
                      </pic:pic>
                    </a:graphicData>
                  </a:graphic>
                </wp:inline>
              </w:drawing>
            </w:r>
            <w:commentRangeEnd w:id="213"/>
            <w:r w:rsidR="001905A8">
              <w:rPr>
                <w:rStyle w:val="Refdecomentrio"/>
              </w:rPr>
              <w:commentReference w:id="213"/>
            </w:r>
          </w:p>
        </w:tc>
      </w:tr>
      <w:tr w:rsidR="00E50253" w:rsidRPr="000D7E07" w:rsidTr="000D7E07">
        <w:tc>
          <w:tcPr>
            <w:tcW w:w="9061" w:type="dxa"/>
          </w:tcPr>
          <w:p w:rsidR="00E50253" w:rsidRPr="000D7E07" w:rsidRDefault="00E50253" w:rsidP="000D7E07">
            <w:pPr>
              <w:pStyle w:val="Legenda"/>
            </w:pPr>
            <w:bookmarkStart w:id="214" w:name="_Toc484364722"/>
            <w:r w:rsidRPr="000D7E07">
              <w:t xml:space="preserve">Figura </w:t>
            </w:r>
            <w:fldSimple w:instr=" SEQ Figura \* ARABIC ">
              <w:r w:rsidR="00982022">
                <w:rPr>
                  <w:noProof/>
                </w:rPr>
                <w:t>38</w:t>
              </w:r>
            </w:fldSimple>
            <w:r w:rsidRPr="000D7E07">
              <w:t xml:space="preserve"> – </w:t>
            </w:r>
            <w:r w:rsidRPr="000D7E07">
              <w:rPr>
                <w:i/>
              </w:rPr>
              <w:t>Layout</w:t>
            </w:r>
            <w:r w:rsidR="008A1A8C" w:rsidRPr="000D7E07">
              <w:t xml:space="preserve"> consultar saldo</w:t>
            </w:r>
            <w:bookmarkEnd w:id="214"/>
          </w:p>
        </w:tc>
      </w:tr>
    </w:tbl>
    <w:p w:rsidR="00E50253" w:rsidRPr="000D7E07" w:rsidRDefault="00E50253" w:rsidP="00E50253">
      <w:pPr>
        <w:spacing w:after="160" w:line="259" w:lineRule="auto"/>
        <w:jc w:val="left"/>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E50253" w:rsidRPr="000D7E07" w:rsidTr="000D7E07">
        <w:tc>
          <w:tcPr>
            <w:tcW w:w="9061" w:type="dxa"/>
          </w:tcPr>
          <w:p w:rsidR="00E50253" w:rsidRPr="000D7E07" w:rsidRDefault="008A1A8C" w:rsidP="000D7E07">
            <w:pPr>
              <w:keepNext/>
              <w:jc w:val="center"/>
              <w:rPr>
                <w:rFonts w:cs="Arial"/>
              </w:rPr>
            </w:pPr>
            <w:commentRangeStart w:id="215"/>
            <w:r w:rsidRPr="000D7E07">
              <w:rPr>
                <w:i/>
                <w:noProof/>
                <w:lang w:eastAsia="pt-BR"/>
              </w:rPr>
              <w:drawing>
                <wp:inline distT="0" distB="0" distL="0" distR="0">
                  <wp:extent cx="1807845" cy="3041015"/>
                  <wp:effectExtent l="0" t="0" r="1905" b="6985"/>
                  <wp:docPr id="47" name="Imagem 47" descr="C:\Users\veron\AppData\Local\Microsoft\Windows\INetCache\Content.Word\gerarGraf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veron\AppData\Local\Microsoft\Windows\INetCache\Content.Word\gerarGrafico.jpg"/>
                          <pic:cNvPicPr>
                            <a:picLocks noChangeAspect="1" noChangeArrowheads="1"/>
                          </pic:cNvPicPr>
                        </pic:nvPicPr>
                        <pic:blipFill>
                          <a:blip r:embed="rId5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07845" cy="3041015"/>
                          </a:xfrm>
                          <a:prstGeom prst="rect">
                            <a:avLst/>
                          </a:prstGeom>
                          <a:noFill/>
                          <a:ln>
                            <a:noFill/>
                          </a:ln>
                        </pic:spPr>
                      </pic:pic>
                    </a:graphicData>
                  </a:graphic>
                </wp:inline>
              </w:drawing>
            </w:r>
            <w:commentRangeEnd w:id="215"/>
            <w:r w:rsidR="008745E3">
              <w:rPr>
                <w:rStyle w:val="Refdecomentrio"/>
              </w:rPr>
              <w:commentReference w:id="215"/>
            </w:r>
          </w:p>
        </w:tc>
      </w:tr>
      <w:tr w:rsidR="00E50253" w:rsidRPr="000D7E07" w:rsidTr="000D7E07">
        <w:tc>
          <w:tcPr>
            <w:tcW w:w="9061" w:type="dxa"/>
          </w:tcPr>
          <w:p w:rsidR="00E50253" w:rsidRPr="000D7E07" w:rsidRDefault="00E50253" w:rsidP="000D7E07">
            <w:pPr>
              <w:pStyle w:val="Legenda"/>
            </w:pPr>
            <w:bookmarkStart w:id="216" w:name="_Toc484364723"/>
            <w:r w:rsidRPr="000D7E07">
              <w:t xml:space="preserve">Figura </w:t>
            </w:r>
            <w:fldSimple w:instr=" SEQ Figura \* ARABIC ">
              <w:r w:rsidR="00982022">
                <w:rPr>
                  <w:noProof/>
                </w:rPr>
                <w:t>39</w:t>
              </w:r>
            </w:fldSimple>
            <w:r w:rsidRPr="000D7E07">
              <w:t xml:space="preserve"> – </w:t>
            </w:r>
            <w:r w:rsidRPr="000D7E07">
              <w:rPr>
                <w:i/>
              </w:rPr>
              <w:t>Layout</w:t>
            </w:r>
            <w:r w:rsidR="008A1A8C" w:rsidRPr="000D7E07">
              <w:t xml:space="preserve"> gerar gráfico</w:t>
            </w:r>
            <w:bookmarkEnd w:id="216"/>
          </w:p>
        </w:tc>
      </w:tr>
    </w:tbl>
    <w:p w:rsidR="00E50253" w:rsidRPr="000D7E07" w:rsidRDefault="00E50253" w:rsidP="00E50253">
      <w:pPr>
        <w:spacing w:after="160" w:line="259" w:lineRule="auto"/>
        <w:jc w:val="left"/>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E50253" w:rsidRPr="000D7E07" w:rsidTr="000D7E07">
        <w:tc>
          <w:tcPr>
            <w:tcW w:w="9061" w:type="dxa"/>
          </w:tcPr>
          <w:p w:rsidR="00E50253" w:rsidRPr="000D7E07" w:rsidRDefault="008A1A8C" w:rsidP="000D7E07">
            <w:pPr>
              <w:keepNext/>
              <w:jc w:val="center"/>
              <w:rPr>
                <w:rFonts w:cs="Arial"/>
              </w:rPr>
            </w:pPr>
            <w:commentRangeStart w:id="217"/>
            <w:r w:rsidRPr="000D7E07">
              <w:rPr>
                <w:i/>
                <w:noProof/>
                <w:lang w:eastAsia="pt-BR"/>
              </w:rPr>
              <w:lastRenderedPageBreak/>
              <w:drawing>
                <wp:inline distT="0" distB="0" distL="0" distR="0">
                  <wp:extent cx="1807845" cy="3041015"/>
                  <wp:effectExtent l="0" t="0" r="1905" b="6985"/>
                  <wp:docPr id="46" name="Imagem 46" descr="C:\Users\veron\AppData\Local\Microsoft\Windows\INetCache\Content.Word\gerarGraf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veron\AppData\Local\Microsoft\Windows\INetCache\Content.Word\gerarGrafico.jpg"/>
                          <pic:cNvPicPr>
                            <a:picLocks noChangeAspect="1" noChangeArrowheads="1"/>
                          </pic:cNvPicPr>
                        </pic:nvPicPr>
                        <pic:blipFill>
                          <a:blip r:embed="rId5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07845" cy="3041015"/>
                          </a:xfrm>
                          <a:prstGeom prst="rect">
                            <a:avLst/>
                          </a:prstGeom>
                          <a:noFill/>
                          <a:ln>
                            <a:noFill/>
                          </a:ln>
                        </pic:spPr>
                      </pic:pic>
                    </a:graphicData>
                  </a:graphic>
                </wp:inline>
              </w:drawing>
            </w:r>
            <w:commentRangeEnd w:id="217"/>
            <w:r w:rsidR="00D50728">
              <w:rPr>
                <w:rStyle w:val="Refdecomentrio"/>
              </w:rPr>
              <w:commentReference w:id="217"/>
            </w:r>
          </w:p>
        </w:tc>
      </w:tr>
      <w:tr w:rsidR="00E50253" w:rsidRPr="000D7E07" w:rsidTr="000D7E07">
        <w:tc>
          <w:tcPr>
            <w:tcW w:w="9061" w:type="dxa"/>
          </w:tcPr>
          <w:p w:rsidR="00E50253" w:rsidRPr="000D7E07" w:rsidRDefault="00E50253" w:rsidP="000D7E07">
            <w:pPr>
              <w:pStyle w:val="Legenda"/>
            </w:pPr>
            <w:bookmarkStart w:id="218" w:name="_Toc484364724"/>
            <w:r w:rsidRPr="000D7E07">
              <w:t xml:space="preserve">Figura </w:t>
            </w:r>
            <w:fldSimple w:instr=" SEQ Figura \* ARABIC ">
              <w:r w:rsidR="00982022">
                <w:rPr>
                  <w:noProof/>
                </w:rPr>
                <w:t>40</w:t>
              </w:r>
            </w:fldSimple>
            <w:r w:rsidRPr="000D7E07">
              <w:t xml:space="preserve"> – </w:t>
            </w:r>
            <w:r w:rsidRPr="000D7E07">
              <w:rPr>
                <w:i/>
              </w:rPr>
              <w:t>Layout</w:t>
            </w:r>
            <w:r w:rsidR="008A1A8C" w:rsidRPr="000D7E07">
              <w:t xml:space="preserve"> gerar gráfico da forma de pagamento</w:t>
            </w:r>
            <w:bookmarkEnd w:id="218"/>
          </w:p>
        </w:tc>
      </w:tr>
    </w:tbl>
    <w:p w:rsidR="00E50253" w:rsidRPr="000D7E07" w:rsidRDefault="00E50253" w:rsidP="00E50253">
      <w:pPr>
        <w:spacing w:after="160" w:line="259" w:lineRule="auto"/>
        <w:jc w:val="left"/>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61"/>
      </w:tblGrid>
      <w:tr w:rsidR="00E50253" w:rsidRPr="000D7E07" w:rsidTr="000D7E07">
        <w:tc>
          <w:tcPr>
            <w:tcW w:w="9061" w:type="dxa"/>
          </w:tcPr>
          <w:p w:rsidR="00E50253" w:rsidRPr="000D7E07" w:rsidRDefault="008A1A8C" w:rsidP="000D7E07">
            <w:pPr>
              <w:keepNext/>
              <w:jc w:val="center"/>
              <w:rPr>
                <w:rFonts w:cs="Arial"/>
              </w:rPr>
            </w:pPr>
            <w:r w:rsidRPr="000D7E07">
              <w:rPr>
                <w:i/>
                <w:noProof/>
                <w:lang w:eastAsia="pt-BR"/>
              </w:rPr>
              <w:drawing>
                <wp:inline distT="0" distB="0" distL="0" distR="0">
                  <wp:extent cx="1797050" cy="3009265"/>
                  <wp:effectExtent l="0" t="0" r="0" b="635"/>
                  <wp:docPr id="43" name="Imagem 43" descr="C:\Users\veron\AppData\Local\Microsoft\Windows\INetCache\Content.Word\notificaçã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veron\AppData\Local\Microsoft\Windows\INetCache\Content.Word\notificação.jpg"/>
                          <pic:cNvPicPr>
                            <a:picLocks noChangeAspect="1" noChangeArrowheads="1"/>
                          </pic:cNvPicPr>
                        </pic:nvPicPr>
                        <pic:blipFill>
                          <a:blip r:embed="rId5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97050" cy="3009265"/>
                          </a:xfrm>
                          <a:prstGeom prst="rect">
                            <a:avLst/>
                          </a:prstGeom>
                          <a:noFill/>
                          <a:ln>
                            <a:noFill/>
                          </a:ln>
                        </pic:spPr>
                      </pic:pic>
                    </a:graphicData>
                  </a:graphic>
                </wp:inline>
              </w:drawing>
            </w:r>
          </w:p>
        </w:tc>
      </w:tr>
      <w:tr w:rsidR="00E50253" w:rsidRPr="00EF50BF" w:rsidTr="000D7E07">
        <w:tc>
          <w:tcPr>
            <w:tcW w:w="9061" w:type="dxa"/>
          </w:tcPr>
          <w:p w:rsidR="00E50253" w:rsidRPr="00D210D8" w:rsidRDefault="00E50253" w:rsidP="000D7E07">
            <w:pPr>
              <w:pStyle w:val="Legenda"/>
            </w:pPr>
            <w:bookmarkStart w:id="219" w:name="_Ref484360807"/>
            <w:bookmarkStart w:id="220" w:name="_Toc484364725"/>
            <w:r w:rsidRPr="000D7E07">
              <w:t xml:space="preserve">Figura </w:t>
            </w:r>
            <w:fldSimple w:instr=" SEQ Figura \* ARABIC ">
              <w:r w:rsidR="00982022">
                <w:rPr>
                  <w:noProof/>
                </w:rPr>
                <w:t>41</w:t>
              </w:r>
            </w:fldSimple>
            <w:bookmarkEnd w:id="219"/>
            <w:r w:rsidRPr="000D7E07">
              <w:t xml:space="preserve"> – </w:t>
            </w:r>
            <w:r w:rsidRPr="000D7E07">
              <w:rPr>
                <w:i/>
              </w:rPr>
              <w:t>Layout</w:t>
            </w:r>
            <w:r w:rsidR="008A1A8C" w:rsidRPr="000D7E07">
              <w:rPr>
                <w:i/>
              </w:rPr>
              <w:t xml:space="preserve"> realizar notificações</w:t>
            </w:r>
            <w:bookmarkEnd w:id="220"/>
          </w:p>
        </w:tc>
      </w:tr>
    </w:tbl>
    <w:p w:rsidR="00E50253" w:rsidRDefault="00E50253">
      <w:pPr>
        <w:spacing w:after="160" w:line="259" w:lineRule="auto"/>
        <w:jc w:val="left"/>
      </w:pPr>
      <w:r>
        <w:br w:type="page"/>
      </w:r>
    </w:p>
    <w:bookmarkStart w:id="221" w:name="_Toc462807429" w:displacedByCustomXml="next"/>
    <w:bookmarkEnd w:id="221" w:displacedByCustomXml="next"/>
    <w:sdt>
      <w:sdtPr>
        <w:rPr>
          <w:b w:val="0"/>
          <w:sz w:val="24"/>
        </w:rPr>
        <w:id w:val="320406406"/>
        <w:docPartObj>
          <w:docPartGallery w:val="Bibliographies"/>
          <w:docPartUnique/>
        </w:docPartObj>
      </w:sdtPr>
      <w:sdtEndPr>
        <w:rPr>
          <w:rFonts w:cs="Arial"/>
        </w:rPr>
      </w:sdtEndPr>
      <w:sdtContent>
        <w:p w:rsidR="00106576" w:rsidRPr="00666318" w:rsidRDefault="00106576" w:rsidP="00666318">
          <w:pPr>
            <w:pStyle w:val="Ttulo1semnumerao"/>
          </w:pPr>
          <w:r w:rsidRPr="00666318">
            <w:t>BIBLIOGRAFIA</w:t>
          </w:r>
        </w:p>
        <w:p w:rsidR="00106576" w:rsidRPr="00EF50BF" w:rsidRDefault="00106576" w:rsidP="00F04734">
          <w:pPr>
            <w:pStyle w:val="Ttulo1semnumerao"/>
            <w:spacing w:line="240" w:lineRule="auto"/>
            <w:rPr>
              <w:rFonts w:cs="Arial"/>
            </w:rPr>
          </w:pPr>
        </w:p>
        <w:sdt>
          <w:sdtPr>
            <w:rPr>
              <w:rFonts w:cs="Arial"/>
            </w:rPr>
            <w:id w:val="111145805"/>
            <w:bibliography/>
          </w:sdtPr>
          <w:sdtContent>
            <w:p w:rsidR="00982022" w:rsidRDefault="00726926" w:rsidP="00982022">
              <w:pPr>
                <w:pStyle w:val="Bibliografia"/>
                <w:rPr>
                  <w:noProof/>
                </w:rPr>
              </w:pPr>
              <w:r w:rsidRPr="00726926">
                <w:rPr>
                  <w:rFonts w:cs="Arial"/>
                </w:rPr>
                <w:fldChar w:fldCharType="begin"/>
              </w:r>
              <w:r w:rsidR="00106576" w:rsidRPr="00EF50BF">
                <w:rPr>
                  <w:rFonts w:cs="Arial"/>
                </w:rPr>
                <w:instrText>BIBLIOGRAPHY</w:instrText>
              </w:r>
              <w:r w:rsidRPr="00726926">
                <w:rPr>
                  <w:rFonts w:cs="Arial"/>
                </w:rPr>
                <w:fldChar w:fldCharType="separate"/>
              </w:r>
              <w:r w:rsidR="00982022">
                <w:rPr>
                  <w:noProof/>
                </w:rPr>
                <w:t xml:space="preserve">BCB - BANCO CENTRAL DO BRASIL. </w:t>
              </w:r>
              <w:r w:rsidR="00982022">
                <w:rPr>
                  <w:b/>
                  <w:bCs/>
                  <w:noProof/>
                </w:rPr>
                <w:t>Glossário Simplificado de Termos Financeiros</w:t>
              </w:r>
              <w:r w:rsidR="00982022">
                <w:rPr>
                  <w:noProof/>
                </w:rPr>
                <w:t>, 2013a. Disponivel em: &lt;http://www.bcb.gov.br/pre/pef/port/glossario_cidadania_financeira.pdf&gt;. Acesso em: 13 set. 2016.</w:t>
              </w:r>
            </w:p>
            <w:p w:rsidR="00982022" w:rsidRPr="00982022" w:rsidRDefault="00982022" w:rsidP="00982022"/>
            <w:p w:rsidR="00982022" w:rsidRDefault="00982022" w:rsidP="00982022">
              <w:pPr>
                <w:pStyle w:val="Bibliografia"/>
                <w:rPr>
                  <w:noProof/>
                </w:rPr>
              </w:pPr>
              <w:r>
                <w:rPr>
                  <w:noProof/>
                </w:rPr>
                <w:t xml:space="preserve">BCB - BANCO CENTRAL DO BRASIL. Orçamento Pessoal. </w:t>
              </w:r>
              <w:r>
                <w:rPr>
                  <w:b/>
                  <w:bCs/>
                  <w:noProof/>
                </w:rPr>
                <w:t>Caderno de Educação Financeira Gestão de Finanças Pessoais (Conteúdo Básico)</w:t>
              </w:r>
              <w:r>
                <w:rPr>
                  <w:noProof/>
                </w:rPr>
                <w:t>, 2013b. Disponivel em: &lt;https://www.bcb.gov.br/pre/pef/port/caderno_cidadania_financeira.pdf&gt;. Acesso em: 13 jun. 2016.</w:t>
              </w:r>
            </w:p>
            <w:p w:rsidR="00982022" w:rsidRDefault="00982022" w:rsidP="00982022">
              <w:pPr>
                <w:pStyle w:val="Bibliografia"/>
                <w:rPr>
                  <w:noProof/>
                </w:rPr>
              </w:pPr>
            </w:p>
            <w:p w:rsidR="00982022" w:rsidRDefault="00982022" w:rsidP="00982022">
              <w:pPr>
                <w:pStyle w:val="Bibliografia"/>
                <w:rPr>
                  <w:noProof/>
                </w:rPr>
              </w:pPr>
              <w:r>
                <w:rPr>
                  <w:noProof/>
                </w:rPr>
                <w:t xml:space="preserve">BCB - BANCO CENTRAL DO BRASIL. </w:t>
              </w:r>
              <w:r>
                <w:rPr>
                  <w:b/>
                  <w:bCs/>
                  <w:noProof/>
                </w:rPr>
                <w:t>Taxa de câmbio</w:t>
              </w:r>
              <w:r>
                <w:rPr>
                  <w:noProof/>
                </w:rPr>
                <w:t>, set. 2014. Disponivel em: &lt;http://www.bcb.gov.br/pre/bc_atende/port/taxCam.asp#1&gt;. Acesso em: 02 nov. 2016.</w:t>
              </w:r>
            </w:p>
            <w:p w:rsidR="00982022" w:rsidRDefault="00982022" w:rsidP="00982022">
              <w:pPr>
                <w:pStyle w:val="Bibliografia"/>
                <w:rPr>
                  <w:noProof/>
                </w:rPr>
              </w:pPr>
            </w:p>
            <w:p w:rsidR="00982022" w:rsidRDefault="00982022" w:rsidP="00982022">
              <w:pPr>
                <w:pStyle w:val="Bibliografia"/>
                <w:rPr>
                  <w:noProof/>
                </w:rPr>
              </w:pPr>
              <w:r>
                <w:rPr>
                  <w:noProof/>
                </w:rPr>
                <w:t xml:space="preserve">CFA-CRAS - CONSELHOS FEDERAIS E REGIONAIS DE ADMINISTRAÇÃO. </w:t>
              </w:r>
              <w:r>
                <w:rPr>
                  <w:b/>
                  <w:bCs/>
                  <w:noProof/>
                </w:rPr>
                <w:t>Como Cuidar de suas Finanças Pessoais</w:t>
              </w:r>
              <w:r>
                <w:rPr>
                  <w:noProof/>
                </w:rPr>
                <w:t>, 2015. Disponivel em: &lt;http://www.cfa.org.br/servicos/publicacoes/cfa-cartilha-financa-pessoal.pdf&gt;. Acesso em: 13 jun. 2016.</w:t>
              </w:r>
            </w:p>
            <w:p w:rsidR="00982022" w:rsidRDefault="00982022" w:rsidP="00982022">
              <w:pPr>
                <w:pStyle w:val="Bibliografia"/>
                <w:rPr>
                  <w:noProof/>
                </w:rPr>
              </w:pPr>
            </w:p>
            <w:p w:rsidR="00982022" w:rsidRDefault="00982022" w:rsidP="00982022">
              <w:pPr>
                <w:pStyle w:val="Bibliografia"/>
                <w:rPr>
                  <w:noProof/>
                </w:rPr>
              </w:pPr>
              <w:r>
                <w:rPr>
                  <w:noProof/>
                </w:rPr>
                <w:t xml:space="preserve">CFC - CONSELHO FEDERAL DE CONTABILIDADE. </w:t>
              </w:r>
              <w:r>
                <w:rPr>
                  <w:b/>
                  <w:bCs/>
                  <w:noProof/>
                </w:rPr>
                <w:t>Manual de Contabilidade do Sistema CFC/ CRCs</w:t>
              </w:r>
              <w:r>
                <w:rPr>
                  <w:noProof/>
                </w:rPr>
                <w:t>. Brasília: Conselho Federal de Contabilidade, 2009. Disponivel em: &lt;http://portalcfc.org.br/wordpress/wp-content/uploads/2013/01/manual_cont.pdf&gt;. Acesso em: 24 out. 2016.</w:t>
              </w:r>
            </w:p>
            <w:p w:rsidR="00982022" w:rsidRDefault="00982022" w:rsidP="00982022">
              <w:pPr>
                <w:pStyle w:val="Bibliografia"/>
                <w:rPr>
                  <w:noProof/>
                </w:rPr>
              </w:pPr>
            </w:p>
            <w:p w:rsidR="00982022" w:rsidRDefault="00982022" w:rsidP="00982022">
              <w:pPr>
                <w:pStyle w:val="Bibliografia"/>
                <w:rPr>
                  <w:noProof/>
                </w:rPr>
              </w:pPr>
              <w:r>
                <w:rPr>
                  <w:noProof/>
                </w:rPr>
                <w:t xml:space="preserve">CHIARA, M. D. 80% dos brasileiros não controlam suas finanças. </w:t>
              </w:r>
              <w:r>
                <w:rPr>
                  <w:b/>
                  <w:bCs/>
                  <w:noProof/>
                </w:rPr>
                <w:t>O Estado de São Paulo</w:t>
              </w:r>
              <w:r>
                <w:rPr>
                  <w:noProof/>
                </w:rPr>
                <w:t>, 27 jan. 2014. Disponivel em: &lt;http://economia.estadao.com.br/noticias/geral,80-dos-brasileiros-nao-controlam-suas-financas,176437e&gt;. Acesso em: 19 set. 2016.</w:t>
              </w:r>
            </w:p>
            <w:p w:rsidR="00982022" w:rsidRDefault="00982022" w:rsidP="00982022">
              <w:pPr>
                <w:pStyle w:val="Bibliografia"/>
                <w:rPr>
                  <w:noProof/>
                </w:rPr>
              </w:pPr>
            </w:p>
            <w:p w:rsidR="00982022" w:rsidRDefault="00982022" w:rsidP="00982022">
              <w:pPr>
                <w:pStyle w:val="Bibliografia"/>
                <w:rPr>
                  <w:noProof/>
                </w:rPr>
              </w:pPr>
              <w:r>
                <w:rPr>
                  <w:noProof/>
                </w:rPr>
                <w:t xml:space="preserve">CNC - CONFEDERAÇÃO NACIONAL DO COMÉRCIO DE BENS, SERVIÇOS E TURISMO. </w:t>
              </w:r>
              <w:r>
                <w:rPr>
                  <w:b/>
                  <w:bCs/>
                  <w:noProof/>
                </w:rPr>
                <w:t>Percentual de famílias endividadas cai para 60,8% em fevereiro</w:t>
              </w:r>
              <w:r>
                <w:rPr>
                  <w:noProof/>
                </w:rPr>
                <w:t xml:space="preserve">, </w:t>
              </w:r>
              <w:r>
                <w:rPr>
                  <w:noProof/>
                </w:rPr>
                <w:lastRenderedPageBreak/>
                <w:t>2016. Disponivel em: &lt;http://www.cnc.org.br/noticias/economia/percentual-de-familias-endividadas-cai-para-608-em-fevereiro&gt;. Acesso em: 12 jun. 2016</w:t>
              </w:r>
            </w:p>
            <w:p w:rsidR="00982022" w:rsidRDefault="00982022" w:rsidP="00982022">
              <w:pPr>
                <w:pStyle w:val="Bibliografia"/>
                <w:rPr>
                  <w:noProof/>
                </w:rPr>
              </w:pPr>
              <w:r>
                <w:rPr>
                  <w:noProof/>
                </w:rPr>
                <w:t>.</w:t>
              </w:r>
            </w:p>
            <w:p w:rsidR="00982022" w:rsidRDefault="00982022" w:rsidP="00982022">
              <w:pPr>
                <w:pStyle w:val="Bibliografia"/>
                <w:rPr>
                  <w:noProof/>
                </w:rPr>
              </w:pPr>
              <w:r>
                <w:rPr>
                  <w:noProof/>
                </w:rPr>
                <w:t xml:space="preserve">DEITEL, H. M.; DEITEL, P. J. </w:t>
              </w:r>
              <w:r>
                <w:rPr>
                  <w:b/>
                  <w:bCs/>
                  <w:noProof/>
                </w:rPr>
                <w:t>Java:</w:t>
              </w:r>
              <w:r>
                <w:rPr>
                  <w:noProof/>
                </w:rPr>
                <w:t xml:space="preserve"> Como Programar. 4. ed. Porto Alegre: Bookman, </w:t>
              </w:r>
            </w:p>
            <w:p w:rsidR="00982022" w:rsidRDefault="00982022" w:rsidP="00982022">
              <w:pPr>
                <w:pStyle w:val="Bibliografia"/>
                <w:rPr>
                  <w:noProof/>
                </w:rPr>
              </w:pPr>
              <w:r>
                <w:rPr>
                  <w:noProof/>
                </w:rPr>
                <w:t>2003.</w:t>
              </w:r>
            </w:p>
            <w:p w:rsidR="00982022" w:rsidRPr="00982022" w:rsidRDefault="00982022" w:rsidP="00982022"/>
            <w:p w:rsidR="00982022" w:rsidRDefault="00982022" w:rsidP="00982022">
              <w:pPr>
                <w:pStyle w:val="Bibliografia"/>
                <w:rPr>
                  <w:noProof/>
                </w:rPr>
              </w:pPr>
              <w:r>
                <w:rPr>
                  <w:noProof/>
                </w:rPr>
                <w:t xml:space="preserve">GAMMA, E. et al. </w:t>
              </w:r>
              <w:r>
                <w:rPr>
                  <w:b/>
                  <w:bCs/>
                  <w:noProof/>
                </w:rPr>
                <w:t>Padrão de Projeto:</w:t>
              </w:r>
              <w:r>
                <w:rPr>
                  <w:noProof/>
                </w:rPr>
                <w:t xml:space="preserve"> Soluções reutilizáveis de software orientado a objetos. São Paulo: Bookman, 2000.</w:t>
              </w:r>
            </w:p>
            <w:p w:rsidR="00982022" w:rsidRPr="00982022" w:rsidRDefault="00982022" w:rsidP="00982022">
              <w:bookmarkStart w:id="222" w:name="_GoBack"/>
              <w:bookmarkEnd w:id="222"/>
            </w:p>
            <w:p w:rsidR="00982022" w:rsidRDefault="00982022" w:rsidP="00982022">
              <w:pPr>
                <w:pStyle w:val="Bibliografia"/>
                <w:rPr>
                  <w:noProof/>
                </w:rPr>
              </w:pPr>
              <w:r>
                <w:rPr>
                  <w:noProof/>
                </w:rPr>
                <w:t xml:space="preserve">GRÜSSNER, P. M. </w:t>
              </w:r>
              <w:r>
                <w:rPr>
                  <w:b/>
                  <w:bCs/>
                  <w:noProof/>
                </w:rPr>
                <w:t>Administrando as Finanças Pessoais para Criação de Patrimônio</w:t>
              </w:r>
              <w:r>
                <w:rPr>
                  <w:noProof/>
                </w:rPr>
                <w:t>, Porto Alegre, 2007. Disponivel em: &lt;http://www.lume.ufrgs.br/bitstream/handle/10183/6506/000486157.pdf?sequence=1&gt;. Acesso em: 12 jun. 2016.</w:t>
              </w:r>
            </w:p>
            <w:p w:rsidR="00982022" w:rsidRPr="00982022" w:rsidRDefault="00982022" w:rsidP="00982022"/>
            <w:p w:rsidR="00982022" w:rsidRDefault="00982022" w:rsidP="00982022">
              <w:pPr>
                <w:pStyle w:val="Bibliografia"/>
                <w:rPr>
                  <w:noProof/>
                </w:rPr>
              </w:pPr>
              <w:r>
                <w:rPr>
                  <w:noProof/>
                </w:rPr>
                <w:t xml:space="preserve">GUEDES, G. T. A. </w:t>
              </w:r>
              <w:r>
                <w:rPr>
                  <w:b/>
                  <w:bCs/>
                  <w:noProof/>
                </w:rPr>
                <w:t>UML 2 - Uma abordagem prática</w:t>
              </w:r>
              <w:r>
                <w:rPr>
                  <w:noProof/>
                </w:rPr>
                <w:t>. 2. ed. São Paulo: Novatec, 2006.</w:t>
              </w:r>
            </w:p>
            <w:p w:rsidR="00982022" w:rsidRPr="00982022" w:rsidRDefault="00982022" w:rsidP="00982022"/>
            <w:p w:rsidR="00982022" w:rsidRDefault="00982022" w:rsidP="00982022">
              <w:pPr>
                <w:pStyle w:val="Bibliografia"/>
                <w:rPr>
                  <w:noProof/>
                </w:rPr>
              </w:pPr>
              <w:r>
                <w:rPr>
                  <w:noProof/>
                </w:rPr>
                <w:t>NBR ISO/IEC 9126-1. [S.l.]: ABNT, 2003. Projeto 21:101.01-009:2002.</w:t>
              </w:r>
            </w:p>
            <w:p w:rsidR="00982022" w:rsidRPr="00982022" w:rsidRDefault="00982022" w:rsidP="00982022"/>
            <w:p w:rsidR="00982022" w:rsidRDefault="00982022" w:rsidP="00982022">
              <w:pPr>
                <w:pStyle w:val="Bibliografia"/>
                <w:rPr>
                  <w:noProof/>
                </w:rPr>
              </w:pPr>
              <w:r>
                <w:rPr>
                  <w:noProof/>
                </w:rPr>
                <w:t xml:space="preserve">PAULA FILHO, W. D. P. </w:t>
              </w:r>
              <w:r>
                <w:rPr>
                  <w:b/>
                  <w:bCs/>
                  <w:noProof/>
                </w:rPr>
                <w:t>Engenharia de software:</w:t>
              </w:r>
              <w:r>
                <w:rPr>
                  <w:noProof/>
                </w:rPr>
                <w:t xml:space="preserve"> Fundamentos, Métodos e Padrões. 3. ed. Rio de Janeito: LTC, 2003.</w:t>
              </w:r>
            </w:p>
            <w:p w:rsidR="00982022" w:rsidRPr="00982022" w:rsidRDefault="00982022" w:rsidP="00982022"/>
            <w:p w:rsidR="00982022" w:rsidRDefault="00982022" w:rsidP="00982022">
              <w:pPr>
                <w:pStyle w:val="Bibliografia"/>
                <w:rPr>
                  <w:noProof/>
                </w:rPr>
              </w:pPr>
              <w:r>
                <w:rPr>
                  <w:noProof/>
                </w:rPr>
                <w:t xml:space="preserve">PRESSMAN, R. S. </w:t>
              </w:r>
              <w:r>
                <w:rPr>
                  <w:b/>
                  <w:bCs/>
                  <w:noProof/>
                </w:rPr>
                <w:t>Engenharia de Software:</w:t>
              </w:r>
              <w:r>
                <w:rPr>
                  <w:noProof/>
                </w:rPr>
                <w:t xml:space="preserve"> Uma Abordagem Profissional. 7. ed. Porto Alegre: AMGH, 2011.</w:t>
              </w:r>
            </w:p>
            <w:p w:rsidR="00982022" w:rsidRPr="00982022" w:rsidRDefault="00982022" w:rsidP="00982022"/>
            <w:p w:rsidR="00982022" w:rsidRDefault="00982022" w:rsidP="00982022">
              <w:pPr>
                <w:pStyle w:val="Bibliografia"/>
                <w:rPr>
                  <w:noProof/>
                </w:rPr>
              </w:pPr>
              <w:r>
                <w:rPr>
                  <w:noProof/>
                </w:rPr>
                <w:t xml:space="preserve">SOMMERVILLE, I. </w:t>
              </w:r>
              <w:r>
                <w:rPr>
                  <w:b/>
                  <w:bCs/>
                  <w:noProof/>
                </w:rPr>
                <w:t>Engenharia de Software</w:t>
              </w:r>
              <w:r>
                <w:rPr>
                  <w:noProof/>
                </w:rPr>
                <w:t>. 9. ed. São Paulo: Person, 2011.</w:t>
              </w:r>
            </w:p>
            <w:p w:rsidR="00982022" w:rsidRPr="00982022" w:rsidRDefault="00982022" w:rsidP="00982022"/>
            <w:p w:rsidR="00982022" w:rsidRDefault="00982022" w:rsidP="00982022">
              <w:pPr>
                <w:pStyle w:val="Bibliografia"/>
                <w:rPr>
                  <w:noProof/>
                </w:rPr>
              </w:pPr>
              <w:r>
                <w:rPr>
                  <w:noProof/>
                </w:rPr>
                <w:t xml:space="preserve">SPC BRASIL - SERVIÇO DE PROTEÇÃO AO CRÉDITO. </w:t>
              </w:r>
              <w:r>
                <w:rPr>
                  <w:b/>
                  <w:bCs/>
                  <w:noProof/>
                </w:rPr>
                <w:t>Apenas 38% dos brasileiros se sentem seguros para lidarApenas 38% dos brasileiros se sentem seguros para lidar</w:t>
              </w:r>
              <w:r>
                <w:rPr>
                  <w:noProof/>
                </w:rPr>
                <w:t>, 2016. Disponivel em: &lt;https://www.spcbrasil.org.br/imprensa/noticia/1335&gt;. Acesso em: 13 jun. 2016.</w:t>
              </w:r>
            </w:p>
            <w:p w:rsidR="00106576" w:rsidRPr="00EF50BF" w:rsidRDefault="00726926" w:rsidP="00982022">
              <w:pPr>
                <w:pStyle w:val="Referncia"/>
                <w:rPr>
                  <w:rFonts w:cs="Arial"/>
                </w:rPr>
              </w:pPr>
              <w:r w:rsidRPr="00EF50BF">
                <w:rPr>
                  <w:rFonts w:cs="Arial"/>
                  <w:b/>
                  <w:bCs/>
                </w:rPr>
                <w:fldChar w:fldCharType="end"/>
              </w:r>
            </w:p>
          </w:sdtContent>
        </w:sdt>
      </w:sdtContent>
    </w:sdt>
    <w:p w:rsidR="00B8384F" w:rsidRDefault="00B8384F" w:rsidP="00613601">
      <w:pPr>
        <w:rPr>
          <w:rFonts w:cs="Arial"/>
        </w:rPr>
      </w:pPr>
    </w:p>
    <w:p w:rsidR="00480C45" w:rsidRPr="00EF50BF" w:rsidRDefault="00480C45" w:rsidP="00613601">
      <w:pPr>
        <w:rPr>
          <w:rFonts w:cs="Arial"/>
        </w:rPr>
      </w:pPr>
    </w:p>
    <w:sectPr w:rsidR="00480C45" w:rsidRPr="00EF50BF" w:rsidSect="00277AC2">
      <w:pgSz w:w="11906" w:h="16838" w:code="9"/>
      <w:pgMar w:top="1701" w:right="1701" w:bottom="1134" w:left="1134" w:header="709" w:footer="709"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Silvia Helena" w:date="2017-06-21T20:24:00Z" w:initials="SH">
    <w:p w:rsidR="00501FF2" w:rsidRDefault="00501FF2">
      <w:pPr>
        <w:pStyle w:val="Textodecomentrio"/>
      </w:pPr>
      <w:r>
        <w:rPr>
          <w:rStyle w:val="Refdecomentrio"/>
        </w:rPr>
        <w:annotationRef/>
      </w:r>
      <w:r>
        <w:t>Muitos erros no banco de dados.</w:t>
      </w:r>
    </w:p>
    <w:p w:rsidR="00501FF2" w:rsidRDefault="00501FF2">
      <w:pPr>
        <w:pStyle w:val="Textodecomentrio"/>
      </w:pPr>
    </w:p>
    <w:p w:rsidR="00501FF2" w:rsidRDefault="00501FF2">
      <w:pPr>
        <w:pStyle w:val="Textodecomentrio"/>
      </w:pPr>
      <w:r>
        <w:t>Isso é muito serio</w:t>
      </w:r>
    </w:p>
    <w:p w:rsidR="00501FF2" w:rsidRDefault="00501FF2">
      <w:pPr>
        <w:pStyle w:val="Textodecomentrio"/>
      </w:pPr>
      <w:r>
        <w:t xml:space="preserve">Considerando que será a primeira coisa que provavelmente </w:t>
      </w:r>
      <w:proofErr w:type="spellStart"/>
      <w:r>
        <w:t>farao</w:t>
      </w:r>
      <w:proofErr w:type="spellEnd"/>
      <w:r>
        <w:t xml:space="preserve"> na hora de </w:t>
      </w:r>
      <w:proofErr w:type="gramStart"/>
      <w:r>
        <w:t>implementar</w:t>
      </w:r>
      <w:proofErr w:type="gramEnd"/>
    </w:p>
    <w:p w:rsidR="00501FF2" w:rsidRDefault="00501FF2">
      <w:pPr>
        <w:pStyle w:val="Textodecomentrio"/>
      </w:pPr>
    </w:p>
    <w:p w:rsidR="00BB62F1" w:rsidRDefault="00BB62F1">
      <w:pPr>
        <w:pStyle w:val="Textodecomentrio"/>
      </w:pPr>
      <w:r>
        <w:t xml:space="preserve">Analisar </w:t>
      </w:r>
      <w:proofErr w:type="spellStart"/>
      <w:r>
        <w:t>tbm</w:t>
      </w:r>
      <w:proofErr w:type="spellEnd"/>
      <w:r>
        <w:t xml:space="preserve"> as classes</w:t>
      </w:r>
    </w:p>
  </w:comment>
  <w:comment w:id="2" w:author="Silvia Helena" w:date="2017-06-21T17:45:00Z" w:initials="SH">
    <w:p w:rsidR="00B714DB" w:rsidRDefault="00B714DB">
      <w:pPr>
        <w:pStyle w:val="Textodecomentrio"/>
      </w:pPr>
      <w:r>
        <w:rPr>
          <w:rStyle w:val="Refdecomentrio"/>
        </w:rPr>
        <w:annotationRef/>
      </w:r>
      <w:r>
        <w:t>Utilizar recurso de quebra de pagina</w:t>
      </w:r>
    </w:p>
  </w:comment>
  <w:comment w:id="5" w:author="Silvia Helena" w:date="2017-06-21T17:45:00Z" w:initials="SH">
    <w:p w:rsidR="00B714DB" w:rsidRDefault="00B714DB">
      <w:pPr>
        <w:pStyle w:val="Textodecomentrio"/>
      </w:pPr>
      <w:r>
        <w:rPr>
          <w:rStyle w:val="Refdecomentrio"/>
        </w:rPr>
        <w:annotationRef/>
      </w:r>
      <w:r>
        <w:t xml:space="preserve">Espero que o fato de não </w:t>
      </w:r>
      <w:proofErr w:type="gramStart"/>
      <w:r>
        <w:t>ter</w:t>
      </w:r>
      <w:proofErr w:type="gramEnd"/>
      <w:r>
        <w:t xml:space="preserve"> ajudado a fazer os diagramas não te atrapalhe na prova.</w:t>
      </w:r>
    </w:p>
    <w:p w:rsidR="00B714DB" w:rsidRDefault="00B714DB">
      <w:pPr>
        <w:pStyle w:val="Textodecomentrio"/>
      </w:pPr>
      <w:r>
        <w:t>Era uma maneira de estudo</w:t>
      </w:r>
    </w:p>
  </w:comment>
  <w:comment w:id="65" w:author="Silvia Helena" w:date="2017-06-21T18:54:00Z" w:initials="SH">
    <w:p w:rsidR="00B714DB" w:rsidRDefault="00B714DB">
      <w:pPr>
        <w:pStyle w:val="Textodecomentrio"/>
      </w:pPr>
      <w:r>
        <w:rPr>
          <w:rStyle w:val="Refdecomentrio"/>
        </w:rPr>
        <w:annotationRef/>
      </w:r>
      <w:r>
        <w:t>No lançamento deve ser armazenado qual valor de moeda?</w:t>
      </w:r>
    </w:p>
    <w:p w:rsidR="00B714DB" w:rsidRDefault="00B714DB">
      <w:pPr>
        <w:pStyle w:val="Textodecomentrio"/>
      </w:pPr>
      <w:r>
        <w:t>A que foi lançada ou a convertida</w:t>
      </w:r>
      <w:proofErr w:type="gramStart"/>
      <w:r>
        <w:t>??</w:t>
      </w:r>
      <w:proofErr w:type="gramEnd"/>
    </w:p>
  </w:comment>
  <w:comment w:id="66" w:author="Silvia Helena" w:date="2017-06-21T17:51:00Z" w:initials="SH">
    <w:p w:rsidR="00B714DB" w:rsidRDefault="00B714DB">
      <w:pPr>
        <w:pStyle w:val="Textodecomentrio"/>
      </w:pPr>
      <w:r>
        <w:rPr>
          <w:rStyle w:val="Refdecomentrio"/>
        </w:rPr>
        <w:annotationRef/>
      </w:r>
      <w:r>
        <w:t>Este requisito esta tratando a questão da receita</w:t>
      </w:r>
    </w:p>
  </w:comment>
  <w:comment w:id="70" w:author="Silvia Helena" w:date="2017-06-21T17:56:00Z" w:initials="SH">
    <w:p w:rsidR="00B714DB" w:rsidRDefault="00B714DB">
      <w:pPr>
        <w:pStyle w:val="Textodecomentrio"/>
      </w:pPr>
      <w:r>
        <w:rPr>
          <w:rStyle w:val="Refdecomentrio"/>
        </w:rPr>
        <w:annotationRef/>
      </w:r>
      <w:r>
        <w:t>Precisa incluir a moeda somente quando tiver a opção de repetição ou em todos os lançamentos de receita?</w:t>
      </w:r>
    </w:p>
  </w:comment>
  <w:comment w:id="71" w:author="Silvia Helena" w:date="2017-06-21T17:57:00Z" w:initials="SH">
    <w:p w:rsidR="00B714DB" w:rsidRDefault="00B714DB">
      <w:pPr>
        <w:pStyle w:val="Textodecomentrio"/>
      </w:pPr>
      <w:r>
        <w:rPr>
          <w:rStyle w:val="Refdecomentrio"/>
        </w:rPr>
        <w:annotationRef/>
      </w:r>
      <w:r>
        <w:t>Esse requisito não descreve as mesmas regras do requisito anterior 4.8?</w:t>
      </w:r>
    </w:p>
  </w:comment>
  <w:comment w:id="72" w:author="Silvia Helena" w:date="2017-06-21T17:58:00Z" w:initials="SH">
    <w:p w:rsidR="00B714DB" w:rsidRDefault="00B714DB">
      <w:pPr>
        <w:pStyle w:val="Textodecomentrio"/>
      </w:pPr>
      <w:r>
        <w:rPr>
          <w:rStyle w:val="Refdecomentrio"/>
        </w:rPr>
        <w:annotationRef/>
      </w:r>
      <w:r>
        <w:t>Mesmas considerações do requisito  anteiror</w:t>
      </w:r>
    </w:p>
  </w:comment>
  <w:comment w:id="73" w:author="Silvia Helena" w:date="2017-06-21T18:52:00Z" w:initials="SH">
    <w:p w:rsidR="00B714DB" w:rsidRDefault="00B714DB">
      <w:pPr>
        <w:pStyle w:val="Textodecomentrio"/>
      </w:pPr>
      <w:r>
        <w:rPr>
          <w:rStyle w:val="Refdecomentrio"/>
        </w:rPr>
        <w:annotationRef/>
      </w:r>
      <w:r>
        <w:t>Para?</w:t>
      </w:r>
    </w:p>
  </w:comment>
  <w:comment w:id="74" w:author="Silvia Helena" w:date="2017-06-21T18:53:00Z" w:initials="SH">
    <w:p w:rsidR="00B714DB" w:rsidRDefault="00B714DB">
      <w:pPr>
        <w:pStyle w:val="Textodecomentrio"/>
      </w:pPr>
      <w:r>
        <w:rPr>
          <w:rStyle w:val="Refdecomentrio"/>
        </w:rPr>
        <w:annotationRef/>
      </w:r>
      <w:r>
        <w:t>Que calculo</w:t>
      </w:r>
      <w:proofErr w:type="gramStart"/>
      <w:r>
        <w:t>??</w:t>
      </w:r>
      <w:proofErr w:type="gramEnd"/>
    </w:p>
  </w:comment>
  <w:comment w:id="89" w:author="Silvia Helena" w:date="2017-06-21T19:22:00Z" w:initials="SH">
    <w:p w:rsidR="00223D1D" w:rsidRDefault="00223D1D">
      <w:pPr>
        <w:pStyle w:val="Textodecomentrio"/>
      </w:pPr>
      <w:r>
        <w:rPr>
          <w:rStyle w:val="Refdecomentrio"/>
        </w:rPr>
        <w:annotationRef/>
      </w:r>
      <w:r>
        <w:t xml:space="preserve">Essa data é equivalente a qual? A </w:t>
      </w:r>
      <w:proofErr w:type="spellStart"/>
      <w:r>
        <w:t>dolancamento</w:t>
      </w:r>
      <w:proofErr w:type="spellEnd"/>
      <w:r>
        <w:t>?</w:t>
      </w:r>
    </w:p>
  </w:comment>
  <w:comment w:id="95" w:author="Silvia Helena" w:date="2017-06-21T19:24:00Z" w:initials="SH">
    <w:p w:rsidR="00940A0F" w:rsidRDefault="00940A0F">
      <w:pPr>
        <w:pStyle w:val="Textodecomentrio"/>
      </w:pPr>
      <w:r>
        <w:rPr>
          <w:rStyle w:val="Refdecomentrio"/>
        </w:rPr>
        <w:annotationRef/>
      </w:r>
      <w:r>
        <w:t>Previsto o que</w:t>
      </w:r>
      <w:proofErr w:type="gramStart"/>
      <w:r>
        <w:t>??</w:t>
      </w:r>
      <w:proofErr w:type="gramEnd"/>
    </w:p>
    <w:p w:rsidR="00940A0F" w:rsidRDefault="00940A0F">
      <w:pPr>
        <w:pStyle w:val="Textodecomentrio"/>
      </w:pPr>
      <w:r>
        <w:t>Ou previsto onde</w:t>
      </w:r>
      <w:proofErr w:type="gramStart"/>
      <w:r>
        <w:t>???</w:t>
      </w:r>
      <w:proofErr w:type="gramEnd"/>
    </w:p>
  </w:comment>
  <w:comment w:id="96" w:author="Silvia Helena" w:date="2017-06-21T19:25:00Z" w:initials="SH">
    <w:p w:rsidR="00940A0F" w:rsidRDefault="00940A0F">
      <w:pPr>
        <w:pStyle w:val="Textodecomentrio"/>
      </w:pPr>
      <w:r>
        <w:rPr>
          <w:rStyle w:val="Refdecomentrio"/>
        </w:rPr>
        <w:annotationRef/>
      </w:r>
      <w:proofErr w:type="gramStart"/>
      <w:r>
        <w:t>Se levara</w:t>
      </w:r>
      <w:proofErr w:type="gramEnd"/>
      <w:r>
        <w:t xml:space="preserve"> em consideração isso, </w:t>
      </w:r>
      <w:proofErr w:type="spellStart"/>
      <w:r>
        <w:t>entao</w:t>
      </w:r>
      <w:proofErr w:type="spellEnd"/>
      <w:r>
        <w:t xml:space="preserve"> não é previsto e sim o lançado</w:t>
      </w:r>
    </w:p>
  </w:comment>
  <w:comment w:id="97" w:author="Silvia Helena" w:date="2017-06-21T19:25:00Z" w:initials="SH">
    <w:p w:rsidR="00940A0F" w:rsidRDefault="00940A0F">
      <w:pPr>
        <w:pStyle w:val="Textodecomentrio"/>
      </w:pPr>
      <w:r>
        <w:rPr>
          <w:rStyle w:val="Refdecomentrio"/>
        </w:rPr>
        <w:annotationRef/>
      </w:r>
      <w:r>
        <w:t>O que é isso</w:t>
      </w:r>
      <w:proofErr w:type="gramStart"/>
      <w:r>
        <w:t>??</w:t>
      </w:r>
      <w:proofErr w:type="gramEnd"/>
    </w:p>
  </w:comment>
  <w:comment w:id="98" w:author="Silvia Helena" w:date="2017-06-21T19:26:00Z" w:initials="SH">
    <w:p w:rsidR="003B3FBA" w:rsidRDefault="003B3FBA">
      <w:pPr>
        <w:pStyle w:val="Textodecomentrio"/>
      </w:pPr>
      <w:r>
        <w:rPr>
          <w:rStyle w:val="Refdecomentrio"/>
        </w:rPr>
        <w:annotationRef/>
      </w:r>
      <w:r>
        <w:t>Gráfico de saldo final</w:t>
      </w:r>
      <w:proofErr w:type="gramStart"/>
      <w:r>
        <w:t>??</w:t>
      </w:r>
      <w:proofErr w:type="gramEnd"/>
    </w:p>
    <w:p w:rsidR="003B3FBA" w:rsidRDefault="003B3FBA">
      <w:pPr>
        <w:pStyle w:val="Textodecomentrio"/>
      </w:pPr>
      <w:r>
        <w:t>Como assim</w:t>
      </w:r>
      <w:proofErr w:type="gramStart"/>
      <w:r>
        <w:t>??</w:t>
      </w:r>
      <w:proofErr w:type="gramEnd"/>
    </w:p>
  </w:comment>
  <w:comment w:id="99" w:author="Silvia Helena" w:date="2017-06-21T19:26:00Z" w:initials="SH">
    <w:p w:rsidR="00CC5137" w:rsidRDefault="00CC5137">
      <w:pPr>
        <w:pStyle w:val="Textodecomentrio"/>
      </w:pPr>
      <w:r>
        <w:rPr>
          <w:rStyle w:val="Refdecomentrio"/>
        </w:rPr>
        <w:annotationRef/>
      </w:r>
      <w:r>
        <w:t>Considerando qual data</w:t>
      </w:r>
      <w:proofErr w:type="gramStart"/>
      <w:r>
        <w:t>??</w:t>
      </w:r>
      <w:proofErr w:type="gramEnd"/>
    </w:p>
  </w:comment>
  <w:comment w:id="100" w:author="Silvia Helena" w:date="2017-06-21T19:30:00Z" w:initials="SH">
    <w:p w:rsidR="00CC5137" w:rsidRDefault="00CC5137">
      <w:pPr>
        <w:pStyle w:val="Textodecomentrio"/>
      </w:pPr>
      <w:r>
        <w:rPr>
          <w:rStyle w:val="Refdecomentrio"/>
        </w:rPr>
        <w:annotationRef/>
      </w:r>
      <w:r>
        <w:t>Notificar como</w:t>
      </w:r>
      <w:proofErr w:type="gramStart"/>
      <w:r>
        <w:t>???</w:t>
      </w:r>
      <w:proofErr w:type="gramEnd"/>
    </w:p>
    <w:p w:rsidR="00F84ACA" w:rsidRDefault="00F84ACA">
      <w:pPr>
        <w:pStyle w:val="Textodecomentrio"/>
      </w:pPr>
    </w:p>
    <w:p w:rsidR="00F84ACA" w:rsidRDefault="00F84ACA">
      <w:pPr>
        <w:pStyle w:val="Textodecomentrio"/>
      </w:pPr>
      <w:r>
        <w:t>O lançamento do que</w:t>
      </w:r>
      <w:proofErr w:type="gramStart"/>
      <w:r>
        <w:t>??</w:t>
      </w:r>
      <w:proofErr w:type="gramEnd"/>
    </w:p>
    <w:p w:rsidR="00F84ACA" w:rsidRDefault="00F84ACA">
      <w:pPr>
        <w:pStyle w:val="Textodecomentrio"/>
      </w:pPr>
    </w:p>
    <w:p w:rsidR="00F84ACA" w:rsidRDefault="00F84ACA">
      <w:pPr>
        <w:pStyle w:val="Textodecomentrio"/>
      </w:pPr>
      <w:r>
        <w:t xml:space="preserve">O </w:t>
      </w:r>
      <w:proofErr w:type="spellStart"/>
      <w:r>
        <w:t>usuario</w:t>
      </w:r>
      <w:proofErr w:type="spellEnd"/>
      <w:r>
        <w:t xml:space="preserve"> não vai lançar caso ele tenha algo a ser lançado</w:t>
      </w:r>
      <w:proofErr w:type="gramStart"/>
      <w:r>
        <w:t>??</w:t>
      </w:r>
      <w:proofErr w:type="gramEnd"/>
    </w:p>
    <w:p w:rsidR="00F84ACA" w:rsidRDefault="00F84ACA">
      <w:pPr>
        <w:pStyle w:val="Textodecomentrio"/>
      </w:pPr>
      <w:r>
        <w:t xml:space="preserve">Por que o </w:t>
      </w:r>
      <w:proofErr w:type="spellStart"/>
      <w:r>
        <w:t>app</w:t>
      </w:r>
      <w:proofErr w:type="spellEnd"/>
      <w:r>
        <w:t xml:space="preserve"> deve ficar perguntando se ele tem algo</w:t>
      </w:r>
      <w:proofErr w:type="gramStart"/>
      <w:r>
        <w:t>???</w:t>
      </w:r>
      <w:proofErr w:type="gramEnd"/>
    </w:p>
    <w:p w:rsidR="00F84ACA" w:rsidRDefault="00F84ACA">
      <w:pPr>
        <w:pStyle w:val="Textodecomentrio"/>
      </w:pPr>
    </w:p>
    <w:p w:rsidR="00F84ACA" w:rsidRDefault="00F84ACA">
      <w:pPr>
        <w:pStyle w:val="Textodecomentrio"/>
      </w:pPr>
      <w:r>
        <w:t xml:space="preserve">Achei estranho este requisito, na </w:t>
      </w:r>
      <w:proofErr w:type="spellStart"/>
      <w:r>
        <w:t>vdd</w:t>
      </w:r>
      <w:proofErr w:type="spellEnd"/>
      <w:r>
        <w:t xml:space="preserve"> não entendi o objetivo dele.</w:t>
      </w:r>
    </w:p>
  </w:comment>
  <w:comment w:id="118" w:author="Silvia Helena" w:date="2017-06-21T19:32:00Z" w:initials="SH">
    <w:p w:rsidR="006B4369" w:rsidRDefault="006B4369">
      <w:pPr>
        <w:pStyle w:val="Textodecomentrio"/>
      </w:pPr>
      <w:r>
        <w:rPr>
          <w:rStyle w:val="Refdecomentrio"/>
        </w:rPr>
        <w:annotationRef/>
      </w:r>
      <w:r>
        <w:t>Não consulta</w:t>
      </w:r>
      <w:proofErr w:type="gramStart"/>
      <w:r>
        <w:t xml:space="preserve">  </w:t>
      </w:r>
      <w:proofErr w:type="gramEnd"/>
      <w:r>
        <w:t>tipo de receita/despesa e saldo e forma de pagamento??</w:t>
      </w:r>
    </w:p>
  </w:comment>
  <w:comment w:id="121" w:author="Silvia Helena" w:date="2017-06-21T19:33:00Z" w:initials="SH">
    <w:p w:rsidR="006B4369" w:rsidRDefault="006B4369">
      <w:pPr>
        <w:pStyle w:val="Textodecomentrio"/>
      </w:pPr>
      <w:r>
        <w:rPr>
          <w:rStyle w:val="Refdecomentrio"/>
        </w:rPr>
        <w:annotationRef/>
      </w:r>
      <w:r>
        <w:t xml:space="preserve">Qual a diferença </w:t>
      </w:r>
      <w:proofErr w:type="gramStart"/>
      <w:r>
        <w:t>desse</w:t>
      </w:r>
      <w:proofErr w:type="gramEnd"/>
      <w:r>
        <w:t xml:space="preserve"> para o anterior??</w:t>
      </w:r>
    </w:p>
  </w:comment>
  <w:comment w:id="124" w:author="Silvia Helena" w:date="2017-06-21T19:33:00Z" w:initials="SH">
    <w:p w:rsidR="006B4369" w:rsidRDefault="006B4369">
      <w:pPr>
        <w:pStyle w:val="Textodecomentrio"/>
      </w:pPr>
      <w:r>
        <w:rPr>
          <w:rStyle w:val="Refdecomentrio"/>
        </w:rPr>
        <w:annotationRef/>
      </w:r>
      <w:proofErr w:type="gramStart"/>
      <w:r>
        <w:t>idem</w:t>
      </w:r>
      <w:proofErr w:type="gramEnd"/>
    </w:p>
  </w:comment>
  <w:comment w:id="127" w:author="Silvia Helena" w:date="2017-06-21T19:33:00Z" w:initials="SH">
    <w:p w:rsidR="00E9191B" w:rsidRDefault="00E9191B">
      <w:pPr>
        <w:pStyle w:val="Textodecomentrio"/>
      </w:pPr>
      <w:r>
        <w:rPr>
          <w:rStyle w:val="Refdecomentrio"/>
        </w:rPr>
        <w:annotationRef/>
      </w:r>
      <w:proofErr w:type="gramStart"/>
      <w:r>
        <w:t>cadê</w:t>
      </w:r>
      <w:proofErr w:type="gramEnd"/>
      <w:r>
        <w:t xml:space="preserve"> os includes e </w:t>
      </w:r>
      <w:proofErr w:type="spellStart"/>
      <w:r>
        <w:t>extends</w:t>
      </w:r>
      <w:proofErr w:type="spellEnd"/>
      <w:r>
        <w:t>??</w:t>
      </w:r>
    </w:p>
  </w:comment>
  <w:comment w:id="130" w:author="Silvia Helena" w:date="2017-06-21T19:33:00Z" w:initials="SH">
    <w:p w:rsidR="00E9191B" w:rsidRDefault="00E9191B">
      <w:pPr>
        <w:pStyle w:val="Textodecomentrio"/>
      </w:pPr>
      <w:r>
        <w:rPr>
          <w:rStyle w:val="Refdecomentrio"/>
        </w:rPr>
        <w:annotationRef/>
      </w:r>
      <w:r>
        <w:t xml:space="preserve">Cadê includes e </w:t>
      </w:r>
      <w:proofErr w:type="spellStart"/>
      <w:r>
        <w:t>extends</w:t>
      </w:r>
      <w:proofErr w:type="spellEnd"/>
    </w:p>
  </w:comment>
  <w:comment w:id="133" w:author="Silvia Helena" w:date="2017-06-21T19:34:00Z" w:initials="SH">
    <w:p w:rsidR="00327C16" w:rsidRDefault="00327C16">
      <w:pPr>
        <w:pStyle w:val="Textodecomentrio"/>
      </w:pPr>
      <w:r>
        <w:rPr>
          <w:rStyle w:val="Refdecomentrio"/>
        </w:rPr>
        <w:annotationRef/>
      </w:r>
      <w:proofErr w:type="gramStart"/>
      <w:r>
        <w:t>idem</w:t>
      </w:r>
      <w:proofErr w:type="gramEnd"/>
    </w:p>
  </w:comment>
  <w:comment w:id="137" w:author="Silvia Helena" w:date="2017-06-21T19:34:00Z" w:initials="SH">
    <w:p w:rsidR="00327C16" w:rsidRDefault="00327C16">
      <w:pPr>
        <w:pStyle w:val="Textodecomentrio"/>
      </w:pPr>
      <w:r>
        <w:rPr>
          <w:rStyle w:val="Refdecomentrio"/>
        </w:rPr>
        <w:annotationRef/>
      </w:r>
      <w:proofErr w:type="gramStart"/>
      <w:r>
        <w:t>idem</w:t>
      </w:r>
      <w:proofErr w:type="gramEnd"/>
    </w:p>
  </w:comment>
  <w:comment w:id="148" w:author="Silvia Helena" w:date="2017-06-21T20:20:00Z" w:initials="SH">
    <w:p w:rsidR="00C45D6D" w:rsidRDefault="00C45D6D">
      <w:pPr>
        <w:pStyle w:val="Textodecomentrio"/>
      </w:pPr>
      <w:r>
        <w:rPr>
          <w:rStyle w:val="Refdecomentrio"/>
        </w:rPr>
        <w:annotationRef/>
      </w:r>
      <w:proofErr w:type="gramStart"/>
      <w:r>
        <w:t>cadê</w:t>
      </w:r>
      <w:proofErr w:type="gramEnd"/>
      <w:r>
        <w:t xml:space="preserve"> </w:t>
      </w:r>
      <w:r w:rsidR="007006E9">
        <w:t>a classe</w:t>
      </w:r>
      <w:r>
        <w:t xml:space="preserve"> </w:t>
      </w:r>
      <w:proofErr w:type="spellStart"/>
      <w:r>
        <w:t>view</w:t>
      </w:r>
      <w:proofErr w:type="spellEnd"/>
      <w:r>
        <w:t xml:space="preserve"> dos gráficos???</w:t>
      </w:r>
    </w:p>
    <w:p w:rsidR="00BB7075" w:rsidRDefault="00BB7075">
      <w:pPr>
        <w:pStyle w:val="Textodecomentrio"/>
      </w:pPr>
    </w:p>
    <w:p w:rsidR="00BB7075" w:rsidRDefault="00BB7075">
      <w:pPr>
        <w:pStyle w:val="Textodecomentrio"/>
      </w:pPr>
      <w:r>
        <w:t xml:space="preserve">Não identifiquei em qual método de qual classe ira ocorrer </w:t>
      </w:r>
      <w:proofErr w:type="gramStart"/>
      <w:r>
        <w:t>a</w:t>
      </w:r>
      <w:proofErr w:type="gramEnd"/>
      <w:r>
        <w:t xml:space="preserve"> solicitação de novo email conforme figura 32</w:t>
      </w:r>
    </w:p>
    <w:p w:rsidR="00010163" w:rsidRDefault="00010163">
      <w:pPr>
        <w:pStyle w:val="Textodecomentrio"/>
      </w:pPr>
    </w:p>
    <w:p w:rsidR="00010163" w:rsidRDefault="00010163">
      <w:pPr>
        <w:pStyle w:val="Textodecomentrio"/>
      </w:pPr>
    </w:p>
    <w:p w:rsidR="00010163" w:rsidRDefault="00010163">
      <w:pPr>
        <w:pStyle w:val="Textodecomentrio"/>
      </w:pPr>
      <w:r>
        <w:t xml:space="preserve">Não vejo </w:t>
      </w:r>
      <w:proofErr w:type="spellStart"/>
      <w:r>
        <w:t>proque</w:t>
      </w:r>
      <w:proofErr w:type="spellEnd"/>
      <w:r>
        <w:t xml:space="preserve"> uma classe para </w:t>
      </w:r>
      <w:proofErr w:type="spellStart"/>
      <w:r>
        <w:t>lancamentodespesa</w:t>
      </w:r>
      <w:proofErr w:type="spellEnd"/>
      <w:r>
        <w:t xml:space="preserve"> e outra de receita já que o tipo da conta já define isso </w:t>
      </w:r>
      <w:proofErr w:type="gramStart"/>
    </w:p>
    <w:proofErr w:type="gramEnd"/>
  </w:comment>
  <w:comment w:id="157" w:author="Silvia Helena" w:date="2017-06-21T19:38:00Z" w:initials="SH">
    <w:p w:rsidR="004F3963" w:rsidRDefault="004F3963">
      <w:pPr>
        <w:pStyle w:val="Textodecomentrio"/>
      </w:pPr>
      <w:r>
        <w:rPr>
          <w:rStyle w:val="Refdecomentrio"/>
        </w:rPr>
        <w:annotationRef/>
      </w:r>
      <w:r>
        <w:t>Cadê as classes referentes aos objetos “tipo de conta”, “forma de pagamento”, “saldo</w:t>
      </w:r>
      <w:proofErr w:type="gramStart"/>
      <w:r>
        <w:t>”</w:t>
      </w:r>
      <w:proofErr w:type="gramEnd"/>
    </w:p>
  </w:comment>
  <w:comment w:id="159" w:author="Silvia Helena" w:date="2017-06-21T19:38:00Z" w:initials="SH">
    <w:p w:rsidR="004F3963" w:rsidRDefault="004F3963">
      <w:pPr>
        <w:pStyle w:val="Textodecomentrio"/>
      </w:pPr>
      <w:r>
        <w:rPr>
          <w:rStyle w:val="Refdecomentrio"/>
        </w:rPr>
        <w:annotationRef/>
      </w:r>
      <w:proofErr w:type="gramStart"/>
      <w:r>
        <w:t>????</w:t>
      </w:r>
      <w:proofErr w:type="gramEnd"/>
    </w:p>
  </w:comment>
  <w:comment w:id="160" w:author="Silvia Helena" w:date="2017-06-21T19:39:00Z" w:initials="SH">
    <w:p w:rsidR="00DA220D" w:rsidRDefault="00DA220D">
      <w:pPr>
        <w:pStyle w:val="Textodecomentrio"/>
      </w:pPr>
      <w:r>
        <w:rPr>
          <w:rStyle w:val="Refdecomentrio"/>
        </w:rPr>
        <w:annotationRef/>
      </w:r>
      <w:r>
        <w:t>Já não estaria no de cima</w:t>
      </w:r>
      <w:proofErr w:type="gramStart"/>
      <w:r>
        <w:t>??</w:t>
      </w:r>
      <w:proofErr w:type="gramEnd"/>
    </w:p>
  </w:comment>
  <w:comment w:id="162" w:author="Silvia Helena" w:date="2017-06-21T19:39:00Z" w:initials="SH">
    <w:p w:rsidR="00DA220D" w:rsidRDefault="00DA220D">
      <w:pPr>
        <w:pStyle w:val="Textodecomentrio"/>
      </w:pPr>
      <w:r>
        <w:rPr>
          <w:rStyle w:val="Refdecomentrio"/>
        </w:rPr>
        <w:annotationRef/>
      </w:r>
      <w:proofErr w:type="gramStart"/>
      <w:r>
        <w:t>idem</w:t>
      </w:r>
      <w:proofErr w:type="gramEnd"/>
    </w:p>
  </w:comment>
  <w:comment w:id="164" w:author="Silvia Helena" w:date="2017-06-21T19:40:00Z" w:initials="SH">
    <w:p w:rsidR="00DA220D" w:rsidRDefault="00DA220D">
      <w:pPr>
        <w:pStyle w:val="Textodecomentrio"/>
      </w:pPr>
      <w:r>
        <w:rPr>
          <w:rStyle w:val="Refdecomentrio"/>
        </w:rPr>
        <w:annotationRef/>
      </w:r>
      <w:proofErr w:type="gramStart"/>
      <w:r>
        <w:t>no</w:t>
      </w:r>
      <w:proofErr w:type="gramEnd"/>
      <w:r>
        <w:t xml:space="preserve"> diagrama de classes não tem </w:t>
      </w:r>
      <w:proofErr w:type="spellStart"/>
      <w:r>
        <w:t>view</w:t>
      </w:r>
      <w:proofErr w:type="spellEnd"/>
      <w:r>
        <w:t xml:space="preserve"> saldo</w:t>
      </w:r>
    </w:p>
    <w:p w:rsidR="00DA220D" w:rsidRDefault="00DA220D">
      <w:pPr>
        <w:pStyle w:val="Textodecomentrio"/>
      </w:pPr>
    </w:p>
    <w:p w:rsidR="00DA220D" w:rsidRDefault="00DA220D">
      <w:pPr>
        <w:pStyle w:val="Textodecomentrio"/>
      </w:pPr>
      <w:proofErr w:type="gramStart"/>
      <w:r>
        <w:t>como</w:t>
      </w:r>
      <w:proofErr w:type="gramEnd"/>
      <w:r>
        <w:t xml:space="preserve"> o </w:t>
      </w:r>
      <w:proofErr w:type="spellStart"/>
      <w:r>
        <w:t>usuario</w:t>
      </w:r>
      <w:proofErr w:type="spellEnd"/>
      <w:r>
        <w:t xml:space="preserve"> ira interagir com uma classe DAO???</w:t>
      </w:r>
    </w:p>
  </w:comment>
  <w:comment w:id="166" w:author="Silvia Helena" w:date="2017-06-21T19:41:00Z" w:initials="SH">
    <w:p w:rsidR="00DA220D" w:rsidRDefault="00DA220D">
      <w:pPr>
        <w:pStyle w:val="Textodecomentrio"/>
      </w:pPr>
      <w:r>
        <w:rPr>
          <w:rStyle w:val="Refdecomentrio"/>
        </w:rPr>
        <w:annotationRef/>
      </w:r>
      <w:r>
        <w:t>Não encontrei no diagrama de classes essa classe “</w:t>
      </w:r>
      <w:proofErr w:type="spellStart"/>
      <w:proofErr w:type="gramStart"/>
      <w:r>
        <w:t>graficoSaldo</w:t>
      </w:r>
      <w:proofErr w:type="spellEnd"/>
      <w:proofErr w:type="gramEnd"/>
      <w:r>
        <w:t>”</w:t>
      </w:r>
    </w:p>
  </w:comment>
  <w:comment w:id="168" w:author="Silvia Helena" w:date="2017-06-21T19:42:00Z" w:initials="SH">
    <w:p w:rsidR="00DA220D" w:rsidRDefault="00DA220D">
      <w:pPr>
        <w:pStyle w:val="Textodecomentrio"/>
      </w:pPr>
      <w:r>
        <w:rPr>
          <w:rStyle w:val="Refdecomentrio"/>
        </w:rPr>
        <w:annotationRef/>
      </w:r>
      <w:proofErr w:type="gramStart"/>
      <w:r>
        <w:t>idem</w:t>
      </w:r>
      <w:proofErr w:type="gramEnd"/>
    </w:p>
  </w:comment>
  <w:comment w:id="170" w:author="Silvia Helena" w:date="2017-06-21T19:43:00Z" w:initials="SH">
    <w:p w:rsidR="00DA220D" w:rsidRDefault="00DA220D">
      <w:pPr>
        <w:pStyle w:val="Textodecomentrio"/>
      </w:pPr>
      <w:r>
        <w:rPr>
          <w:rStyle w:val="Refdecomentrio"/>
        </w:rPr>
        <w:annotationRef/>
      </w:r>
      <w:r>
        <w:t>\</w:t>
      </w:r>
      <w:proofErr w:type="gramStart"/>
      <w:r>
        <w:t>???</w:t>
      </w:r>
      <w:proofErr w:type="gramEnd"/>
    </w:p>
    <w:p w:rsidR="00DA220D" w:rsidRDefault="00DA220D">
      <w:pPr>
        <w:pStyle w:val="Textodecomentrio"/>
      </w:pPr>
      <w:proofErr w:type="spellStart"/>
      <w:r>
        <w:t>Usuario</w:t>
      </w:r>
      <w:proofErr w:type="spellEnd"/>
      <w:r>
        <w:t xml:space="preserve"> interagindo com DAO</w:t>
      </w:r>
      <w:proofErr w:type="gramStart"/>
      <w:r>
        <w:t>???</w:t>
      </w:r>
      <w:proofErr w:type="gramEnd"/>
    </w:p>
    <w:p w:rsidR="00C24B44" w:rsidRDefault="00C24B44">
      <w:pPr>
        <w:pStyle w:val="Textodecomentrio"/>
      </w:pPr>
    </w:p>
    <w:p w:rsidR="00C24B44" w:rsidRDefault="00C24B44">
      <w:pPr>
        <w:pStyle w:val="Textodecomentrio"/>
      </w:pPr>
      <w:r>
        <w:t>Aqui não seria o sistema que seria o ator ativador da sequencia</w:t>
      </w:r>
      <w:proofErr w:type="gramStart"/>
      <w:r>
        <w:t>???</w:t>
      </w:r>
      <w:proofErr w:type="gramEnd"/>
    </w:p>
    <w:p w:rsidR="00C24B44" w:rsidRDefault="00C24B44">
      <w:pPr>
        <w:pStyle w:val="Textodecomentrio"/>
      </w:pPr>
    </w:p>
    <w:p w:rsidR="00C24B44" w:rsidRDefault="00C24B44">
      <w:pPr>
        <w:pStyle w:val="Textodecomentrio"/>
      </w:pPr>
      <w:r>
        <w:t>E ira apresentar o resultado onde</w:t>
      </w:r>
      <w:proofErr w:type="gramStart"/>
      <w:r>
        <w:t>????</w:t>
      </w:r>
      <w:proofErr w:type="gramEnd"/>
      <w:r>
        <w:t xml:space="preserve"> Em qual classe</w:t>
      </w:r>
      <w:proofErr w:type="gramStart"/>
      <w:r>
        <w:t>??</w:t>
      </w:r>
      <w:proofErr w:type="gramEnd"/>
    </w:p>
  </w:comment>
  <w:comment w:id="183" w:author="Silvia Helena" w:date="2017-06-21T20:08:00Z" w:initials="SH">
    <w:p w:rsidR="001453E7" w:rsidRDefault="001453E7">
      <w:pPr>
        <w:pStyle w:val="Textodecomentrio"/>
      </w:pPr>
      <w:r>
        <w:rPr>
          <w:rStyle w:val="Refdecomentrio"/>
        </w:rPr>
        <w:annotationRef/>
      </w:r>
      <w:r>
        <w:t xml:space="preserve">Por que vocês relacionaram </w:t>
      </w:r>
      <w:proofErr w:type="spellStart"/>
      <w:r>
        <w:t>usuario</w:t>
      </w:r>
      <w:proofErr w:type="spellEnd"/>
      <w:r>
        <w:t xml:space="preserve"> com </w:t>
      </w:r>
      <w:proofErr w:type="spellStart"/>
      <w:proofErr w:type="gramStart"/>
      <w:r>
        <w:t>formasPagamento</w:t>
      </w:r>
      <w:proofErr w:type="spellEnd"/>
      <w:proofErr w:type="gramEnd"/>
      <w:r>
        <w:t>???</w:t>
      </w:r>
    </w:p>
    <w:p w:rsidR="001453E7" w:rsidRDefault="001453E7">
      <w:pPr>
        <w:pStyle w:val="Textodecomentrio"/>
      </w:pPr>
    </w:p>
    <w:p w:rsidR="001453E7" w:rsidRDefault="001453E7">
      <w:pPr>
        <w:pStyle w:val="Textodecomentrio"/>
      </w:pPr>
      <w:r>
        <w:t xml:space="preserve">Não será somente um </w:t>
      </w:r>
      <w:proofErr w:type="spellStart"/>
      <w:r>
        <w:t>usuario</w:t>
      </w:r>
      <w:proofErr w:type="spellEnd"/>
      <w:r>
        <w:t xml:space="preserve"> que acessara o aplicativo? </w:t>
      </w:r>
      <w:proofErr w:type="gramStart"/>
      <w:r>
        <w:t>Ou seja</w:t>
      </w:r>
      <w:proofErr w:type="gramEnd"/>
      <w:r>
        <w:t xml:space="preserve"> o banco dados não ira armazenar dados somente do </w:t>
      </w:r>
      <w:proofErr w:type="spellStart"/>
      <w:r>
        <w:t>usuario</w:t>
      </w:r>
      <w:proofErr w:type="spellEnd"/>
      <w:r>
        <w:t xml:space="preserve"> </w:t>
      </w:r>
      <w:proofErr w:type="spellStart"/>
      <w:r>
        <w:t>logado</w:t>
      </w:r>
      <w:proofErr w:type="spellEnd"/>
      <w:r>
        <w:t>??</w:t>
      </w:r>
    </w:p>
    <w:p w:rsidR="001453E7" w:rsidRDefault="001453E7">
      <w:pPr>
        <w:pStyle w:val="Textodecomentrio"/>
      </w:pPr>
      <w:r>
        <w:t xml:space="preserve">Ou pode ser cadastrado mais de um </w:t>
      </w:r>
      <w:proofErr w:type="spellStart"/>
      <w:r>
        <w:t>usuario</w:t>
      </w:r>
      <w:proofErr w:type="spellEnd"/>
      <w:r>
        <w:t xml:space="preserve"> em um mesmo aplicativo?</w:t>
      </w:r>
    </w:p>
    <w:p w:rsidR="001453E7" w:rsidRDefault="001453E7">
      <w:pPr>
        <w:pStyle w:val="Textodecomentrio"/>
      </w:pPr>
      <w:r>
        <w:t>Não vi essa regra no documento</w:t>
      </w:r>
    </w:p>
    <w:p w:rsidR="001453E7" w:rsidRDefault="001453E7">
      <w:pPr>
        <w:pStyle w:val="Textodecomentrio"/>
      </w:pPr>
    </w:p>
    <w:p w:rsidR="00C34452" w:rsidRDefault="001D5ED7">
      <w:pPr>
        <w:pStyle w:val="Textodecomentrio"/>
      </w:pPr>
      <w:r>
        <w:t>****</w:t>
      </w:r>
      <w:r w:rsidR="00C34452">
        <w:t xml:space="preserve">Caso essa regra exista, </w:t>
      </w:r>
      <w:proofErr w:type="spellStart"/>
      <w:r w:rsidR="00C34452">
        <w:t>entao</w:t>
      </w:r>
      <w:proofErr w:type="spellEnd"/>
      <w:r w:rsidR="00C34452">
        <w:t xml:space="preserve"> pode deixar a chave estrangeira </w:t>
      </w:r>
      <w:proofErr w:type="spellStart"/>
      <w:r w:rsidR="00C34452">
        <w:t>codigousuario</w:t>
      </w:r>
      <w:proofErr w:type="spellEnd"/>
      <w:r w:rsidR="00C34452">
        <w:t xml:space="preserve"> nas tabelas, caso contrario tire de todas.</w:t>
      </w:r>
    </w:p>
    <w:p w:rsidR="00C34452" w:rsidRDefault="00C34452">
      <w:pPr>
        <w:pStyle w:val="Textodecomentrio"/>
      </w:pPr>
    </w:p>
    <w:p w:rsidR="001453E7" w:rsidRDefault="001453E7">
      <w:pPr>
        <w:pStyle w:val="Textodecomentrio"/>
        <w:rPr>
          <w:b/>
        </w:rPr>
      </w:pPr>
      <w:r w:rsidRPr="001453E7">
        <w:rPr>
          <w:b/>
        </w:rPr>
        <w:t>TABELA CONTAS</w:t>
      </w:r>
    </w:p>
    <w:p w:rsidR="001453E7" w:rsidRDefault="00EF2E53">
      <w:pPr>
        <w:pStyle w:val="Textodecomentrio"/>
      </w:pPr>
      <w:r>
        <w:t xml:space="preserve">- </w:t>
      </w:r>
      <w:r w:rsidR="001453E7" w:rsidRPr="001453E7">
        <w:t xml:space="preserve">O campos </w:t>
      </w:r>
      <w:proofErr w:type="spellStart"/>
      <w:proofErr w:type="gramStart"/>
      <w:r w:rsidR="001453E7" w:rsidRPr="001453E7">
        <w:t>usuários_codigoUsuario</w:t>
      </w:r>
      <w:proofErr w:type="spellEnd"/>
      <w:proofErr w:type="gramEnd"/>
      <w:r w:rsidR="001453E7" w:rsidRPr="001453E7">
        <w:t xml:space="preserve"> não pode estar como chave primaria e sim estrangeira</w:t>
      </w:r>
    </w:p>
    <w:p w:rsidR="001453E7" w:rsidRDefault="00EF2E53">
      <w:pPr>
        <w:pStyle w:val="Textodecomentrio"/>
      </w:pPr>
      <w:r>
        <w:t xml:space="preserve">- </w:t>
      </w:r>
      <w:r w:rsidR="001453E7">
        <w:t xml:space="preserve">E </w:t>
      </w:r>
      <w:proofErr w:type="spellStart"/>
      <w:r w:rsidR="001453E7">
        <w:t>tbm</w:t>
      </w:r>
      <w:proofErr w:type="spellEnd"/>
      <w:r w:rsidR="001453E7">
        <w:t xml:space="preserve"> não vejo o </w:t>
      </w:r>
      <w:proofErr w:type="gramStart"/>
      <w:r w:rsidR="001453E7">
        <w:t>porque</w:t>
      </w:r>
      <w:proofErr w:type="gramEnd"/>
      <w:r w:rsidR="001453E7">
        <w:t xml:space="preserve"> de ligar o </w:t>
      </w:r>
      <w:proofErr w:type="spellStart"/>
      <w:r w:rsidR="001453E7">
        <w:t>usuario</w:t>
      </w:r>
      <w:proofErr w:type="spellEnd"/>
      <w:r w:rsidR="001453E7">
        <w:t xml:space="preserve"> com contas, pelo mesmo motivo do</w:t>
      </w:r>
      <w:r w:rsidR="004E5FC4">
        <w:t xml:space="preserve"> </w:t>
      </w:r>
      <w:proofErr w:type="spellStart"/>
      <w:r w:rsidR="001453E7">
        <w:t>comentario</w:t>
      </w:r>
      <w:proofErr w:type="spellEnd"/>
      <w:r w:rsidR="001453E7">
        <w:t xml:space="preserve"> acima</w:t>
      </w:r>
    </w:p>
    <w:p w:rsidR="001D5ED7" w:rsidRDefault="001D5ED7">
      <w:pPr>
        <w:pStyle w:val="Textodecomentrio"/>
      </w:pPr>
      <w:r>
        <w:t>Mas verifiquem o comentário ****</w:t>
      </w:r>
    </w:p>
    <w:p w:rsidR="001D5ED7" w:rsidRDefault="001D5ED7">
      <w:pPr>
        <w:pStyle w:val="Textodecomentrio"/>
      </w:pPr>
    </w:p>
    <w:p w:rsidR="00C34452" w:rsidRDefault="00C34452">
      <w:pPr>
        <w:pStyle w:val="Textodecomentrio"/>
        <w:rPr>
          <w:b/>
        </w:rPr>
      </w:pPr>
      <w:r w:rsidRPr="00C34452">
        <w:rPr>
          <w:b/>
        </w:rPr>
        <w:t>TABELA RECEITADESPESA</w:t>
      </w:r>
    </w:p>
    <w:p w:rsidR="00EF2E53" w:rsidRPr="00EF2E53" w:rsidRDefault="00EF2E53">
      <w:pPr>
        <w:pStyle w:val="Textodecomentrio"/>
      </w:pPr>
      <w:r>
        <w:t xml:space="preserve">- </w:t>
      </w:r>
      <w:r w:rsidRPr="00EF2E53">
        <w:t>Faltou o campo data de lançamento</w:t>
      </w:r>
    </w:p>
    <w:p w:rsidR="00C34452" w:rsidRDefault="00EF2E53">
      <w:pPr>
        <w:pStyle w:val="Textodecomentrio"/>
      </w:pPr>
      <w:r>
        <w:t xml:space="preserve">- </w:t>
      </w:r>
      <w:r w:rsidR="00C34452">
        <w:t xml:space="preserve">O campo </w:t>
      </w:r>
      <w:proofErr w:type="spellStart"/>
      <w:r w:rsidR="00C34452">
        <w:t>formapagamento</w:t>
      </w:r>
      <w:proofErr w:type="spellEnd"/>
      <w:r w:rsidR="00C34452">
        <w:t xml:space="preserve"> não precisa existir já que tem uma chave estrangeira relacionando esta tabela com a de </w:t>
      </w:r>
      <w:proofErr w:type="spellStart"/>
      <w:r w:rsidR="00C34452">
        <w:t>formaspagamento</w:t>
      </w:r>
      <w:proofErr w:type="spellEnd"/>
    </w:p>
    <w:p w:rsidR="001F6949" w:rsidRDefault="00EF2E53" w:rsidP="00C34452">
      <w:pPr>
        <w:pStyle w:val="Textodecomentrio"/>
      </w:pPr>
      <w:r>
        <w:t xml:space="preserve">- </w:t>
      </w:r>
      <w:r w:rsidR="001F6949">
        <w:t xml:space="preserve">Todos os campos com chave laranja estão errados, deveriam estar como chave estrangeira e não </w:t>
      </w:r>
      <w:proofErr w:type="gramStart"/>
      <w:r w:rsidR="001F6949">
        <w:t>primaria</w:t>
      </w:r>
      <w:proofErr w:type="gramEnd"/>
    </w:p>
    <w:p w:rsidR="001F6949" w:rsidRDefault="00EF2E53" w:rsidP="00C34452">
      <w:pPr>
        <w:pStyle w:val="Textodecomentrio"/>
      </w:pPr>
      <w:r>
        <w:t xml:space="preserve">- </w:t>
      </w:r>
      <w:r w:rsidR="001F6949">
        <w:t xml:space="preserve">Alias, como erraram na colocação das chaves estrangeiras, automaticamente o link destas tabelas como estrangeira em outras </w:t>
      </w:r>
      <w:proofErr w:type="spellStart"/>
      <w:r w:rsidR="001F6949">
        <w:t>tbm</w:t>
      </w:r>
      <w:proofErr w:type="spellEnd"/>
      <w:r w:rsidR="001F6949">
        <w:t xml:space="preserve"> </w:t>
      </w:r>
      <w:proofErr w:type="gramStart"/>
      <w:r w:rsidR="001F6949">
        <w:t>ficam</w:t>
      </w:r>
      <w:proofErr w:type="gramEnd"/>
      <w:r w:rsidR="001F6949">
        <w:t xml:space="preserve"> errados. </w:t>
      </w:r>
    </w:p>
    <w:p w:rsidR="00C34452" w:rsidRDefault="00EF2E53" w:rsidP="00C34452">
      <w:pPr>
        <w:pStyle w:val="Textodecomentrio"/>
      </w:pPr>
      <w:r>
        <w:t xml:space="preserve">- </w:t>
      </w:r>
      <w:r w:rsidR="00C34452" w:rsidRPr="001453E7">
        <w:t xml:space="preserve">O campos </w:t>
      </w:r>
      <w:proofErr w:type="spellStart"/>
      <w:proofErr w:type="gramStart"/>
      <w:r w:rsidR="00C34452" w:rsidRPr="001453E7">
        <w:t>usuários_codigoUsuario</w:t>
      </w:r>
      <w:proofErr w:type="spellEnd"/>
      <w:proofErr w:type="gramEnd"/>
      <w:r w:rsidR="00C34452" w:rsidRPr="001453E7">
        <w:t xml:space="preserve"> não pode estar como chave primaria e sim estrangeira</w:t>
      </w:r>
    </w:p>
    <w:p w:rsidR="00C34452" w:rsidRDefault="00EF2E53" w:rsidP="00C34452">
      <w:pPr>
        <w:pStyle w:val="Textodecomentrio"/>
      </w:pPr>
      <w:r>
        <w:t xml:space="preserve">- </w:t>
      </w:r>
      <w:r w:rsidR="00C34452">
        <w:t xml:space="preserve">E </w:t>
      </w:r>
      <w:proofErr w:type="spellStart"/>
      <w:r w:rsidR="00C34452">
        <w:t>tbm</w:t>
      </w:r>
      <w:proofErr w:type="spellEnd"/>
      <w:r w:rsidR="00C34452">
        <w:t xml:space="preserve"> não vejo o </w:t>
      </w:r>
      <w:proofErr w:type="gramStart"/>
      <w:r w:rsidR="00C34452">
        <w:t>porque</w:t>
      </w:r>
      <w:proofErr w:type="gramEnd"/>
      <w:r w:rsidR="00C34452">
        <w:t xml:space="preserve"> de ligar o </w:t>
      </w:r>
      <w:proofErr w:type="spellStart"/>
      <w:r w:rsidR="00C34452">
        <w:t>usuario</w:t>
      </w:r>
      <w:proofErr w:type="spellEnd"/>
      <w:r w:rsidR="00C34452">
        <w:t xml:space="preserve"> com contas, pelo mesmo motivo do </w:t>
      </w:r>
      <w:proofErr w:type="spellStart"/>
      <w:r w:rsidR="00C34452">
        <w:t>comentario</w:t>
      </w:r>
      <w:proofErr w:type="spellEnd"/>
      <w:r w:rsidR="00C34452">
        <w:t xml:space="preserve"> acima</w:t>
      </w:r>
    </w:p>
    <w:p w:rsidR="004267BF" w:rsidRDefault="00EF2E53">
      <w:pPr>
        <w:pStyle w:val="Textodecomentrio"/>
      </w:pPr>
      <w:r>
        <w:t xml:space="preserve">- </w:t>
      </w:r>
      <w:r w:rsidR="004267BF">
        <w:t xml:space="preserve">Como estrangeira somente deve ter: </w:t>
      </w:r>
      <w:proofErr w:type="spellStart"/>
      <w:r w:rsidR="004267BF">
        <w:t>codigoconta</w:t>
      </w:r>
      <w:proofErr w:type="spellEnd"/>
      <w:r w:rsidR="004267BF">
        <w:t xml:space="preserve"> e </w:t>
      </w:r>
      <w:proofErr w:type="spellStart"/>
      <w:r w:rsidR="004267BF">
        <w:t>codigoformapagamento</w:t>
      </w:r>
      <w:proofErr w:type="spellEnd"/>
      <w:r w:rsidR="004267BF">
        <w:t xml:space="preserve"> e o </w:t>
      </w:r>
      <w:proofErr w:type="spellStart"/>
      <w:r w:rsidR="004267BF">
        <w:t>códigousuario</w:t>
      </w:r>
      <w:proofErr w:type="spellEnd"/>
      <w:r w:rsidR="004267BF">
        <w:t xml:space="preserve"> caso tenha controle de mais de um </w:t>
      </w:r>
      <w:proofErr w:type="spellStart"/>
      <w:r w:rsidR="004267BF">
        <w:t>usuario</w:t>
      </w:r>
      <w:proofErr w:type="spellEnd"/>
      <w:r w:rsidR="004267BF">
        <w:t xml:space="preserve"> neste banco, como disse </w:t>
      </w:r>
      <w:proofErr w:type="gramStart"/>
      <w:r w:rsidR="004267BF">
        <w:t>acima</w:t>
      </w:r>
      <w:proofErr w:type="gramEnd"/>
    </w:p>
    <w:p w:rsidR="00EF2E53" w:rsidRDefault="00EF2E53">
      <w:pPr>
        <w:pStyle w:val="Textodecomentrio"/>
      </w:pPr>
    </w:p>
    <w:p w:rsidR="00EF2E53" w:rsidRPr="00EF2E53" w:rsidRDefault="00EF2E53">
      <w:pPr>
        <w:pStyle w:val="Textodecomentrio"/>
        <w:rPr>
          <w:b/>
        </w:rPr>
      </w:pPr>
      <w:r w:rsidRPr="00EF2E53">
        <w:rPr>
          <w:b/>
        </w:rPr>
        <w:t>TABELA SALDO</w:t>
      </w:r>
    </w:p>
    <w:p w:rsidR="00EF2E53" w:rsidRDefault="00EF2E53">
      <w:pPr>
        <w:pStyle w:val="Textodecomentrio"/>
      </w:pPr>
      <w:r>
        <w:t xml:space="preserve">- </w:t>
      </w:r>
      <w:r w:rsidRPr="00EF2E53">
        <w:t xml:space="preserve">Esta tabela deve estar ligada a tabela contas e não a tabela </w:t>
      </w:r>
      <w:proofErr w:type="spellStart"/>
      <w:r w:rsidRPr="00EF2E53">
        <w:t>receitadespesa</w:t>
      </w:r>
      <w:proofErr w:type="spellEnd"/>
      <w:r>
        <w:t xml:space="preserve"> e a chave estar como estrangeira e somente a chave </w:t>
      </w:r>
      <w:proofErr w:type="spellStart"/>
      <w:r>
        <w:t>codigoconta</w:t>
      </w:r>
      <w:proofErr w:type="spellEnd"/>
    </w:p>
    <w:p w:rsidR="00EF2E53" w:rsidRDefault="00EF2E53">
      <w:pPr>
        <w:pStyle w:val="Textodecomentrio"/>
      </w:pPr>
      <w:r>
        <w:t xml:space="preserve">- </w:t>
      </w:r>
      <w:r w:rsidR="00CB5B7F">
        <w:t>e na verdade deveria ter outra tabe</w:t>
      </w:r>
      <w:r w:rsidR="00305319">
        <w:t xml:space="preserve">la referente </w:t>
      </w:r>
      <w:proofErr w:type="gramStart"/>
      <w:r w:rsidR="00305319">
        <w:t>a</w:t>
      </w:r>
      <w:proofErr w:type="gramEnd"/>
      <w:r w:rsidR="00305319">
        <w:t xml:space="preserve"> conv</w:t>
      </w:r>
      <w:r w:rsidR="00305319">
        <w:t>ersão,</w:t>
      </w:r>
    </w:p>
    <w:p w:rsidR="00CB5B7F" w:rsidRDefault="00305319">
      <w:pPr>
        <w:pStyle w:val="Textodecomentrio"/>
      </w:pPr>
      <w:r>
        <w:t xml:space="preserve">- Saldo </w:t>
      </w:r>
      <w:proofErr w:type="spellStart"/>
      <w:proofErr w:type="gramStart"/>
      <w:r>
        <w:t>pe</w:t>
      </w:r>
      <w:proofErr w:type="spellEnd"/>
      <w:proofErr w:type="gramEnd"/>
      <w:r>
        <w:t xml:space="preserve"> uma coisa, </w:t>
      </w:r>
      <w:proofErr w:type="spellStart"/>
      <w:r>
        <w:t>conversao</w:t>
      </w:r>
      <w:proofErr w:type="spellEnd"/>
      <w:r>
        <w:t xml:space="preserve"> de valores é outra.</w:t>
      </w:r>
    </w:p>
    <w:p w:rsidR="00CB5B7F" w:rsidRDefault="00305319">
      <w:pPr>
        <w:pStyle w:val="Textodecomentrio"/>
      </w:pPr>
      <w:r>
        <w:t>- saldo e somente a cont</w:t>
      </w:r>
      <w:r>
        <w:t>a</w:t>
      </w:r>
      <w:r>
        <w:t>, a data do saldo</w:t>
      </w:r>
      <w:r>
        <w:t xml:space="preserve">, e o valor do mesmo, considerando que o saldo </w:t>
      </w:r>
      <w:proofErr w:type="spellStart"/>
      <w:r>
        <w:t>estara</w:t>
      </w:r>
      <w:proofErr w:type="spellEnd"/>
      <w:r>
        <w:t xml:space="preserve"> semp</w:t>
      </w:r>
      <w:r>
        <w:t xml:space="preserve">re na moeda corrente conforme o cadastro do </w:t>
      </w:r>
      <w:proofErr w:type="spellStart"/>
      <w:proofErr w:type="gramStart"/>
      <w:r>
        <w:t>usuario</w:t>
      </w:r>
      <w:proofErr w:type="spellEnd"/>
      <w:proofErr w:type="gramEnd"/>
    </w:p>
    <w:p w:rsidR="00CB5B7F" w:rsidRPr="00EF2E53" w:rsidRDefault="00305319">
      <w:pPr>
        <w:pStyle w:val="Textodecomentrio"/>
      </w:pPr>
      <w:r>
        <w:t xml:space="preserve">- </w:t>
      </w:r>
      <w:proofErr w:type="spellStart"/>
      <w:r>
        <w:t>j</w:t>
      </w:r>
      <w:r>
        <w:t>a</w:t>
      </w:r>
      <w:proofErr w:type="spellEnd"/>
      <w:r>
        <w:t xml:space="preserve"> a </w:t>
      </w:r>
      <w:proofErr w:type="spellStart"/>
      <w:r>
        <w:t>conversao</w:t>
      </w:r>
      <w:proofErr w:type="spellEnd"/>
      <w:r>
        <w:t xml:space="preserve"> é relacionada </w:t>
      </w:r>
      <w:proofErr w:type="gramStart"/>
      <w:r>
        <w:t>a</w:t>
      </w:r>
      <w:proofErr w:type="gramEnd"/>
      <w:r>
        <w:t xml:space="preserve"> </w:t>
      </w:r>
      <w:proofErr w:type="spellStart"/>
      <w:r>
        <w:t>r</w:t>
      </w:r>
      <w:r>
        <w:t>eceita</w:t>
      </w:r>
      <w:r>
        <w:t>despesa</w:t>
      </w:r>
      <w:proofErr w:type="spellEnd"/>
    </w:p>
  </w:comment>
  <w:comment w:id="187" w:author="Silvia Helena" w:date="2017-06-21T20:08:00Z" w:initials="SH">
    <w:p w:rsidR="0084240E" w:rsidRDefault="0084240E">
      <w:pPr>
        <w:pStyle w:val="Textodecomentrio"/>
      </w:pPr>
      <w:r>
        <w:rPr>
          <w:rStyle w:val="Refdecomentrio"/>
        </w:rPr>
        <w:annotationRef/>
      </w:r>
      <w:r>
        <w:t xml:space="preserve">Acertado o MODELO RELACIONAL acertar estas aqui </w:t>
      </w:r>
      <w:proofErr w:type="spellStart"/>
      <w:r>
        <w:t>tambem</w:t>
      </w:r>
      <w:proofErr w:type="spellEnd"/>
    </w:p>
  </w:comment>
  <w:comment w:id="192" w:author="Silvia Helena" w:date="2017-06-21T20:09:00Z" w:initials="SH">
    <w:p w:rsidR="00F402B8" w:rsidRDefault="00F402B8">
      <w:pPr>
        <w:pStyle w:val="Textodecomentrio"/>
      </w:pPr>
      <w:r>
        <w:rPr>
          <w:rStyle w:val="Refdecomentrio"/>
        </w:rPr>
        <w:annotationRef/>
      </w:r>
      <w:r>
        <w:t xml:space="preserve">Observem que </w:t>
      </w:r>
      <w:proofErr w:type="spellStart"/>
      <w:r>
        <w:t>usuario</w:t>
      </w:r>
      <w:proofErr w:type="spellEnd"/>
      <w:r>
        <w:t xml:space="preserve"> ficou como chave primaria, vejam a coluna PK que significa PRIMARY </w:t>
      </w:r>
      <w:proofErr w:type="gramStart"/>
      <w:r>
        <w:t>KEY</w:t>
      </w:r>
      <w:proofErr w:type="gramEnd"/>
    </w:p>
    <w:p w:rsidR="00F402B8" w:rsidRDefault="00F402B8">
      <w:pPr>
        <w:pStyle w:val="Textodecomentrio"/>
      </w:pPr>
    </w:p>
  </w:comment>
  <w:comment w:id="194" w:author="Silvia Helena" w:date="2017-06-21T20:10:00Z" w:initials="SH">
    <w:p w:rsidR="00F402B8" w:rsidRDefault="00F402B8">
      <w:pPr>
        <w:pStyle w:val="Textodecomentrio"/>
      </w:pPr>
      <w:r>
        <w:rPr>
          <w:rStyle w:val="Refdecomentrio"/>
        </w:rPr>
        <w:annotationRef/>
      </w:r>
      <w:r>
        <w:t>IDEM COMENTARIO ANTERIOR</w:t>
      </w:r>
    </w:p>
  </w:comment>
  <w:comment w:id="204" w:author="Silvia Helena" w:date="2017-06-21T20:12:00Z" w:initials="SH">
    <w:p w:rsidR="009D0503" w:rsidRDefault="009D0503">
      <w:pPr>
        <w:pStyle w:val="Textodecomentrio"/>
      </w:pPr>
      <w:r>
        <w:rPr>
          <w:rStyle w:val="Refdecomentrio"/>
        </w:rPr>
        <w:annotationRef/>
      </w:r>
      <w:r>
        <w:t>Cadê a função principal do sistema</w:t>
      </w:r>
      <w:proofErr w:type="gramStart"/>
      <w:r>
        <w:t>???</w:t>
      </w:r>
      <w:proofErr w:type="gramEnd"/>
    </w:p>
    <w:p w:rsidR="009D0503" w:rsidRDefault="009D0503">
      <w:pPr>
        <w:pStyle w:val="Textodecomentrio"/>
      </w:pPr>
      <w:r>
        <w:t>Lançar receita / despesa</w:t>
      </w:r>
      <w:proofErr w:type="gramStart"/>
      <w:r>
        <w:t>???</w:t>
      </w:r>
      <w:proofErr w:type="gramEnd"/>
    </w:p>
  </w:comment>
  <w:comment w:id="206" w:author="Silvia Helena" w:date="2017-06-21T20:14:00Z" w:initials="SH">
    <w:p w:rsidR="007872EF" w:rsidRDefault="007872EF">
      <w:pPr>
        <w:pStyle w:val="Textodecomentrio"/>
      </w:pPr>
      <w:r>
        <w:rPr>
          <w:rStyle w:val="Refdecomentrio"/>
        </w:rPr>
        <w:annotationRef/>
      </w:r>
      <w:r>
        <w:t>Nos requisitos nem nas tabelas de dados esta o tipo da moeda na conta</w:t>
      </w:r>
    </w:p>
  </w:comment>
  <w:comment w:id="208" w:author="Silvia Helena" w:date="2017-06-21T20:16:00Z" w:initials="SH">
    <w:p w:rsidR="00C56F38" w:rsidRDefault="00C56F38">
      <w:pPr>
        <w:pStyle w:val="Textodecomentrio"/>
      </w:pPr>
      <w:r>
        <w:rPr>
          <w:rStyle w:val="Refdecomentrio"/>
        </w:rPr>
        <w:annotationRef/>
      </w:r>
      <w:r>
        <w:t xml:space="preserve">No requisito diz que o </w:t>
      </w:r>
      <w:proofErr w:type="spellStart"/>
      <w:r>
        <w:t>usuario</w:t>
      </w:r>
      <w:proofErr w:type="spellEnd"/>
      <w:r>
        <w:t xml:space="preserve"> poderia cadastrar</w:t>
      </w:r>
      <w:proofErr w:type="gramStart"/>
      <w:r>
        <w:t xml:space="preserve">  </w:t>
      </w:r>
      <w:proofErr w:type="gramEnd"/>
      <w:r>
        <w:t>novas formas</w:t>
      </w:r>
    </w:p>
    <w:p w:rsidR="00C56F38" w:rsidRDefault="00C56F38">
      <w:pPr>
        <w:pStyle w:val="Textodecomentrio"/>
      </w:pPr>
    </w:p>
    <w:p w:rsidR="00C56F38" w:rsidRDefault="00C56F38">
      <w:pPr>
        <w:pStyle w:val="Textodecomentrio"/>
      </w:pPr>
      <w:r>
        <w:t xml:space="preserve">Aqui </w:t>
      </w:r>
      <w:proofErr w:type="spellStart"/>
      <w:r>
        <w:t>vcs</w:t>
      </w:r>
      <w:proofErr w:type="spellEnd"/>
      <w:r>
        <w:t xml:space="preserve"> estão restringindo para cadastrar apenas essas </w:t>
      </w:r>
      <w:proofErr w:type="gramStart"/>
      <w:r>
        <w:t>3</w:t>
      </w:r>
      <w:proofErr w:type="gramEnd"/>
      <w:r>
        <w:t>, que ao meu ver disseram que já deveria existir</w:t>
      </w:r>
    </w:p>
    <w:p w:rsidR="00AB628F" w:rsidRDefault="00AB628F">
      <w:pPr>
        <w:pStyle w:val="Textodecomentrio"/>
      </w:pPr>
    </w:p>
    <w:p w:rsidR="00AB628F" w:rsidRDefault="00AB628F">
      <w:pPr>
        <w:pStyle w:val="Textodecomentrio"/>
      </w:pPr>
      <w:r>
        <w:t>Olhe a estrutura dessa tabela</w:t>
      </w:r>
    </w:p>
  </w:comment>
  <w:comment w:id="210" w:author="Silvia Helena" w:date="2017-06-21T20:19:00Z" w:initials="SH">
    <w:p w:rsidR="00010163" w:rsidRDefault="00010163">
      <w:pPr>
        <w:pStyle w:val="Textodecomentrio"/>
      </w:pPr>
      <w:r>
        <w:rPr>
          <w:rStyle w:val="Refdecomentrio"/>
        </w:rPr>
        <w:annotationRef/>
      </w:r>
      <w:r>
        <w:t xml:space="preserve">Não tem porque ter </w:t>
      </w:r>
      <w:proofErr w:type="gramStart"/>
      <w:r>
        <w:t>2</w:t>
      </w:r>
      <w:proofErr w:type="gramEnd"/>
      <w:r>
        <w:t xml:space="preserve"> telas uma para receita outra para despesa considerando que o tipo da conta </w:t>
      </w:r>
      <w:proofErr w:type="spellStart"/>
      <w:r>
        <w:t>escohida</w:t>
      </w:r>
      <w:proofErr w:type="spellEnd"/>
      <w:r>
        <w:t xml:space="preserve"> definira se será receita ou despesa</w:t>
      </w:r>
    </w:p>
    <w:p w:rsidR="00010163" w:rsidRDefault="00010163">
      <w:pPr>
        <w:pStyle w:val="Textodecomentrio"/>
      </w:pPr>
    </w:p>
    <w:p w:rsidR="00010163" w:rsidRDefault="00010163">
      <w:pPr>
        <w:pStyle w:val="Textodecomentrio"/>
      </w:pPr>
      <w:r>
        <w:t xml:space="preserve">O que deve ter é apenas uma tela Com a primeira entrada </w:t>
      </w:r>
      <w:proofErr w:type="gramStart"/>
      <w:r>
        <w:t>escolher o tipo da conta, e isso já definira</w:t>
      </w:r>
      <w:proofErr w:type="gramEnd"/>
      <w:r>
        <w:t xml:space="preserve"> se é debito ou credito</w:t>
      </w:r>
    </w:p>
    <w:p w:rsidR="00010163" w:rsidRDefault="00010163">
      <w:pPr>
        <w:pStyle w:val="Textodecomentrio"/>
      </w:pPr>
    </w:p>
  </w:comment>
  <w:comment w:id="213" w:author="Silvia Helena" w:date="2017-06-21T20:21:00Z" w:initials="SH">
    <w:p w:rsidR="001905A8" w:rsidRDefault="001905A8">
      <w:pPr>
        <w:pStyle w:val="Textodecomentrio"/>
      </w:pPr>
      <w:r>
        <w:rPr>
          <w:rStyle w:val="Refdecomentrio"/>
        </w:rPr>
        <w:annotationRef/>
      </w:r>
      <w:proofErr w:type="spellStart"/>
      <w:r>
        <w:t>Nao</w:t>
      </w:r>
      <w:proofErr w:type="spellEnd"/>
      <w:r>
        <w:t xml:space="preserve"> seria escolher o período para consulta?</w:t>
      </w:r>
    </w:p>
    <w:p w:rsidR="001905A8" w:rsidRDefault="001905A8">
      <w:pPr>
        <w:pStyle w:val="Textodecomentrio"/>
      </w:pPr>
    </w:p>
    <w:p w:rsidR="00A44537" w:rsidRDefault="00A44537">
      <w:pPr>
        <w:pStyle w:val="Textodecomentrio"/>
      </w:pPr>
      <w:r>
        <w:t xml:space="preserve">Ou </w:t>
      </w:r>
      <w:proofErr w:type="spellStart"/>
      <w:r>
        <w:t>entao</w:t>
      </w:r>
      <w:proofErr w:type="spellEnd"/>
      <w:r>
        <w:t xml:space="preserve"> escolher qual despesa ou qual receita</w:t>
      </w:r>
      <w:proofErr w:type="gramStart"/>
      <w:r>
        <w:t>??</w:t>
      </w:r>
      <w:proofErr w:type="gramEnd"/>
    </w:p>
    <w:p w:rsidR="00A44537" w:rsidRDefault="00A44537">
      <w:pPr>
        <w:pStyle w:val="Textodecomentrio"/>
      </w:pPr>
    </w:p>
    <w:p w:rsidR="001905A8" w:rsidRDefault="001905A8">
      <w:pPr>
        <w:pStyle w:val="Textodecomentrio"/>
      </w:pPr>
      <w:r>
        <w:t>É O QUE ESTA NOS REQUISITOS</w:t>
      </w:r>
    </w:p>
  </w:comment>
  <w:comment w:id="215" w:author="Silvia Helena" w:date="2017-06-21T20:23:00Z" w:initials="SH">
    <w:p w:rsidR="008745E3" w:rsidRDefault="008745E3">
      <w:pPr>
        <w:pStyle w:val="Textodecomentrio"/>
      </w:pPr>
      <w:r>
        <w:rPr>
          <w:rStyle w:val="Refdecomentrio"/>
        </w:rPr>
        <w:annotationRef/>
      </w:r>
      <w:r>
        <w:t xml:space="preserve">Botão gerar deve estar acima do gráfico, já que ele “gráfico” </w:t>
      </w:r>
      <w:proofErr w:type="spellStart"/>
      <w:r>
        <w:t>so</w:t>
      </w:r>
      <w:proofErr w:type="spellEnd"/>
      <w:r>
        <w:t xml:space="preserve"> existira depois de pedir para </w:t>
      </w:r>
      <w:proofErr w:type="gramStart"/>
      <w:r>
        <w:t>gerar</w:t>
      </w:r>
      <w:proofErr w:type="gramEnd"/>
    </w:p>
    <w:p w:rsidR="008745E3" w:rsidRDefault="008745E3">
      <w:pPr>
        <w:pStyle w:val="Textodecomentrio"/>
      </w:pPr>
    </w:p>
    <w:p w:rsidR="008745E3" w:rsidRDefault="008745E3">
      <w:pPr>
        <w:pStyle w:val="Textodecomentrio"/>
      </w:pPr>
      <w:r>
        <w:t xml:space="preserve">E essa legenda e percentual? O </w:t>
      </w:r>
      <w:proofErr w:type="spellStart"/>
      <w:r>
        <w:t>usuario</w:t>
      </w:r>
      <w:proofErr w:type="spellEnd"/>
      <w:r>
        <w:t xml:space="preserve"> que ira entrar</w:t>
      </w:r>
      <w:proofErr w:type="gramStart"/>
      <w:r>
        <w:t>??</w:t>
      </w:r>
      <w:proofErr w:type="gramEnd"/>
    </w:p>
    <w:p w:rsidR="008745E3" w:rsidRDefault="008745E3">
      <w:pPr>
        <w:pStyle w:val="Textodecomentrio"/>
      </w:pPr>
      <w:r>
        <w:t>Ficou estranho</w:t>
      </w:r>
      <w:r w:rsidR="002E2FC7">
        <w:t xml:space="preserve"> isso</w:t>
      </w:r>
    </w:p>
    <w:p w:rsidR="002E2FC7" w:rsidRDefault="002E2FC7">
      <w:pPr>
        <w:pStyle w:val="Textodecomentrio"/>
      </w:pPr>
      <w:r>
        <w:t>Não deveria aparecer o percentual no próprio gráfico?</w:t>
      </w:r>
    </w:p>
  </w:comment>
  <w:comment w:id="217" w:author="Silvia Helena" w:date="2017-06-21T20:23:00Z" w:initials="SH">
    <w:p w:rsidR="00D50728" w:rsidRDefault="00D50728">
      <w:pPr>
        <w:pStyle w:val="Textodecomentrio"/>
      </w:pPr>
      <w:r>
        <w:rPr>
          <w:rStyle w:val="Refdecomentrio"/>
        </w:rPr>
        <w:annotationRef/>
      </w:r>
      <w:proofErr w:type="gramStart"/>
      <w:r>
        <w:t>idem</w:t>
      </w:r>
      <w:proofErr w:type="gramEnd"/>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5319" w:rsidRDefault="00305319" w:rsidP="007D6C1B">
      <w:pPr>
        <w:spacing w:line="240" w:lineRule="auto"/>
      </w:pPr>
      <w:r>
        <w:separator/>
      </w:r>
    </w:p>
  </w:endnote>
  <w:endnote w:type="continuationSeparator" w:id="0">
    <w:p w:rsidR="00305319" w:rsidRDefault="00305319" w:rsidP="007D6C1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14DB" w:rsidRPr="00E0286C" w:rsidRDefault="00B714DB" w:rsidP="001E269C">
    <w:pPr>
      <w:pStyle w:val="Rodap"/>
      <w:jc w:val="right"/>
      <w:rPr>
        <w: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5319" w:rsidRDefault="00305319" w:rsidP="007D6C1B">
      <w:pPr>
        <w:spacing w:line="240" w:lineRule="auto"/>
      </w:pPr>
      <w:r>
        <w:separator/>
      </w:r>
    </w:p>
  </w:footnote>
  <w:footnote w:type="continuationSeparator" w:id="0">
    <w:p w:rsidR="00305319" w:rsidRDefault="00305319" w:rsidP="007D6C1B">
      <w:pPr>
        <w:spacing w:line="240" w:lineRule="auto"/>
      </w:pPr>
      <w:r>
        <w:continuationSeparator/>
      </w:r>
    </w:p>
  </w:footnote>
  <w:footnote w:id="1">
    <w:p w:rsidR="00B714DB" w:rsidRDefault="00B714DB" w:rsidP="009A73C6">
      <w:pPr>
        <w:pStyle w:val="Textodenotaderodap"/>
        <w:spacing w:after="0"/>
        <w:jc w:val="both"/>
      </w:pPr>
      <w:r>
        <w:rPr>
          <w:rStyle w:val="Refdenotaderodap"/>
        </w:rPr>
        <w:footnoteRef/>
      </w:r>
      <w:r>
        <w:t xml:space="preserve"> As despesas superam as receitas.</w:t>
      </w:r>
    </w:p>
  </w:footnote>
  <w:footnote w:id="2">
    <w:p w:rsidR="00B714DB" w:rsidRDefault="00B714DB" w:rsidP="009A73C6">
      <w:pPr>
        <w:pStyle w:val="Textodenotaderodap"/>
        <w:spacing w:after="0"/>
        <w:jc w:val="both"/>
      </w:pPr>
      <w:r>
        <w:rPr>
          <w:rStyle w:val="Refdenotaderodap"/>
        </w:rPr>
        <w:footnoteRef/>
      </w:r>
      <w:r>
        <w:t xml:space="preserve"> As despesas são iguais às receitas.</w:t>
      </w:r>
    </w:p>
  </w:footnote>
  <w:footnote w:id="3">
    <w:p w:rsidR="00B714DB" w:rsidRDefault="00B714DB" w:rsidP="009A73C6">
      <w:pPr>
        <w:pStyle w:val="Textodenotaderodap"/>
        <w:spacing w:after="0"/>
        <w:jc w:val="both"/>
      </w:pPr>
      <w:r>
        <w:rPr>
          <w:rStyle w:val="Refdenotaderodap"/>
        </w:rPr>
        <w:footnoteRef/>
      </w:r>
      <w:r>
        <w:t xml:space="preserve"> As receitas são superiores às despesas.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83981501"/>
      <w:docPartObj>
        <w:docPartGallery w:val="Page Numbers (Top of Page)"/>
        <w:docPartUnique/>
      </w:docPartObj>
    </w:sdtPr>
    <w:sdtContent>
      <w:p w:rsidR="00B714DB" w:rsidRDefault="00B714DB">
        <w:pPr>
          <w:pStyle w:val="Cabealho"/>
          <w:jc w:val="right"/>
        </w:pPr>
        <w:fldSimple w:instr="PAGE   \* MERGEFORMAT">
          <w:r>
            <w:rPr>
              <w:noProof/>
            </w:rPr>
            <w:t>1</w:t>
          </w:r>
        </w:fldSimple>
      </w:p>
    </w:sdtContent>
  </w:sdt>
  <w:p w:rsidR="00B714DB" w:rsidRDefault="00B714DB">
    <w:pPr>
      <w:pStyle w:val="Cabealh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2043069"/>
      <w:docPartObj>
        <w:docPartGallery w:val="Page Numbers (Top of Page)"/>
        <w:docPartUnique/>
      </w:docPartObj>
    </w:sdtPr>
    <w:sdtContent>
      <w:p w:rsidR="00B714DB" w:rsidRDefault="00B714DB">
        <w:pPr>
          <w:pStyle w:val="Cabealho"/>
          <w:jc w:val="right"/>
        </w:pPr>
        <w:fldSimple w:instr="PAGE   \* MERGEFORMAT">
          <w:r w:rsidR="00501FF2">
            <w:rPr>
              <w:noProof/>
            </w:rPr>
            <w:t>39</w:t>
          </w:r>
        </w:fldSimple>
      </w:p>
    </w:sdtContent>
  </w:sdt>
  <w:p w:rsidR="00B714DB" w:rsidRPr="00AA38F0" w:rsidRDefault="00B714DB">
    <w:pPr>
      <w:pStyle w:val="Cabealho"/>
      <w:rPr>
        <w:u w:val="singl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0946147"/>
      <w:docPartObj>
        <w:docPartGallery w:val="Page Numbers (Top of Page)"/>
        <w:docPartUnique/>
      </w:docPartObj>
    </w:sdtPr>
    <w:sdtContent>
      <w:p w:rsidR="00B714DB" w:rsidRDefault="00B714DB">
        <w:pPr>
          <w:pStyle w:val="Cabealho"/>
          <w:jc w:val="right"/>
        </w:pPr>
        <w:fldSimple w:instr="PAGE   \* MERGEFORMAT">
          <w:r w:rsidR="00501FF2">
            <w:rPr>
              <w:noProof/>
            </w:rPr>
            <w:t>59</w:t>
          </w:r>
        </w:fldSimple>
      </w:p>
    </w:sdtContent>
  </w:sdt>
  <w:p w:rsidR="00B714DB" w:rsidRPr="00AA38F0" w:rsidRDefault="00B714DB">
    <w:pPr>
      <w:pStyle w:val="Cabealho"/>
      <w:rPr>
        <w:u w:val="single"/>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E0A63"/>
    <w:multiLevelType w:val="multilevel"/>
    <w:tmpl w:val="5B9AA890"/>
    <w:lvl w:ilvl="0">
      <w:start w:val="1"/>
      <w:numFmt w:val="decimal"/>
      <w:lvlText w:val="%1"/>
      <w:lvlJc w:val="left"/>
      <w:pPr>
        <w:ind w:left="432" w:hanging="432"/>
      </w:pPr>
    </w:lvl>
    <w:lvl w:ilvl="1">
      <w:start w:val="1"/>
      <w:numFmt w:val="decimal"/>
      <w:lvlText w:val="1.%2"/>
      <w:lvlJc w:val="left"/>
      <w:pPr>
        <w:ind w:left="576" w:hanging="576"/>
      </w:pPr>
      <w:rPr>
        <w:rFonts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nsid w:val="05651A15"/>
    <w:multiLevelType w:val="hybridMultilevel"/>
    <w:tmpl w:val="A872C99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06291171"/>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0B945221"/>
    <w:multiLevelType w:val="hybridMultilevel"/>
    <w:tmpl w:val="1478BD2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0EFC0DB2"/>
    <w:multiLevelType w:val="hybridMultilevel"/>
    <w:tmpl w:val="306AA6DC"/>
    <w:lvl w:ilvl="0" w:tplc="F3103018">
      <w:start w:val="1"/>
      <w:numFmt w:val="lowerLetter"/>
      <w:lvlText w:val="%1)"/>
      <w:lvlJc w:val="left"/>
      <w:pPr>
        <w:ind w:left="644" w:hanging="360"/>
      </w:pPr>
      <w:rPr>
        <w:rFonts w:hint="default"/>
        <w:i w:val="0"/>
        <w:sz w:val="24"/>
        <w:szCs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10A250D5"/>
    <w:multiLevelType w:val="hybridMultilevel"/>
    <w:tmpl w:val="9F96C80E"/>
    <w:lvl w:ilvl="0" w:tplc="DD627EDE">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1C397CB5"/>
    <w:multiLevelType w:val="hybridMultilevel"/>
    <w:tmpl w:val="EE060EF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nsid w:val="1F8F691C"/>
    <w:multiLevelType w:val="hybridMultilevel"/>
    <w:tmpl w:val="5D74C2F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22293396"/>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
    <w:nsid w:val="241440CF"/>
    <w:multiLevelType w:val="hybridMultilevel"/>
    <w:tmpl w:val="3092ABF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249053AA"/>
    <w:multiLevelType w:val="multilevel"/>
    <w:tmpl w:val="C480F5A0"/>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1">
    <w:nsid w:val="30306894"/>
    <w:multiLevelType w:val="hybridMultilevel"/>
    <w:tmpl w:val="793EBF1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nsid w:val="32C31F3D"/>
    <w:multiLevelType w:val="multilevel"/>
    <w:tmpl w:val="C480F5A0"/>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3">
    <w:nsid w:val="355D7D08"/>
    <w:multiLevelType w:val="hybridMultilevel"/>
    <w:tmpl w:val="B7722992"/>
    <w:lvl w:ilvl="0" w:tplc="04160017">
      <w:start w:val="1"/>
      <w:numFmt w:val="lowerLetter"/>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4">
    <w:nsid w:val="35EF4109"/>
    <w:multiLevelType w:val="hybridMultilevel"/>
    <w:tmpl w:val="A5CCEF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nsid w:val="3EA75399"/>
    <w:multiLevelType w:val="hybridMultilevel"/>
    <w:tmpl w:val="CD84F5C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3F960D51"/>
    <w:multiLevelType w:val="hybridMultilevel"/>
    <w:tmpl w:val="34D071A2"/>
    <w:lvl w:ilvl="0" w:tplc="DD627EDE">
      <w:start w:val="1"/>
      <w:numFmt w:val="decimal"/>
      <w:lvlText w:val="%1.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7">
    <w:nsid w:val="42CD7BB2"/>
    <w:multiLevelType w:val="hybridMultilevel"/>
    <w:tmpl w:val="4760ACD6"/>
    <w:lvl w:ilvl="0" w:tplc="DD627EDE">
      <w:start w:val="1"/>
      <w:numFmt w:val="decimal"/>
      <w:lvlText w:val="%1.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8">
    <w:nsid w:val="4C726CDE"/>
    <w:multiLevelType w:val="hybridMultilevel"/>
    <w:tmpl w:val="90EAE3C0"/>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nsid w:val="4F9B4098"/>
    <w:multiLevelType w:val="hybridMultilevel"/>
    <w:tmpl w:val="6D02619A"/>
    <w:lvl w:ilvl="0" w:tplc="C778F12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nsid w:val="5210093A"/>
    <w:multiLevelType w:val="multilevel"/>
    <w:tmpl w:val="3C66A22A"/>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5A2E68E1"/>
    <w:multiLevelType w:val="hybridMultilevel"/>
    <w:tmpl w:val="0868D750"/>
    <w:lvl w:ilvl="0" w:tplc="326E243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nsid w:val="5F546505"/>
    <w:multiLevelType w:val="multilevel"/>
    <w:tmpl w:val="C480F5A0"/>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3">
    <w:nsid w:val="62482BBE"/>
    <w:multiLevelType w:val="multilevel"/>
    <w:tmpl w:val="C480F5A0"/>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4">
    <w:nsid w:val="68EF7559"/>
    <w:multiLevelType w:val="hybridMultilevel"/>
    <w:tmpl w:val="3F62DF16"/>
    <w:lvl w:ilvl="0" w:tplc="DD627EDE">
      <w:start w:val="1"/>
      <w:numFmt w:val="decimal"/>
      <w:lvlText w:val="%1.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5">
    <w:nsid w:val="6DB80CE2"/>
    <w:multiLevelType w:val="hybridMultilevel"/>
    <w:tmpl w:val="C608D9E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nsid w:val="730B39F7"/>
    <w:multiLevelType w:val="multilevel"/>
    <w:tmpl w:val="0416001D"/>
    <w:styleLink w:val="Estilo1"/>
    <w:lvl w:ilvl="0">
      <w:start w:val="1"/>
      <w:numFmt w:val="decimal"/>
      <w:lvlText w:val="%1)"/>
      <w:lvlJc w:val="left"/>
      <w:pPr>
        <w:ind w:left="360" w:hanging="360"/>
      </w:pPr>
      <w:rPr>
        <w:rFonts w:ascii="Arial" w:hAnsi="Arial"/>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75045F1A"/>
    <w:multiLevelType w:val="multilevel"/>
    <w:tmpl w:val="C480F5A0"/>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8">
    <w:nsid w:val="7AA96B84"/>
    <w:multiLevelType w:val="multilevel"/>
    <w:tmpl w:val="C480F5A0"/>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9">
    <w:nsid w:val="7F6931FF"/>
    <w:multiLevelType w:val="hybridMultilevel"/>
    <w:tmpl w:val="F2AAFBA2"/>
    <w:lvl w:ilvl="0" w:tplc="16BA2154">
      <w:start w:val="1"/>
      <w:numFmt w:val="decimal"/>
      <w:lvlText w:val="1.%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1"/>
  </w:num>
  <w:num w:numId="2">
    <w:abstractNumId w:val="19"/>
  </w:num>
  <w:num w:numId="3">
    <w:abstractNumId w:val="2"/>
  </w:num>
  <w:num w:numId="4">
    <w:abstractNumId w:val="11"/>
  </w:num>
  <w:num w:numId="5">
    <w:abstractNumId w:val="14"/>
  </w:num>
  <w:num w:numId="6">
    <w:abstractNumId w:val="4"/>
  </w:num>
  <w:num w:numId="7">
    <w:abstractNumId w:val="20"/>
  </w:num>
  <w:num w:numId="8">
    <w:abstractNumId w:val="0"/>
  </w:num>
  <w:num w:numId="9">
    <w:abstractNumId w:val="29"/>
  </w:num>
  <w:num w:numId="10">
    <w:abstractNumId w:val="26"/>
  </w:num>
  <w:num w:numId="11">
    <w:abstractNumId w:val="8"/>
  </w:num>
  <w:num w:numId="12">
    <w:abstractNumId w:val="6"/>
  </w:num>
  <w:num w:numId="13">
    <w:abstractNumId w:val="1"/>
  </w:num>
  <w:num w:numId="14">
    <w:abstractNumId w:val="7"/>
  </w:num>
  <w:num w:numId="15">
    <w:abstractNumId w:val="9"/>
  </w:num>
  <w:num w:numId="16">
    <w:abstractNumId w:val="15"/>
  </w:num>
  <w:num w:numId="17">
    <w:abstractNumId w:val="25"/>
  </w:num>
  <w:num w:numId="18">
    <w:abstractNumId w:val="3"/>
  </w:num>
  <w:num w:numId="19">
    <w:abstractNumId w:val="18"/>
  </w:num>
  <w:num w:numId="20">
    <w:abstractNumId w:val="13"/>
  </w:num>
  <w:num w:numId="21">
    <w:abstractNumId w:val="24"/>
  </w:num>
  <w:num w:numId="22">
    <w:abstractNumId w:val="16"/>
  </w:num>
  <w:num w:numId="23">
    <w:abstractNumId w:val="5"/>
  </w:num>
  <w:num w:numId="24">
    <w:abstractNumId w:val="28"/>
  </w:num>
  <w:num w:numId="25">
    <w:abstractNumId w:val="10"/>
  </w:num>
  <w:num w:numId="26">
    <w:abstractNumId w:val="27"/>
  </w:num>
  <w:num w:numId="27">
    <w:abstractNumId w:val="17"/>
  </w:num>
  <w:num w:numId="28">
    <w:abstractNumId w:val="22"/>
  </w:num>
  <w:num w:numId="29">
    <w:abstractNumId w:val="12"/>
  </w:num>
  <w:num w:numId="30">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trackRevisions/>
  <w:defaultTabStop w:val="708"/>
  <w:hyphenationZone w:val="425"/>
  <w:characterSpacingControl w:val="doNotCompress"/>
  <w:hdrShapeDefaults>
    <o:shapedefaults v:ext="edit" spidmax="17410"/>
  </w:hdrShapeDefaults>
  <w:footnotePr>
    <w:footnote w:id="-1"/>
    <w:footnote w:id="0"/>
  </w:footnotePr>
  <w:endnotePr>
    <w:endnote w:id="-1"/>
    <w:endnote w:id="0"/>
  </w:endnotePr>
  <w:compat/>
  <w:rsids>
    <w:rsidRoot w:val="007D6C1B"/>
    <w:rsid w:val="000045CD"/>
    <w:rsid w:val="00005B94"/>
    <w:rsid w:val="000063B2"/>
    <w:rsid w:val="00006BFD"/>
    <w:rsid w:val="000071DF"/>
    <w:rsid w:val="00007A6E"/>
    <w:rsid w:val="00010163"/>
    <w:rsid w:val="00010A84"/>
    <w:rsid w:val="0001295F"/>
    <w:rsid w:val="00012E37"/>
    <w:rsid w:val="00014427"/>
    <w:rsid w:val="00017C81"/>
    <w:rsid w:val="00023FFD"/>
    <w:rsid w:val="0002427E"/>
    <w:rsid w:val="0002536F"/>
    <w:rsid w:val="00025E18"/>
    <w:rsid w:val="000260C3"/>
    <w:rsid w:val="0002776F"/>
    <w:rsid w:val="00032772"/>
    <w:rsid w:val="0003302E"/>
    <w:rsid w:val="00035B9A"/>
    <w:rsid w:val="00035D88"/>
    <w:rsid w:val="00037929"/>
    <w:rsid w:val="0004399B"/>
    <w:rsid w:val="000445BB"/>
    <w:rsid w:val="0004630A"/>
    <w:rsid w:val="000504BD"/>
    <w:rsid w:val="000516F8"/>
    <w:rsid w:val="0005447C"/>
    <w:rsid w:val="00056E95"/>
    <w:rsid w:val="00065639"/>
    <w:rsid w:val="00077595"/>
    <w:rsid w:val="00077AB4"/>
    <w:rsid w:val="000819AF"/>
    <w:rsid w:val="00085E37"/>
    <w:rsid w:val="0008629B"/>
    <w:rsid w:val="000863CB"/>
    <w:rsid w:val="00087A7C"/>
    <w:rsid w:val="000909EA"/>
    <w:rsid w:val="00091078"/>
    <w:rsid w:val="000919BC"/>
    <w:rsid w:val="00092D07"/>
    <w:rsid w:val="0009422F"/>
    <w:rsid w:val="00095812"/>
    <w:rsid w:val="000A13BE"/>
    <w:rsid w:val="000A1A4C"/>
    <w:rsid w:val="000A3D24"/>
    <w:rsid w:val="000A49F7"/>
    <w:rsid w:val="000A5C13"/>
    <w:rsid w:val="000B034F"/>
    <w:rsid w:val="000B5189"/>
    <w:rsid w:val="000B5DBF"/>
    <w:rsid w:val="000B6964"/>
    <w:rsid w:val="000C3269"/>
    <w:rsid w:val="000C4ED4"/>
    <w:rsid w:val="000C6109"/>
    <w:rsid w:val="000C695F"/>
    <w:rsid w:val="000D054E"/>
    <w:rsid w:val="000D0CF4"/>
    <w:rsid w:val="000D1C2F"/>
    <w:rsid w:val="000D1E52"/>
    <w:rsid w:val="000D2E49"/>
    <w:rsid w:val="000D5202"/>
    <w:rsid w:val="000D6CC6"/>
    <w:rsid w:val="000D7C31"/>
    <w:rsid w:val="000D7E07"/>
    <w:rsid w:val="000E2D01"/>
    <w:rsid w:val="000E4D85"/>
    <w:rsid w:val="000E5B78"/>
    <w:rsid w:val="000E62BB"/>
    <w:rsid w:val="000E6CB1"/>
    <w:rsid w:val="000E7D92"/>
    <w:rsid w:val="000F046E"/>
    <w:rsid w:val="000F380F"/>
    <w:rsid w:val="000F3DA4"/>
    <w:rsid w:val="000F4C06"/>
    <w:rsid w:val="000F50FE"/>
    <w:rsid w:val="00102794"/>
    <w:rsid w:val="001040CE"/>
    <w:rsid w:val="001040FA"/>
    <w:rsid w:val="0010480C"/>
    <w:rsid w:val="00105C30"/>
    <w:rsid w:val="00106576"/>
    <w:rsid w:val="0010658F"/>
    <w:rsid w:val="00106869"/>
    <w:rsid w:val="00106A6B"/>
    <w:rsid w:val="00112225"/>
    <w:rsid w:val="00120379"/>
    <w:rsid w:val="00121DDD"/>
    <w:rsid w:val="001255D8"/>
    <w:rsid w:val="001302AF"/>
    <w:rsid w:val="00130A40"/>
    <w:rsid w:val="0013347C"/>
    <w:rsid w:val="001348D1"/>
    <w:rsid w:val="0014078A"/>
    <w:rsid w:val="00143B23"/>
    <w:rsid w:val="0014517E"/>
    <w:rsid w:val="001453E7"/>
    <w:rsid w:val="001454D3"/>
    <w:rsid w:val="00146483"/>
    <w:rsid w:val="00150531"/>
    <w:rsid w:val="0015114B"/>
    <w:rsid w:val="00151C7E"/>
    <w:rsid w:val="001530E2"/>
    <w:rsid w:val="00153928"/>
    <w:rsid w:val="00160D6A"/>
    <w:rsid w:val="00170192"/>
    <w:rsid w:val="00170682"/>
    <w:rsid w:val="00171EAD"/>
    <w:rsid w:val="0017227F"/>
    <w:rsid w:val="001728B1"/>
    <w:rsid w:val="00173C73"/>
    <w:rsid w:val="001759A4"/>
    <w:rsid w:val="001811F4"/>
    <w:rsid w:val="00181CD0"/>
    <w:rsid w:val="00184521"/>
    <w:rsid w:val="00184F76"/>
    <w:rsid w:val="00186AF1"/>
    <w:rsid w:val="00187A9A"/>
    <w:rsid w:val="001905A8"/>
    <w:rsid w:val="0019534B"/>
    <w:rsid w:val="00196795"/>
    <w:rsid w:val="00196E93"/>
    <w:rsid w:val="001A514C"/>
    <w:rsid w:val="001A54EB"/>
    <w:rsid w:val="001A68F9"/>
    <w:rsid w:val="001A75EA"/>
    <w:rsid w:val="001A7BF0"/>
    <w:rsid w:val="001B0468"/>
    <w:rsid w:val="001B052C"/>
    <w:rsid w:val="001B06EB"/>
    <w:rsid w:val="001B0C3E"/>
    <w:rsid w:val="001B2795"/>
    <w:rsid w:val="001B4312"/>
    <w:rsid w:val="001B4957"/>
    <w:rsid w:val="001B595B"/>
    <w:rsid w:val="001B603F"/>
    <w:rsid w:val="001B6AB8"/>
    <w:rsid w:val="001C0114"/>
    <w:rsid w:val="001C2DAE"/>
    <w:rsid w:val="001C3C90"/>
    <w:rsid w:val="001C5DF4"/>
    <w:rsid w:val="001C7DE2"/>
    <w:rsid w:val="001D1669"/>
    <w:rsid w:val="001D31CD"/>
    <w:rsid w:val="001D3C21"/>
    <w:rsid w:val="001D5ED7"/>
    <w:rsid w:val="001D6D4A"/>
    <w:rsid w:val="001E269C"/>
    <w:rsid w:val="001E2C49"/>
    <w:rsid w:val="001E4B7D"/>
    <w:rsid w:val="001E5458"/>
    <w:rsid w:val="001E54C1"/>
    <w:rsid w:val="001F09AC"/>
    <w:rsid w:val="001F0A6E"/>
    <w:rsid w:val="001F13E5"/>
    <w:rsid w:val="001F14B3"/>
    <w:rsid w:val="001F1616"/>
    <w:rsid w:val="001F435B"/>
    <w:rsid w:val="001F4BB1"/>
    <w:rsid w:val="001F5780"/>
    <w:rsid w:val="001F6949"/>
    <w:rsid w:val="00202CE2"/>
    <w:rsid w:val="00205F47"/>
    <w:rsid w:val="00206693"/>
    <w:rsid w:val="00207708"/>
    <w:rsid w:val="00210398"/>
    <w:rsid w:val="00210859"/>
    <w:rsid w:val="00214CD6"/>
    <w:rsid w:val="00216075"/>
    <w:rsid w:val="0021613E"/>
    <w:rsid w:val="002162F9"/>
    <w:rsid w:val="0021679A"/>
    <w:rsid w:val="0021797D"/>
    <w:rsid w:val="00220235"/>
    <w:rsid w:val="002210BF"/>
    <w:rsid w:val="0022193E"/>
    <w:rsid w:val="0022242C"/>
    <w:rsid w:val="0022330B"/>
    <w:rsid w:val="0022375F"/>
    <w:rsid w:val="00223D1D"/>
    <w:rsid w:val="002242CE"/>
    <w:rsid w:val="00233209"/>
    <w:rsid w:val="0023645E"/>
    <w:rsid w:val="00236B81"/>
    <w:rsid w:val="002442E6"/>
    <w:rsid w:val="002466DD"/>
    <w:rsid w:val="00247C3D"/>
    <w:rsid w:val="0025094E"/>
    <w:rsid w:val="002525D1"/>
    <w:rsid w:val="00255A6C"/>
    <w:rsid w:val="00261026"/>
    <w:rsid w:val="00261534"/>
    <w:rsid w:val="002650BD"/>
    <w:rsid w:val="00265880"/>
    <w:rsid w:val="00270996"/>
    <w:rsid w:val="00271B17"/>
    <w:rsid w:val="00271E0B"/>
    <w:rsid w:val="00276826"/>
    <w:rsid w:val="00277AC2"/>
    <w:rsid w:val="00282552"/>
    <w:rsid w:val="00282BCB"/>
    <w:rsid w:val="002857AE"/>
    <w:rsid w:val="002868BE"/>
    <w:rsid w:val="00287E4D"/>
    <w:rsid w:val="00287EAE"/>
    <w:rsid w:val="0029109D"/>
    <w:rsid w:val="00291FA3"/>
    <w:rsid w:val="00293924"/>
    <w:rsid w:val="0029715D"/>
    <w:rsid w:val="00297A12"/>
    <w:rsid w:val="002A1FE8"/>
    <w:rsid w:val="002A2EA7"/>
    <w:rsid w:val="002A3A5C"/>
    <w:rsid w:val="002A5CB3"/>
    <w:rsid w:val="002B0307"/>
    <w:rsid w:val="002B27AF"/>
    <w:rsid w:val="002B3470"/>
    <w:rsid w:val="002B4017"/>
    <w:rsid w:val="002B5044"/>
    <w:rsid w:val="002B51B4"/>
    <w:rsid w:val="002B667C"/>
    <w:rsid w:val="002B7825"/>
    <w:rsid w:val="002C053E"/>
    <w:rsid w:val="002C17A6"/>
    <w:rsid w:val="002C2827"/>
    <w:rsid w:val="002C6271"/>
    <w:rsid w:val="002C627C"/>
    <w:rsid w:val="002D31FF"/>
    <w:rsid w:val="002D3C35"/>
    <w:rsid w:val="002D481A"/>
    <w:rsid w:val="002D509F"/>
    <w:rsid w:val="002D759C"/>
    <w:rsid w:val="002E0AA1"/>
    <w:rsid w:val="002E1205"/>
    <w:rsid w:val="002E2FC7"/>
    <w:rsid w:val="002E352C"/>
    <w:rsid w:val="002E4128"/>
    <w:rsid w:val="002E7780"/>
    <w:rsid w:val="002F2C79"/>
    <w:rsid w:val="002F30C9"/>
    <w:rsid w:val="002F57FF"/>
    <w:rsid w:val="002F5A41"/>
    <w:rsid w:val="002F658E"/>
    <w:rsid w:val="0030150E"/>
    <w:rsid w:val="00301B64"/>
    <w:rsid w:val="00305319"/>
    <w:rsid w:val="00305386"/>
    <w:rsid w:val="00306C1C"/>
    <w:rsid w:val="00311B05"/>
    <w:rsid w:val="00312811"/>
    <w:rsid w:val="00313497"/>
    <w:rsid w:val="003143CC"/>
    <w:rsid w:val="0031485E"/>
    <w:rsid w:val="00315E85"/>
    <w:rsid w:val="00323207"/>
    <w:rsid w:val="00323F8C"/>
    <w:rsid w:val="003254F4"/>
    <w:rsid w:val="00327C16"/>
    <w:rsid w:val="00330A1E"/>
    <w:rsid w:val="00330E20"/>
    <w:rsid w:val="00331E2D"/>
    <w:rsid w:val="00334FDC"/>
    <w:rsid w:val="003365E2"/>
    <w:rsid w:val="00337D6A"/>
    <w:rsid w:val="0034010F"/>
    <w:rsid w:val="00341E11"/>
    <w:rsid w:val="00342671"/>
    <w:rsid w:val="003428DA"/>
    <w:rsid w:val="0034406E"/>
    <w:rsid w:val="003443F7"/>
    <w:rsid w:val="003454C2"/>
    <w:rsid w:val="00346397"/>
    <w:rsid w:val="0035094F"/>
    <w:rsid w:val="00351DA0"/>
    <w:rsid w:val="003579FE"/>
    <w:rsid w:val="003619BE"/>
    <w:rsid w:val="003638C2"/>
    <w:rsid w:val="0037045C"/>
    <w:rsid w:val="003736A3"/>
    <w:rsid w:val="00373E64"/>
    <w:rsid w:val="00374C96"/>
    <w:rsid w:val="003763DD"/>
    <w:rsid w:val="003765FB"/>
    <w:rsid w:val="00377379"/>
    <w:rsid w:val="0038017A"/>
    <w:rsid w:val="00380F81"/>
    <w:rsid w:val="00380FC2"/>
    <w:rsid w:val="00383859"/>
    <w:rsid w:val="00384F10"/>
    <w:rsid w:val="00386177"/>
    <w:rsid w:val="003914FA"/>
    <w:rsid w:val="00392C20"/>
    <w:rsid w:val="0039584B"/>
    <w:rsid w:val="00395B60"/>
    <w:rsid w:val="003A5111"/>
    <w:rsid w:val="003A5F41"/>
    <w:rsid w:val="003A64FE"/>
    <w:rsid w:val="003A7B38"/>
    <w:rsid w:val="003A7D64"/>
    <w:rsid w:val="003B2C0D"/>
    <w:rsid w:val="003B32DE"/>
    <w:rsid w:val="003B3FBA"/>
    <w:rsid w:val="003B4009"/>
    <w:rsid w:val="003B61CC"/>
    <w:rsid w:val="003B6893"/>
    <w:rsid w:val="003B70DF"/>
    <w:rsid w:val="003C0677"/>
    <w:rsid w:val="003C11D7"/>
    <w:rsid w:val="003C1B41"/>
    <w:rsid w:val="003C25BF"/>
    <w:rsid w:val="003C3D34"/>
    <w:rsid w:val="003C4608"/>
    <w:rsid w:val="003C4990"/>
    <w:rsid w:val="003C73DB"/>
    <w:rsid w:val="003C7BB8"/>
    <w:rsid w:val="003D050C"/>
    <w:rsid w:val="003D08DA"/>
    <w:rsid w:val="003D0A2B"/>
    <w:rsid w:val="003D1640"/>
    <w:rsid w:val="003D2092"/>
    <w:rsid w:val="003D2B2D"/>
    <w:rsid w:val="003E0160"/>
    <w:rsid w:val="003E1DF3"/>
    <w:rsid w:val="003E3024"/>
    <w:rsid w:val="003E3868"/>
    <w:rsid w:val="003E4548"/>
    <w:rsid w:val="003E49BB"/>
    <w:rsid w:val="003E6174"/>
    <w:rsid w:val="003E68F3"/>
    <w:rsid w:val="003E6E6F"/>
    <w:rsid w:val="003E7EB4"/>
    <w:rsid w:val="003E7FAB"/>
    <w:rsid w:val="003F3463"/>
    <w:rsid w:val="003F595A"/>
    <w:rsid w:val="003F774E"/>
    <w:rsid w:val="004000FC"/>
    <w:rsid w:val="0040158F"/>
    <w:rsid w:val="00401A5C"/>
    <w:rsid w:val="00402CFA"/>
    <w:rsid w:val="004107D7"/>
    <w:rsid w:val="00410B4F"/>
    <w:rsid w:val="00411344"/>
    <w:rsid w:val="00412151"/>
    <w:rsid w:val="004125BE"/>
    <w:rsid w:val="00412B4C"/>
    <w:rsid w:val="00417C43"/>
    <w:rsid w:val="00422926"/>
    <w:rsid w:val="0042481E"/>
    <w:rsid w:val="004267BF"/>
    <w:rsid w:val="00426F50"/>
    <w:rsid w:val="004272A9"/>
    <w:rsid w:val="0043377B"/>
    <w:rsid w:val="004339B7"/>
    <w:rsid w:val="0043595A"/>
    <w:rsid w:val="00437552"/>
    <w:rsid w:val="00440947"/>
    <w:rsid w:val="00440C27"/>
    <w:rsid w:val="00444252"/>
    <w:rsid w:val="00444CC5"/>
    <w:rsid w:val="0044761E"/>
    <w:rsid w:val="004506BE"/>
    <w:rsid w:val="00450BAC"/>
    <w:rsid w:val="00451575"/>
    <w:rsid w:val="00452122"/>
    <w:rsid w:val="00455612"/>
    <w:rsid w:val="00455D5F"/>
    <w:rsid w:val="00456BB0"/>
    <w:rsid w:val="00464ACB"/>
    <w:rsid w:val="0046613D"/>
    <w:rsid w:val="00466889"/>
    <w:rsid w:val="004670E3"/>
    <w:rsid w:val="00470D78"/>
    <w:rsid w:val="004750E9"/>
    <w:rsid w:val="00480C45"/>
    <w:rsid w:val="00481FDD"/>
    <w:rsid w:val="00484AC7"/>
    <w:rsid w:val="004919FE"/>
    <w:rsid w:val="004955C1"/>
    <w:rsid w:val="00496036"/>
    <w:rsid w:val="00496D12"/>
    <w:rsid w:val="004A0E25"/>
    <w:rsid w:val="004A29CB"/>
    <w:rsid w:val="004A3009"/>
    <w:rsid w:val="004A50A8"/>
    <w:rsid w:val="004A63D4"/>
    <w:rsid w:val="004B2613"/>
    <w:rsid w:val="004B3C8D"/>
    <w:rsid w:val="004C02EA"/>
    <w:rsid w:val="004C40E3"/>
    <w:rsid w:val="004C6D03"/>
    <w:rsid w:val="004D2284"/>
    <w:rsid w:val="004D33AB"/>
    <w:rsid w:val="004D3C5D"/>
    <w:rsid w:val="004D5DE7"/>
    <w:rsid w:val="004D7263"/>
    <w:rsid w:val="004D7F73"/>
    <w:rsid w:val="004E47E3"/>
    <w:rsid w:val="004E48F6"/>
    <w:rsid w:val="004E4F7E"/>
    <w:rsid w:val="004E5FC4"/>
    <w:rsid w:val="004E6011"/>
    <w:rsid w:val="004E763F"/>
    <w:rsid w:val="004E7921"/>
    <w:rsid w:val="004E7AF2"/>
    <w:rsid w:val="004F0341"/>
    <w:rsid w:val="004F10BD"/>
    <w:rsid w:val="004F3963"/>
    <w:rsid w:val="004F6A89"/>
    <w:rsid w:val="004F78E1"/>
    <w:rsid w:val="00501F45"/>
    <w:rsid w:val="00501FF2"/>
    <w:rsid w:val="005021B3"/>
    <w:rsid w:val="00507B62"/>
    <w:rsid w:val="005115F6"/>
    <w:rsid w:val="00511D4C"/>
    <w:rsid w:val="0051328A"/>
    <w:rsid w:val="00513767"/>
    <w:rsid w:val="005137D8"/>
    <w:rsid w:val="005143D8"/>
    <w:rsid w:val="00520D8B"/>
    <w:rsid w:val="00535FAA"/>
    <w:rsid w:val="0053785F"/>
    <w:rsid w:val="005423AE"/>
    <w:rsid w:val="005451EC"/>
    <w:rsid w:val="00545F4F"/>
    <w:rsid w:val="00551DFF"/>
    <w:rsid w:val="005528FA"/>
    <w:rsid w:val="00553204"/>
    <w:rsid w:val="0055486D"/>
    <w:rsid w:val="00557A7C"/>
    <w:rsid w:val="005612E6"/>
    <w:rsid w:val="00561686"/>
    <w:rsid w:val="00563363"/>
    <w:rsid w:val="00564159"/>
    <w:rsid w:val="005651C4"/>
    <w:rsid w:val="00565FC1"/>
    <w:rsid w:val="005666CC"/>
    <w:rsid w:val="00566F2F"/>
    <w:rsid w:val="00566FFF"/>
    <w:rsid w:val="005677DC"/>
    <w:rsid w:val="00570F44"/>
    <w:rsid w:val="00572036"/>
    <w:rsid w:val="005743B8"/>
    <w:rsid w:val="00583E4D"/>
    <w:rsid w:val="005842DF"/>
    <w:rsid w:val="0059389B"/>
    <w:rsid w:val="00594FAF"/>
    <w:rsid w:val="00595FFF"/>
    <w:rsid w:val="005965C8"/>
    <w:rsid w:val="005A2B83"/>
    <w:rsid w:val="005B23E3"/>
    <w:rsid w:val="005B7435"/>
    <w:rsid w:val="005C068B"/>
    <w:rsid w:val="005C1BFC"/>
    <w:rsid w:val="005C3A6C"/>
    <w:rsid w:val="005C482A"/>
    <w:rsid w:val="005C49D5"/>
    <w:rsid w:val="005D112B"/>
    <w:rsid w:val="005D3F0E"/>
    <w:rsid w:val="005D5786"/>
    <w:rsid w:val="005E1245"/>
    <w:rsid w:val="005E245B"/>
    <w:rsid w:val="005E28D6"/>
    <w:rsid w:val="005E6F8E"/>
    <w:rsid w:val="005F0884"/>
    <w:rsid w:val="005F0CBD"/>
    <w:rsid w:val="005F1FC5"/>
    <w:rsid w:val="005F3AB4"/>
    <w:rsid w:val="005F4024"/>
    <w:rsid w:val="006019E0"/>
    <w:rsid w:val="00602120"/>
    <w:rsid w:val="0060423F"/>
    <w:rsid w:val="006042D8"/>
    <w:rsid w:val="0060505D"/>
    <w:rsid w:val="006071B9"/>
    <w:rsid w:val="00607A58"/>
    <w:rsid w:val="0061133E"/>
    <w:rsid w:val="00611DDF"/>
    <w:rsid w:val="00613601"/>
    <w:rsid w:val="0061755B"/>
    <w:rsid w:val="0062233D"/>
    <w:rsid w:val="00624EBB"/>
    <w:rsid w:val="0062672F"/>
    <w:rsid w:val="00626EF2"/>
    <w:rsid w:val="0063195F"/>
    <w:rsid w:val="00632AF0"/>
    <w:rsid w:val="00634571"/>
    <w:rsid w:val="006374F4"/>
    <w:rsid w:val="00641563"/>
    <w:rsid w:val="00643A80"/>
    <w:rsid w:val="006508BD"/>
    <w:rsid w:val="006524D3"/>
    <w:rsid w:val="00652B43"/>
    <w:rsid w:val="006555CE"/>
    <w:rsid w:val="00656A52"/>
    <w:rsid w:val="00660EDE"/>
    <w:rsid w:val="00662169"/>
    <w:rsid w:val="00662780"/>
    <w:rsid w:val="006635DA"/>
    <w:rsid w:val="00663A84"/>
    <w:rsid w:val="00663B0B"/>
    <w:rsid w:val="00663E3B"/>
    <w:rsid w:val="006641CE"/>
    <w:rsid w:val="00666318"/>
    <w:rsid w:val="00667A48"/>
    <w:rsid w:val="00671800"/>
    <w:rsid w:val="00674747"/>
    <w:rsid w:val="006768E2"/>
    <w:rsid w:val="00686D39"/>
    <w:rsid w:val="00691FE9"/>
    <w:rsid w:val="00692FE2"/>
    <w:rsid w:val="0069473A"/>
    <w:rsid w:val="0069595B"/>
    <w:rsid w:val="00695A8A"/>
    <w:rsid w:val="00695F30"/>
    <w:rsid w:val="00696DFC"/>
    <w:rsid w:val="0069751A"/>
    <w:rsid w:val="006A0605"/>
    <w:rsid w:val="006A18F5"/>
    <w:rsid w:val="006A1F94"/>
    <w:rsid w:val="006A270B"/>
    <w:rsid w:val="006A3ADF"/>
    <w:rsid w:val="006A465D"/>
    <w:rsid w:val="006A46A4"/>
    <w:rsid w:val="006A5896"/>
    <w:rsid w:val="006A70F4"/>
    <w:rsid w:val="006B0BE4"/>
    <w:rsid w:val="006B0F52"/>
    <w:rsid w:val="006B2568"/>
    <w:rsid w:val="006B27CF"/>
    <w:rsid w:val="006B3998"/>
    <w:rsid w:val="006B4369"/>
    <w:rsid w:val="006B56D0"/>
    <w:rsid w:val="006B6A99"/>
    <w:rsid w:val="006C4528"/>
    <w:rsid w:val="006C4746"/>
    <w:rsid w:val="006C55F5"/>
    <w:rsid w:val="006C5845"/>
    <w:rsid w:val="006C7297"/>
    <w:rsid w:val="006D23CA"/>
    <w:rsid w:val="006D3D60"/>
    <w:rsid w:val="006D4B09"/>
    <w:rsid w:val="006D4FD1"/>
    <w:rsid w:val="006D5842"/>
    <w:rsid w:val="006D5E50"/>
    <w:rsid w:val="006D645E"/>
    <w:rsid w:val="006E0868"/>
    <w:rsid w:val="006E26E6"/>
    <w:rsid w:val="006E6F51"/>
    <w:rsid w:val="006E74CF"/>
    <w:rsid w:val="006E7973"/>
    <w:rsid w:val="006F1521"/>
    <w:rsid w:val="006F2010"/>
    <w:rsid w:val="006F2C3A"/>
    <w:rsid w:val="006F2E7B"/>
    <w:rsid w:val="006F6240"/>
    <w:rsid w:val="007006E9"/>
    <w:rsid w:val="00701B53"/>
    <w:rsid w:val="007020E4"/>
    <w:rsid w:val="00702164"/>
    <w:rsid w:val="00703EBD"/>
    <w:rsid w:val="007059E9"/>
    <w:rsid w:val="00706304"/>
    <w:rsid w:val="00707836"/>
    <w:rsid w:val="00707C31"/>
    <w:rsid w:val="00713092"/>
    <w:rsid w:val="007136CF"/>
    <w:rsid w:val="00715C01"/>
    <w:rsid w:val="007220E7"/>
    <w:rsid w:val="007226C5"/>
    <w:rsid w:val="00726926"/>
    <w:rsid w:val="0073362C"/>
    <w:rsid w:val="00735B54"/>
    <w:rsid w:val="007376D5"/>
    <w:rsid w:val="00737C0B"/>
    <w:rsid w:val="00745E12"/>
    <w:rsid w:val="00747514"/>
    <w:rsid w:val="00747CB9"/>
    <w:rsid w:val="00747D7F"/>
    <w:rsid w:val="007508D0"/>
    <w:rsid w:val="00755B23"/>
    <w:rsid w:val="00755CED"/>
    <w:rsid w:val="00755E51"/>
    <w:rsid w:val="0075792D"/>
    <w:rsid w:val="00761102"/>
    <w:rsid w:val="0076127F"/>
    <w:rsid w:val="00761787"/>
    <w:rsid w:val="0076565E"/>
    <w:rsid w:val="00776800"/>
    <w:rsid w:val="00781606"/>
    <w:rsid w:val="00782E2C"/>
    <w:rsid w:val="00783A58"/>
    <w:rsid w:val="00784E30"/>
    <w:rsid w:val="00785CB9"/>
    <w:rsid w:val="007872EF"/>
    <w:rsid w:val="0079794F"/>
    <w:rsid w:val="00797B1A"/>
    <w:rsid w:val="007A0A31"/>
    <w:rsid w:val="007A23ED"/>
    <w:rsid w:val="007A33A4"/>
    <w:rsid w:val="007A4348"/>
    <w:rsid w:val="007A7826"/>
    <w:rsid w:val="007B34A2"/>
    <w:rsid w:val="007B41DF"/>
    <w:rsid w:val="007B4495"/>
    <w:rsid w:val="007B60DC"/>
    <w:rsid w:val="007C1A73"/>
    <w:rsid w:val="007C3793"/>
    <w:rsid w:val="007C4D0F"/>
    <w:rsid w:val="007C56AE"/>
    <w:rsid w:val="007C609E"/>
    <w:rsid w:val="007C63E2"/>
    <w:rsid w:val="007C785E"/>
    <w:rsid w:val="007D1525"/>
    <w:rsid w:val="007D1794"/>
    <w:rsid w:val="007D1DBC"/>
    <w:rsid w:val="007D2CE8"/>
    <w:rsid w:val="007D395C"/>
    <w:rsid w:val="007D3D67"/>
    <w:rsid w:val="007D3E28"/>
    <w:rsid w:val="007D60A0"/>
    <w:rsid w:val="007D64FC"/>
    <w:rsid w:val="007D6C1B"/>
    <w:rsid w:val="007E0FBD"/>
    <w:rsid w:val="007E1A95"/>
    <w:rsid w:val="007E2D5F"/>
    <w:rsid w:val="007F1BBF"/>
    <w:rsid w:val="007F1EBD"/>
    <w:rsid w:val="007F2FF1"/>
    <w:rsid w:val="007F3FDF"/>
    <w:rsid w:val="00803693"/>
    <w:rsid w:val="0080739F"/>
    <w:rsid w:val="00811100"/>
    <w:rsid w:val="00814EEF"/>
    <w:rsid w:val="00816C02"/>
    <w:rsid w:val="00820D0D"/>
    <w:rsid w:val="00822CAA"/>
    <w:rsid w:val="0082398B"/>
    <w:rsid w:val="00831406"/>
    <w:rsid w:val="00832519"/>
    <w:rsid w:val="00832D6A"/>
    <w:rsid w:val="00833361"/>
    <w:rsid w:val="00834B90"/>
    <w:rsid w:val="00834CA6"/>
    <w:rsid w:val="00837671"/>
    <w:rsid w:val="00837EB9"/>
    <w:rsid w:val="0084240E"/>
    <w:rsid w:val="0084489C"/>
    <w:rsid w:val="00844AB1"/>
    <w:rsid w:val="00845AFD"/>
    <w:rsid w:val="008473D7"/>
    <w:rsid w:val="008504D6"/>
    <w:rsid w:val="0085581A"/>
    <w:rsid w:val="0085595F"/>
    <w:rsid w:val="00862492"/>
    <w:rsid w:val="008637DC"/>
    <w:rsid w:val="008652F3"/>
    <w:rsid w:val="00866E47"/>
    <w:rsid w:val="00872323"/>
    <w:rsid w:val="008740ED"/>
    <w:rsid w:val="008745E3"/>
    <w:rsid w:val="008750F7"/>
    <w:rsid w:val="00875966"/>
    <w:rsid w:val="008812F6"/>
    <w:rsid w:val="00883798"/>
    <w:rsid w:val="00884EB2"/>
    <w:rsid w:val="00887DF8"/>
    <w:rsid w:val="0089227E"/>
    <w:rsid w:val="00892FF5"/>
    <w:rsid w:val="00894710"/>
    <w:rsid w:val="00896E59"/>
    <w:rsid w:val="008A116B"/>
    <w:rsid w:val="008A1619"/>
    <w:rsid w:val="008A1A8C"/>
    <w:rsid w:val="008A4B2A"/>
    <w:rsid w:val="008A5093"/>
    <w:rsid w:val="008A60F3"/>
    <w:rsid w:val="008A6996"/>
    <w:rsid w:val="008B34B7"/>
    <w:rsid w:val="008B6B7D"/>
    <w:rsid w:val="008C18C5"/>
    <w:rsid w:val="008C2E19"/>
    <w:rsid w:val="008C711E"/>
    <w:rsid w:val="008D008A"/>
    <w:rsid w:val="008D12F3"/>
    <w:rsid w:val="008D1C5A"/>
    <w:rsid w:val="008D3DC5"/>
    <w:rsid w:val="008D45C4"/>
    <w:rsid w:val="008D4A8F"/>
    <w:rsid w:val="008E0F3D"/>
    <w:rsid w:val="008E61FD"/>
    <w:rsid w:val="008F35D3"/>
    <w:rsid w:val="008F3C8C"/>
    <w:rsid w:val="008F6092"/>
    <w:rsid w:val="008F7B86"/>
    <w:rsid w:val="00900E52"/>
    <w:rsid w:val="00902717"/>
    <w:rsid w:val="009054F4"/>
    <w:rsid w:val="00905515"/>
    <w:rsid w:val="0090615C"/>
    <w:rsid w:val="00907602"/>
    <w:rsid w:val="00910168"/>
    <w:rsid w:val="009134D4"/>
    <w:rsid w:val="009153A7"/>
    <w:rsid w:val="009159AA"/>
    <w:rsid w:val="00916950"/>
    <w:rsid w:val="0092114C"/>
    <w:rsid w:val="00925ABE"/>
    <w:rsid w:val="00926BA8"/>
    <w:rsid w:val="00926BC4"/>
    <w:rsid w:val="009323C3"/>
    <w:rsid w:val="00937DAB"/>
    <w:rsid w:val="00940A0F"/>
    <w:rsid w:val="009420A6"/>
    <w:rsid w:val="009439E7"/>
    <w:rsid w:val="00945D5C"/>
    <w:rsid w:val="00951401"/>
    <w:rsid w:val="009550C3"/>
    <w:rsid w:val="00956525"/>
    <w:rsid w:val="00960F3A"/>
    <w:rsid w:val="009641E0"/>
    <w:rsid w:val="0096475E"/>
    <w:rsid w:val="00967FC6"/>
    <w:rsid w:val="009704BD"/>
    <w:rsid w:val="00971DB3"/>
    <w:rsid w:val="0097484A"/>
    <w:rsid w:val="00981226"/>
    <w:rsid w:val="00981DBA"/>
    <w:rsid w:val="00982022"/>
    <w:rsid w:val="00984BE9"/>
    <w:rsid w:val="00985100"/>
    <w:rsid w:val="00985554"/>
    <w:rsid w:val="0099120A"/>
    <w:rsid w:val="009932F9"/>
    <w:rsid w:val="009A1930"/>
    <w:rsid w:val="009A2CE3"/>
    <w:rsid w:val="009A3A7F"/>
    <w:rsid w:val="009A4D5C"/>
    <w:rsid w:val="009A5780"/>
    <w:rsid w:val="009A73C6"/>
    <w:rsid w:val="009A7B0C"/>
    <w:rsid w:val="009B0C4A"/>
    <w:rsid w:val="009B0D1A"/>
    <w:rsid w:val="009B67F9"/>
    <w:rsid w:val="009C4B1F"/>
    <w:rsid w:val="009C62E2"/>
    <w:rsid w:val="009D0503"/>
    <w:rsid w:val="009D11AE"/>
    <w:rsid w:val="009D4379"/>
    <w:rsid w:val="009E06EA"/>
    <w:rsid w:val="009E347C"/>
    <w:rsid w:val="009E5ACC"/>
    <w:rsid w:val="009F1B9A"/>
    <w:rsid w:val="009F2C1F"/>
    <w:rsid w:val="009F43A8"/>
    <w:rsid w:val="00A0244B"/>
    <w:rsid w:val="00A0685C"/>
    <w:rsid w:val="00A078ED"/>
    <w:rsid w:val="00A15298"/>
    <w:rsid w:val="00A21195"/>
    <w:rsid w:val="00A2184F"/>
    <w:rsid w:val="00A22650"/>
    <w:rsid w:val="00A2321B"/>
    <w:rsid w:val="00A267B9"/>
    <w:rsid w:val="00A275BF"/>
    <w:rsid w:val="00A33A81"/>
    <w:rsid w:val="00A33D2B"/>
    <w:rsid w:val="00A354CA"/>
    <w:rsid w:val="00A35D4F"/>
    <w:rsid w:val="00A416B4"/>
    <w:rsid w:val="00A41F4A"/>
    <w:rsid w:val="00A43D62"/>
    <w:rsid w:val="00A44537"/>
    <w:rsid w:val="00A4489C"/>
    <w:rsid w:val="00A4513F"/>
    <w:rsid w:val="00A478E4"/>
    <w:rsid w:val="00A51B41"/>
    <w:rsid w:val="00A5266B"/>
    <w:rsid w:val="00A52F56"/>
    <w:rsid w:val="00A54FEB"/>
    <w:rsid w:val="00A561CE"/>
    <w:rsid w:val="00A60850"/>
    <w:rsid w:val="00A619FE"/>
    <w:rsid w:val="00A651BF"/>
    <w:rsid w:val="00A6784E"/>
    <w:rsid w:val="00A67C32"/>
    <w:rsid w:val="00A71C10"/>
    <w:rsid w:val="00A77251"/>
    <w:rsid w:val="00A777E0"/>
    <w:rsid w:val="00A82010"/>
    <w:rsid w:val="00A85139"/>
    <w:rsid w:val="00A86433"/>
    <w:rsid w:val="00A92423"/>
    <w:rsid w:val="00A94952"/>
    <w:rsid w:val="00A94FF7"/>
    <w:rsid w:val="00A95A15"/>
    <w:rsid w:val="00A97CDB"/>
    <w:rsid w:val="00AA0EB9"/>
    <w:rsid w:val="00AA38F0"/>
    <w:rsid w:val="00AA478E"/>
    <w:rsid w:val="00AA4B75"/>
    <w:rsid w:val="00AA4BEC"/>
    <w:rsid w:val="00AA63E5"/>
    <w:rsid w:val="00AA6C19"/>
    <w:rsid w:val="00AA6F6A"/>
    <w:rsid w:val="00AB1A0C"/>
    <w:rsid w:val="00AB1E3A"/>
    <w:rsid w:val="00AB628F"/>
    <w:rsid w:val="00AB65E3"/>
    <w:rsid w:val="00AB7335"/>
    <w:rsid w:val="00AC0CCE"/>
    <w:rsid w:val="00AC24D0"/>
    <w:rsid w:val="00AC35F3"/>
    <w:rsid w:val="00AC3669"/>
    <w:rsid w:val="00AD3BA7"/>
    <w:rsid w:val="00AE03DF"/>
    <w:rsid w:val="00AE0B97"/>
    <w:rsid w:val="00AE22DD"/>
    <w:rsid w:val="00AE3CA9"/>
    <w:rsid w:val="00AE4A10"/>
    <w:rsid w:val="00AE6165"/>
    <w:rsid w:val="00AF0BC1"/>
    <w:rsid w:val="00AF24C8"/>
    <w:rsid w:val="00AF6A27"/>
    <w:rsid w:val="00B010C6"/>
    <w:rsid w:val="00B01469"/>
    <w:rsid w:val="00B02B28"/>
    <w:rsid w:val="00B02CC3"/>
    <w:rsid w:val="00B04F0A"/>
    <w:rsid w:val="00B10A93"/>
    <w:rsid w:val="00B14A9D"/>
    <w:rsid w:val="00B161FC"/>
    <w:rsid w:val="00B162F5"/>
    <w:rsid w:val="00B16AF9"/>
    <w:rsid w:val="00B16CD0"/>
    <w:rsid w:val="00B16D12"/>
    <w:rsid w:val="00B21EAD"/>
    <w:rsid w:val="00B2262E"/>
    <w:rsid w:val="00B238EF"/>
    <w:rsid w:val="00B24BFA"/>
    <w:rsid w:val="00B32DF4"/>
    <w:rsid w:val="00B331A8"/>
    <w:rsid w:val="00B33489"/>
    <w:rsid w:val="00B361F8"/>
    <w:rsid w:val="00B37392"/>
    <w:rsid w:val="00B37F7D"/>
    <w:rsid w:val="00B408BC"/>
    <w:rsid w:val="00B41338"/>
    <w:rsid w:val="00B442AB"/>
    <w:rsid w:val="00B46123"/>
    <w:rsid w:val="00B46523"/>
    <w:rsid w:val="00B46BC6"/>
    <w:rsid w:val="00B47357"/>
    <w:rsid w:val="00B47EAE"/>
    <w:rsid w:val="00B51A2D"/>
    <w:rsid w:val="00B52A9A"/>
    <w:rsid w:val="00B5359E"/>
    <w:rsid w:val="00B5463F"/>
    <w:rsid w:val="00B55C2A"/>
    <w:rsid w:val="00B56DA0"/>
    <w:rsid w:val="00B6281E"/>
    <w:rsid w:val="00B638B9"/>
    <w:rsid w:val="00B65B6A"/>
    <w:rsid w:val="00B66171"/>
    <w:rsid w:val="00B66935"/>
    <w:rsid w:val="00B67974"/>
    <w:rsid w:val="00B708B5"/>
    <w:rsid w:val="00B714DB"/>
    <w:rsid w:val="00B71819"/>
    <w:rsid w:val="00B719DE"/>
    <w:rsid w:val="00B72E1D"/>
    <w:rsid w:val="00B72FBD"/>
    <w:rsid w:val="00B7312B"/>
    <w:rsid w:val="00B733D0"/>
    <w:rsid w:val="00B74ED2"/>
    <w:rsid w:val="00B81684"/>
    <w:rsid w:val="00B8384F"/>
    <w:rsid w:val="00B83D85"/>
    <w:rsid w:val="00B85AED"/>
    <w:rsid w:val="00B86940"/>
    <w:rsid w:val="00B90799"/>
    <w:rsid w:val="00B938F0"/>
    <w:rsid w:val="00B93FF4"/>
    <w:rsid w:val="00BA0577"/>
    <w:rsid w:val="00BA5BF5"/>
    <w:rsid w:val="00BA5D06"/>
    <w:rsid w:val="00BA6005"/>
    <w:rsid w:val="00BA7F4F"/>
    <w:rsid w:val="00BB020A"/>
    <w:rsid w:val="00BB093A"/>
    <w:rsid w:val="00BB2E63"/>
    <w:rsid w:val="00BB62F1"/>
    <w:rsid w:val="00BB7075"/>
    <w:rsid w:val="00BC1354"/>
    <w:rsid w:val="00BC3EF1"/>
    <w:rsid w:val="00BD2C4D"/>
    <w:rsid w:val="00BD3024"/>
    <w:rsid w:val="00BE1284"/>
    <w:rsid w:val="00BE3306"/>
    <w:rsid w:val="00BF02E4"/>
    <w:rsid w:val="00BF29F6"/>
    <w:rsid w:val="00BF4740"/>
    <w:rsid w:val="00BF7852"/>
    <w:rsid w:val="00C006C6"/>
    <w:rsid w:val="00C00BB3"/>
    <w:rsid w:val="00C00CCD"/>
    <w:rsid w:val="00C02024"/>
    <w:rsid w:val="00C021B9"/>
    <w:rsid w:val="00C02858"/>
    <w:rsid w:val="00C1175C"/>
    <w:rsid w:val="00C128B5"/>
    <w:rsid w:val="00C1331A"/>
    <w:rsid w:val="00C14E7D"/>
    <w:rsid w:val="00C15185"/>
    <w:rsid w:val="00C154CD"/>
    <w:rsid w:val="00C1658D"/>
    <w:rsid w:val="00C224F6"/>
    <w:rsid w:val="00C22D09"/>
    <w:rsid w:val="00C232DA"/>
    <w:rsid w:val="00C24B44"/>
    <w:rsid w:val="00C25B54"/>
    <w:rsid w:val="00C269A5"/>
    <w:rsid w:val="00C270FD"/>
    <w:rsid w:val="00C31318"/>
    <w:rsid w:val="00C3326E"/>
    <w:rsid w:val="00C341AC"/>
    <w:rsid w:val="00C34452"/>
    <w:rsid w:val="00C35146"/>
    <w:rsid w:val="00C35A6D"/>
    <w:rsid w:val="00C409CE"/>
    <w:rsid w:val="00C43B87"/>
    <w:rsid w:val="00C44B23"/>
    <w:rsid w:val="00C44EAB"/>
    <w:rsid w:val="00C45D6D"/>
    <w:rsid w:val="00C47EF7"/>
    <w:rsid w:val="00C50F21"/>
    <w:rsid w:val="00C5228B"/>
    <w:rsid w:val="00C5322F"/>
    <w:rsid w:val="00C5519E"/>
    <w:rsid w:val="00C55C8A"/>
    <w:rsid w:val="00C56F38"/>
    <w:rsid w:val="00C618D6"/>
    <w:rsid w:val="00C61C9B"/>
    <w:rsid w:val="00C63DD6"/>
    <w:rsid w:val="00C649C9"/>
    <w:rsid w:val="00C65B85"/>
    <w:rsid w:val="00C74F8A"/>
    <w:rsid w:val="00C756CD"/>
    <w:rsid w:val="00C77EAD"/>
    <w:rsid w:val="00C83EBB"/>
    <w:rsid w:val="00C844E8"/>
    <w:rsid w:val="00C869D3"/>
    <w:rsid w:val="00C901B5"/>
    <w:rsid w:val="00C925CF"/>
    <w:rsid w:val="00C92D98"/>
    <w:rsid w:val="00C92DDB"/>
    <w:rsid w:val="00C94821"/>
    <w:rsid w:val="00C95269"/>
    <w:rsid w:val="00CA0A10"/>
    <w:rsid w:val="00CA1764"/>
    <w:rsid w:val="00CA536D"/>
    <w:rsid w:val="00CA569A"/>
    <w:rsid w:val="00CA6F58"/>
    <w:rsid w:val="00CB11D2"/>
    <w:rsid w:val="00CB4CB8"/>
    <w:rsid w:val="00CB5B7F"/>
    <w:rsid w:val="00CB67D6"/>
    <w:rsid w:val="00CB7AEB"/>
    <w:rsid w:val="00CB7B39"/>
    <w:rsid w:val="00CC0ECD"/>
    <w:rsid w:val="00CC2559"/>
    <w:rsid w:val="00CC2956"/>
    <w:rsid w:val="00CC471A"/>
    <w:rsid w:val="00CC480F"/>
    <w:rsid w:val="00CC5137"/>
    <w:rsid w:val="00CC5ABA"/>
    <w:rsid w:val="00CD0D28"/>
    <w:rsid w:val="00CD5005"/>
    <w:rsid w:val="00CD73A3"/>
    <w:rsid w:val="00CD75B0"/>
    <w:rsid w:val="00CD7A2B"/>
    <w:rsid w:val="00CE1C24"/>
    <w:rsid w:val="00CE22E4"/>
    <w:rsid w:val="00CE6A0B"/>
    <w:rsid w:val="00CE7A30"/>
    <w:rsid w:val="00CE7BE0"/>
    <w:rsid w:val="00CF1C06"/>
    <w:rsid w:val="00CF2C92"/>
    <w:rsid w:val="00CF342F"/>
    <w:rsid w:val="00CF4F46"/>
    <w:rsid w:val="00D0026E"/>
    <w:rsid w:val="00D01499"/>
    <w:rsid w:val="00D01FEA"/>
    <w:rsid w:val="00D02417"/>
    <w:rsid w:val="00D0530B"/>
    <w:rsid w:val="00D1227A"/>
    <w:rsid w:val="00D210D8"/>
    <w:rsid w:val="00D211EB"/>
    <w:rsid w:val="00D21657"/>
    <w:rsid w:val="00D2449E"/>
    <w:rsid w:val="00D25627"/>
    <w:rsid w:val="00D26F61"/>
    <w:rsid w:val="00D27255"/>
    <w:rsid w:val="00D274DD"/>
    <w:rsid w:val="00D302F1"/>
    <w:rsid w:val="00D31EC8"/>
    <w:rsid w:val="00D327F4"/>
    <w:rsid w:val="00D35AFC"/>
    <w:rsid w:val="00D37BCF"/>
    <w:rsid w:val="00D42355"/>
    <w:rsid w:val="00D42D72"/>
    <w:rsid w:val="00D4350F"/>
    <w:rsid w:val="00D44546"/>
    <w:rsid w:val="00D45DC7"/>
    <w:rsid w:val="00D50728"/>
    <w:rsid w:val="00D50D0E"/>
    <w:rsid w:val="00D51071"/>
    <w:rsid w:val="00D51B06"/>
    <w:rsid w:val="00D53E67"/>
    <w:rsid w:val="00D54854"/>
    <w:rsid w:val="00D571D0"/>
    <w:rsid w:val="00D57249"/>
    <w:rsid w:val="00D57D40"/>
    <w:rsid w:val="00D60E7B"/>
    <w:rsid w:val="00D61C60"/>
    <w:rsid w:val="00D63E31"/>
    <w:rsid w:val="00D656C2"/>
    <w:rsid w:val="00D711F6"/>
    <w:rsid w:val="00D76DAE"/>
    <w:rsid w:val="00D80124"/>
    <w:rsid w:val="00D822C1"/>
    <w:rsid w:val="00D8420A"/>
    <w:rsid w:val="00D8461D"/>
    <w:rsid w:val="00D84A02"/>
    <w:rsid w:val="00D84AE9"/>
    <w:rsid w:val="00D92152"/>
    <w:rsid w:val="00D93532"/>
    <w:rsid w:val="00D94360"/>
    <w:rsid w:val="00D9447C"/>
    <w:rsid w:val="00D94C94"/>
    <w:rsid w:val="00DA115E"/>
    <w:rsid w:val="00DA1D07"/>
    <w:rsid w:val="00DA2076"/>
    <w:rsid w:val="00DA220D"/>
    <w:rsid w:val="00DA222A"/>
    <w:rsid w:val="00DA2951"/>
    <w:rsid w:val="00DA2B75"/>
    <w:rsid w:val="00DA7ED4"/>
    <w:rsid w:val="00DB087A"/>
    <w:rsid w:val="00DB1F0F"/>
    <w:rsid w:val="00DB3C05"/>
    <w:rsid w:val="00DB5BBF"/>
    <w:rsid w:val="00DB6C1C"/>
    <w:rsid w:val="00DB6EBC"/>
    <w:rsid w:val="00DB757D"/>
    <w:rsid w:val="00DC0413"/>
    <w:rsid w:val="00DC041A"/>
    <w:rsid w:val="00DC1D4A"/>
    <w:rsid w:val="00DC1E1F"/>
    <w:rsid w:val="00DC2758"/>
    <w:rsid w:val="00DC32BB"/>
    <w:rsid w:val="00DC42E3"/>
    <w:rsid w:val="00DD0BE9"/>
    <w:rsid w:val="00DD0DB1"/>
    <w:rsid w:val="00DE34B8"/>
    <w:rsid w:val="00DE3B53"/>
    <w:rsid w:val="00DE630D"/>
    <w:rsid w:val="00DE7FBD"/>
    <w:rsid w:val="00DF0FC1"/>
    <w:rsid w:val="00DF1350"/>
    <w:rsid w:val="00DF435F"/>
    <w:rsid w:val="00DF6978"/>
    <w:rsid w:val="00DF7364"/>
    <w:rsid w:val="00DF7C7C"/>
    <w:rsid w:val="00E0058C"/>
    <w:rsid w:val="00E005F6"/>
    <w:rsid w:val="00E05E3E"/>
    <w:rsid w:val="00E07172"/>
    <w:rsid w:val="00E10E62"/>
    <w:rsid w:val="00E11E20"/>
    <w:rsid w:val="00E1266E"/>
    <w:rsid w:val="00E1447E"/>
    <w:rsid w:val="00E172E2"/>
    <w:rsid w:val="00E20E0F"/>
    <w:rsid w:val="00E21C31"/>
    <w:rsid w:val="00E22448"/>
    <w:rsid w:val="00E24AF2"/>
    <w:rsid w:val="00E256A2"/>
    <w:rsid w:val="00E30F91"/>
    <w:rsid w:val="00E316F6"/>
    <w:rsid w:val="00E31B1A"/>
    <w:rsid w:val="00E32AA0"/>
    <w:rsid w:val="00E35196"/>
    <w:rsid w:val="00E4095C"/>
    <w:rsid w:val="00E428E9"/>
    <w:rsid w:val="00E42BFD"/>
    <w:rsid w:val="00E4316B"/>
    <w:rsid w:val="00E432B7"/>
    <w:rsid w:val="00E438CE"/>
    <w:rsid w:val="00E44213"/>
    <w:rsid w:val="00E4427A"/>
    <w:rsid w:val="00E44658"/>
    <w:rsid w:val="00E467AC"/>
    <w:rsid w:val="00E46814"/>
    <w:rsid w:val="00E46B04"/>
    <w:rsid w:val="00E50253"/>
    <w:rsid w:val="00E505B2"/>
    <w:rsid w:val="00E524A2"/>
    <w:rsid w:val="00E53398"/>
    <w:rsid w:val="00E54A40"/>
    <w:rsid w:val="00E5698B"/>
    <w:rsid w:val="00E56AAC"/>
    <w:rsid w:val="00E62A66"/>
    <w:rsid w:val="00E655C7"/>
    <w:rsid w:val="00E65D6E"/>
    <w:rsid w:val="00E707AB"/>
    <w:rsid w:val="00E716BE"/>
    <w:rsid w:val="00E73C76"/>
    <w:rsid w:val="00E768EC"/>
    <w:rsid w:val="00E77D13"/>
    <w:rsid w:val="00E802B7"/>
    <w:rsid w:val="00E83335"/>
    <w:rsid w:val="00E8374D"/>
    <w:rsid w:val="00E9191B"/>
    <w:rsid w:val="00E93369"/>
    <w:rsid w:val="00E96375"/>
    <w:rsid w:val="00E96681"/>
    <w:rsid w:val="00E96AC2"/>
    <w:rsid w:val="00E96AF8"/>
    <w:rsid w:val="00EA4383"/>
    <w:rsid w:val="00EB4D19"/>
    <w:rsid w:val="00EB4DB1"/>
    <w:rsid w:val="00EB53A5"/>
    <w:rsid w:val="00EB77F6"/>
    <w:rsid w:val="00EC22BD"/>
    <w:rsid w:val="00EC5E76"/>
    <w:rsid w:val="00ED568F"/>
    <w:rsid w:val="00ED591A"/>
    <w:rsid w:val="00ED6758"/>
    <w:rsid w:val="00ED683D"/>
    <w:rsid w:val="00EF13EB"/>
    <w:rsid w:val="00EF1DBC"/>
    <w:rsid w:val="00EF2E53"/>
    <w:rsid w:val="00EF31DB"/>
    <w:rsid w:val="00EF391A"/>
    <w:rsid w:val="00EF4453"/>
    <w:rsid w:val="00EF50BF"/>
    <w:rsid w:val="00EF66B8"/>
    <w:rsid w:val="00F02335"/>
    <w:rsid w:val="00F04734"/>
    <w:rsid w:val="00F05589"/>
    <w:rsid w:val="00F127E4"/>
    <w:rsid w:val="00F12FB7"/>
    <w:rsid w:val="00F15B0C"/>
    <w:rsid w:val="00F20083"/>
    <w:rsid w:val="00F20127"/>
    <w:rsid w:val="00F213E3"/>
    <w:rsid w:val="00F22832"/>
    <w:rsid w:val="00F2320C"/>
    <w:rsid w:val="00F23457"/>
    <w:rsid w:val="00F242CE"/>
    <w:rsid w:val="00F27208"/>
    <w:rsid w:val="00F27666"/>
    <w:rsid w:val="00F304EB"/>
    <w:rsid w:val="00F31FED"/>
    <w:rsid w:val="00F3670A"/>
    <w:rsid w:val="00F402B8"/>
    <w:rsid w:val="00F4100E"/>
    <w:rsid w:val="00F42ACD"/>
    <w:rsid w:val="00F4614D"/>
    <w:rsid w:val="00F51EBB"/>
    <w:rsid w:val="00F62EE6"/>
    <w:rsid w:val="00F63311"/>
    <w:rsid w:val="00F63D26"/>
    <w:rsid w:val="00F645D4"/>
    <w:rsid w:val="00F67E3A"/>
    <w:rsid w:val="00F7037A"/>
    <w:rsid w:val="00F75022"/>
    <w:rsid w:val="00F75566"/>
    <w:rsid w:val="00F755AD"/>
    <w:rsid w:val="00F75EEB"/>
    <w:rsid w:val="00F77D5F"/>
    <w:rsid w:val="00F828C7"/>
    <w:rsid w:val="00F83D31"/>
    <w:rsid w:val="00F848C7"/>
    <w:rsid w:val="00F84ACA"/>
    <w:rsid w:val="00F85951"/>
    <w:rsid w:val="00F85D91"/>
    <w:rsid w:val="00F8767E"/>
    <w:rsid w:val="00F92EA5"/>
    <w:rsid w:val="00F930E7"/>
    <w:rsid w:val="00F94990"/>
    <w:rsid w:val="00F959A8"/>
    <w:rsid w:val="00F9653C"/>
    <w:rsid w:val="00FA2006"/>
    <w:rsid w:val="00FA498F"/>
    <w:rsid w:val="00FA6243"/>
    <w:rsid w:val="00FA64E5"/>
    <w:rsid w:val="00FB0785"/>
    <w:rsid w:val="00FB238A"/>
    <w:rsid w:val="00FB79F9"/>
    <w:rsid w:val="00FC1AE2"/>
    <w:rsid w:val="00FC463F"/>
    <w:rsid w:val="00FC61D0"/>
    <w:rsid w:val="00FD0909"/>
    <w:rsid w:val="00FD3E58"/>
    <w:rsid w:val="00FD5BBC"/>
    <w:rsid w:val="00FD7EF1"/>
    <w:rsid w:val="00FE051A"/>
    <w:rsid w:val="00FE1DB6"/>
    <w:rsid w:val="00FE3029"/>
    <w:rsid w:val="00FE3EBD"/>
    <w:rsid w:val="00FE4A3E"/>
    <w:rsid w:val="00FE602C"/>
    <w:rsid w:val="00FE7C11"/>
    <w:rsid w:val="00FF0194"/>
    <w:rsid w:val="00FF10EA"/>
    <w:rsid w:val="00FF1642"/>
    <w:rsid w:val="00FF16E7"/>
    <w:rsid w:val="00FF187F"/>
    <w:rsid w:val="00FF33B1"/>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4"/>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A5266B"/>
    <w:pPr>
      <w:spacing w:after="0" w:line="360" w:lineRule="auto"/>
      <w:jc w:val="both"/>
    </w:pPr>
  </w:style>
  <w:style w:type="paragraph" w:styleId="Ttulo1">
    <w:name w:val="heading 1"/>
    <w:basedOn w:val="Normal"/>
    <w:next w:val="Normal"/>
    <w:link w:val="Ttulo1Char"/>
    <w:uiPriority w:val="9"/>
    <w:qFormat/>
    <w:rsid w:val="00A21195"/>
    <w:pPr>
      <w:keepNext/>
      <w:keepLines/>
      <w:numPr>
        <w:numId w:val="11"/>
      </w:numPr>
      <w:outlineLvl w:val="0"/>
    </w:pPr>
    <w:rPr>
      <w:rFonts w:eastAsiaTheme="majorEastAsia" w:cstheme="majorBidi"/>
      <w:b/>
      <w:caps/>
      <w:sz w:val="28"/>
      <w:szCs w:val="32"/>
    </w:rPr>
  </w:style>
  <w:style w:type="paragraph" w:styleId="Ttulo2">
    <w:name w:val="heading 2"/>
    <w:basedOn w:val="Normal"/>
    <w:next w:val="Normal"/>
    <w:link w:val="Ttulo2Char"/>
    <w:uiPriority w:val="9"/>
    <w:unhideWhenUsed/>
    <w:qFormat/>
    <w:rsid w:val="00F959A8"/>
    <w:pPr>
      <w:keepNext/>
      <w:keepLines/>
      <w:numPr>
        <w:ilvl w:val="1"/>
        <w:numId w:val="11"/>
      </w:numPr>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7D6C1B"/>
    <w:pPr>
      <w:keepNext/>
      <w:keepLines/>
      <w:numPr>
        <w:ilvl w:val="2"/>
        <w:numId w:val="11"/>
      </w:numPr>
      <w:outlineLvl w:val="2"/>
    </w:pPr>
    <w:rPr>
      <w:rFonts w:eastAsiaTheme="majorEastAsia" w:cstheme="majorBidi"/>
      <w:b/>
      <w:szCs w:val="24"/>
    </w:rPr>
  </w:style>
  <w:style w:type="paragraph" w:styleId="Ttulo4">
    <w:name w:val="heading 4"/>
    <w:basedOn w:val="Normal"/>
    <w:next w:val="Normal"/>
    <w:link w:val="Ttulo4Char"/>
    <w:uiPriority w:val="9"/>
    <w:semiHidden/>
    <w:unhideWhenUsed/>
    <w:qFormat/>
    <w:rsid w:val="007D6C1B"/>
    <w:pPr>
      <w:keepNext/>
      <w:keepLines/>
      <w:numPr>
        <w:ilvl w:val="3"/>
        <w:numId w:val="11"/>
      </w:numPr>
      <w:outlineLvl w:val="3"/>
    </w:pPr>
    <w:rPr>
      <w:rFonts w:eastAsiaTheme="majorEastAsia" w:cstheme="majorBidi"/>
      <w:b/>
      <w:iCs/>
    </w:rPr>
  </w:style>
  <w:style w:type="paragraph" w:styleId="Ttulo5">
    <w:name w:val="heading 5"/>
    <w:basedOn w:val="Normal"/>
    <w:next w:val="Normal"/>
    <w:link w:val="Ttulo5Char"/>
    <w:uiPriority w:val="9"/>
    <w:semiHidden/>
    <w:unhideWhenUsed/>
    <w:qFormat/>
    <w:rsid w:val="007D6C1B"/>
    <w:pPr>
      <w:keepNext/>
      <w:keepLines/>
      <w:numPr>
        <w:ilvl w:val="4"/>
        <w:numId w:val="11"/>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uiPriority w:val="9"/>
    <w:semiHidden/>
    <w:unhideWhenUsed/>
    <w:qFormat/>
    <w:rsid w:val="007D6C1B"/>
    <w:pPr>
      <w:keepNext/>
      <w:keepLines/>
      <w:numPr>
        <w:ilvl w:val="5"/>
        <w:numId w:val="11"/>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7D6C1B"/>
    <w:pPr>
      <w:keepNext/>
      <w:keepLines/>
      <w:numPr>
        <w:ilvl w:val="6"/>
        <w:numId w:val="11"/>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7D6C1B"/>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7D6C1B"/>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21195"/>
    <w:rPr>
      <w:rFonts w:eastAsiaTheme="majorEastAsia" w:cstheme="majorBidi"/>
      <w:b/>
      <w:caps/>
      <w:sz w:val="28"/>
      <w:szCs w:val="32"/>
    </w:rPr>
  </w:style>
  <w:style w:type="character" w:customStyle="1" w:styleId="Ttulo2Char">
    <w:name w:val="Título 2 Char"/>
    <w:basedOn w:val="Fontepargpadro"/>
    <w:link w:val="Ttulo2"/>
    <w:uiPriority w:val="9"/>
    <w:rsid w:val="00F959A8"/>
    <w:rPr>
      <w:rFonts w:eastAsiaTheme="majorEastAsia" w:cstheme="majorBidi"/>
      <w:b/>
      <w:szCs w:val="26"/>
    </w:rPr>
  </w:style>
  <w:style w:type="character" w:customStyle="1" w:styleId="Ttulo3Char">
    <w:name w:val="Título 3 Char"/>
    <w:basedOn w:val="Fontepargpadro"/>
    <w:link w:val="Ttulo3"/>
    <w:uiPriority w:val="9"/>
    <w:rsid w:val="007D6C1B"/>
    <w:rPr>
      <w:rFonts w:eastAsiaTheme="majorEastAsia" w:cstheme="majorBidi"/>
      <w:b/>
      <w:szCs w:val="24"/>
    </w:rPr>
  </w:style>
  <w:style w:type="character" w:customStyle="1" w:styleId="Ttulo4Char">
    <w:name w:val="Título 4 Char"/>
    <w:basedOn w:val="Fontepargpadro"/>
    <w:link w:val="Ttulo4"/>
    <w:uiPriority w:val="9"/>
    <w:semiHidden/>
    <w:rsid w:val="007D6C1B"/>
    <w:rPr>
      <w:rFonts w:eastAsiaTheme="majorEastAsia" w:cstheme="majorBidi"/>
      <w:b/>
      <w:iCs/>
    </w:rPr>
  </w:style>
  <w:style w:type="character" w:customStyle="1" w:styleId="Ttulo5Char">
    <w:name w:val="Título 5 Char"/>
    <w:basedOn w:val="Fontepargpadro"/>
    <w:link w:val="Ttulo5"/>
    <w:uiPriority w:val="9"/>
    <w:semiHidden/>
    <w:rsid w:val="007D6C1B"/>
    <w:rPr>
      <w:rFonts w:asciiTheme="majorHAnsi" w:eastAsiaTheme="majorEastAsia" w:hAnsiTheme="majorHAnsi" w:cstheme="majorBidi"/>
      <w:color w:val="2E74B5" w:themeColor="accent1" w:themeShade="BF"/>
    </w:rPr>
  </w:style>
  <w:style w:type="character" w:customStyle="1" w:styleId="Ttulo6Char">
    <w:name w:val="Título 6 Char"/>
    <w:basedOn w:val="Fontepargpadro"/>
    <w:link w:val="Ttulo6"/>
    <w:uiPriority w:val="9"/>
    <w:semiHidden/>
    <w:rsid w:val="007D6C1B"/>
    <w:rPr>
      <w:rFonts w:asciiTheme="majorHAnsi" w:eastAsiaTheme="majorEastAsia" w:hAnsiTheme="majorHAnsi" w:cstheme="majorBidi"/>
      <w:color w:val="1F4D78" w:themeColor="accent1" w:themeShade="7F"/>
    </w:rPr>
  </w:style>
  <w:style w:type="character" w:customStyle="1" w:styleId="Ttulo7Char">
    <w:name w:val="Título 7 Char"/>
    <w:basedOn w:val="Fontepargpadro"/>
    <w:link w:val="Ttulo7"/>
    <w:uiPriority w:val="9"/>
    <w:semiHidden/>
    <w:rsid w:val="007D6C1B"/>
    <w:rPr>
      <w:rFonts w:asciiTheme="majorHAnsi" w:eastAsiaTheme="majorEastAsia" w:hAnsiTheme="majorHAnsi" w:cstheme="majorBidi"/>
      <w:i/>
      <w:iCs/>
      <w:color w:val="1F4D78" w:themeColor="accent1" w:themeShade="7F"/>
    </w:rPr>
  </w:style>
  <w:style w:type="character" w:customStyle="1" w:styleId="Ttulo8Char">
    <w:name w:val="Título 8 Char"/>
    <w:basedOn w:val="Fontepargpadro"/>
    <w:link w:val="Ttulo8"/>
    <w:uiPriority w:val="9"/>
    <w:semiHidden/>
    <w:rsid w:val="007D6C1B"/>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7D6C1B"/>
    <w:rPr>
      <w:rFonts w:asciiTheme="majorHAnsi" w:eastAsiaTheme="majorEastAsia" w:hAnsiTheme="majorHAnsi" w:cstheme="majorBidi"/>
      <w:i/>
      <w:iCs/>
      <w:color w:val="272727" w:themeColor="text1" w:themeTint="D8"/>
      <w:sz w:val="21"/>
      <w:szCs w:val="21"/>
    </w:rPr>
  </w:style>
  <w:style w:type="paragraph" w:styleId="Cabealho">
    <w:name w:val="header"/>
    <w:basedOn w:val="Normal"/>
    <w:link w:val="CabealhoChar"/>
    <w:uiPriority w:val="99"/>
    <w:unhideWhenUsed/>
    <w:rsid w:val="007D6C1B"/>
    <w:pPr>
      <w:tabs>
        <w:tab w:val="center" w:pos="4252"/>
        <w:tab w:val="right" w:pos="8504"/>
      </w:tabs>
      <w:spacing w:line="240" w:lineRule="auto"/>
    </w:pPr>
  </w:style>
  <w:style w:type="character" w:customStyle="1" w:styleId="CabealhoChar">
    <w:name w:val="Cabeçalho Char"/>
    <w:basedOn w:val="Fontepargpadro"/>
    <w:link w:val="Cabealho"/>
    <w:uiPriority w:val="99"/>
    <w:rsid w:val="007D6C1B"/>
  </w:style>
  <w:style w:type="paragraph" w:styleId="Rodap">
    <w:name w:val="footer"/>
    <w:basedOn w:val="Normal"/>
    <w:link w:val="RodapChar"/>
    <w:uiPriority w:val="99"/>
    <w:unhideWhenUsed/>
    <w:rsid w:val="008C711E"/>
    <w:pPr>
      <w:tabs>
        <w:tab w:val="center" w:pos="4252"/>
        <w:tab w:val="right" w:pos="8504"/>
      </w:tabs>
      <w:spacing w:line="240" w:lineRule="auto"/>
    </w:pPr>
    <w:rPr>
      <w:sz w:val="20"/>
    </w:rPr>
  </w:style>
  <w:style w:type="character" w:customStyle="1" w:styleId="RodapChar">
    <w:name w:val="Rodapé Char"/>
    <w:basedOn w:val="Fontepargpadro"/>
    <w:link w:val="Rodap"/>
    <w:uiPriority w:val="99"/>
    <w:rsid w:val="008C711E"/>
    <w:rPr>
      <w:sz w:val="20"/>
    </w:rPr>
  </w:style>
  <w:style w:type="table" w:styleId="Tabelacomgrade">
    <w:name w:val="Table Grid"/>
    <w:basedOn w:val="Tabelanormal"/>
    <w:uiPriority w:val="39"/>
    <w:rsid w:val="0039584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balo">
    <w:name w:val="Balloon Text"/>
    <w:basedOn w:val="Normal"/>
    <w:link w:val="TextodebaloChar"/>
    <w:uiPriority w:val="99"/>
    <w:semiHidden/>
    <w:unhideWhenUsed/>
    <w:rsid w:val="0039584B"/>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9584B"/>
    <w:rPr>
      <w:rFonts w:ascii="Segoe UI" w:hAnsi="Segoe UI" w:cs="Segoe UI"/>
      <w:sz w:val="18"/>
      <w:szCs w:val="18"/>
    </w:rPr>
  </w:style>
  <w:style w:type="paragraph" w:customStyle="1" w:styleId="TtuloSemNumerao">
    <w:name w:val="Título Sem Numeração"/>
    <w:basedOn w:val="Normal"/>
    <w:link w:val="TtuloSemNumeraoChar"/>
    <w:autoRedefine/>
    <w:rsid w:val="000F380F"/>
    <w:pPr>
      <w:jc w:val="center"/>
    </w:pPr>
    <w:rPr>
      <w:b/>
      <w:caps/>
      <w:sz w:val="28"/>
    </w:rPr>
  </w:style>
  <w:style w:type="paragraph" w:customStyle="1" w:styleId="CitaoDireta">
    <w:name w:val="Citação Direta"/>
    <w:basedOn w:val="Normal"/>
    <w:link w:val="CitaoDiretaChar"/>
    <w:qFormat/>
    <w:rsid w:val="00CA1764"/>
    <w:pPr>
      <w:spacing w:line="240" w:lineRule="auto"/>
      <w:ind w:left="2268"/>
    </w:pPr>
    <w:rPr>
      <w:sz w:val="20"/>
    </w:rPr>
  </w:style>
  <w:style w:type="character" w:customStyle="1" w:styleId="TtuloSemNumeraoChar">
    <w:name w:val="Título Sem Numeração Char"/>
    <w:basedOn w:val="Fontepargpadro"/>
    <w:link w:val="TtuloSemNumerao"/>
    <w:rsid w:val="000F380F"/>
    <w:rPr>
      <w:b/>
      <w:caps/>
      <w:sz w:val="28"/>
    </w:rPr>
  </w:style>
  <w:style w:type="paragraph" w:customStyle="1" w:styleId="Ttulo2semnumerao">
    <w:name w:val="Título 2 sem numeração"/>
    <w:basedOn w:val="Ttulo2"/>
    <w:link w:val="Ttulo2semnumeraoChar"/>
    <w:qFormat/>
    <w:rsid w:val="00B8384F"/>
    <w:pPr>
      <w:numPr>
        <w:ilvl w:val="0"/>
        <w:numId w:val="0"/>
      </w:numPr>
    </w:pPr>
  </w:style>
  <w:style w:type="paragraph" w:styleId="Sumrio1">
    <w:name w:val="toc 1"/>
    <w:basedOn w:val="Normal"/>
    <w:next w:val="Normal"/>
    <w:autoRedefine/>
    <w:uiPriority w:val="39"/>
    <w:unhideWhenUsed/>
    <w:rsid w:val="000F380F"/>
    <w:pPr>
      <w:spacing w:after="100"/>
    </w:pPr>
  </w:style>
  <w:style w:type="paragraph" w:customStyle="1" w:styleId="Ttulo1semnumerao">
    <w:name w:val="Título 1 sem numeração"/>
    <w:basedOn w:val="Normal"/>
    <w:link w:val="Ttulo1semnumeraoChar"/>
    <w:qFormat/>
    <w:rsid w:val="00A21195"/>
    <w:rPr>
      <w:b/>
      <w:sz w:val="28"/>
    </w:rPr>
  </w:style>
  <w:style w:type="character" w:customStyle="1" w:styleId="Ttulo2semnumeraoChar">
    <w:name w:val="Título 2 sem numeração Char"/>
    <w:basedOn w:val="Ttulo2Char"/>
    <w:link w:val="Ttulo2semnumerao"/>
    <w:rsid w:val="00B8384F"/>
    <w:rPr>
      <w:rFonts w:eastAsiaTheme="majorEastAsia" w:cstheme="majorBidi"/>
      <w:b/>
      <w:szCs w:val="26"/>
    </w:rPr>
  </w:style>
  <w:style w:type="paragraph" w:customStyle="1" w:styleId="Referncia">
    <w:name w:val="Referência"/>
    <w:basedOn w:val="TtuloSemNumerao"/>
    <w:link w:val="RefernciaChar"/>
    <w:qFormat/>
    <w:rsid w:val="002B4017"/>
    <w:pPr>
      <w:spacing w:line="240" w:lineRule="auto"/>
      <w:jc w:val="left"/>
    </w:pPr>
    <w:rPr>
      <w:b w:val="0"/>
      <w:caps w:val="0"/>
      <w:sz w:val="24"/>
    </w:rPr>
  </w:style>
  <w:style w:type="character" w:customStyle="1" w:styleId="Ttulo1semnumeraoChar">
    <w:name w:val="Título 1 sem numeração Char"/>
    <w:basedOn w:val="Fontepargpadro"/>
    <w:link w:val="Ttulo1semnumerao"/>
    <w:rsid w:val="00A21195"/>
    <w:rPr>
      <w:b/>
      <w:sz w:val="28"/>
    </w:rPr>
  </w:style>
  <w:style w:type="character" w:customStyle="1" w:styleId="CitaoDiretaChar">
    <w:name w:val="Citação Direta Char"/>
    <w:basedOn w:val="Fontepargpadro"/>
    <w:link w:val="CitaoDireta"/>
    <w:rsid w:val="00CA1764"/>
    <w:rPr>
      <w:sz w:val="20"/>
    </w:rPr>
  </w:style>
  <w:style w:type="paragraph" w:styleId="Sumrio2">
    <w:name w:val="toc 2"/>
    <w:basedOn w:val="Normal"/>
    <w:next w:val="Normal"/>
    <w:link w:val="Sumrio2Char"/>
    <w:autoRedefine/>
    <w:uiPriority w:val="39"/>
    <w:unhideWhenUsed/>
    <w:rsid w:val="000F380F"/>
    <w:pPr>
      <w:spacing w:after="100"/>
      <w:ind w:left="240"/>
    </w:pPr>
  </w:style>
  <w:style w:type="character" w:customStyle="1" w:styleId="RefernciaChar">
    <w:name w:val="Referência Char"/>
    <w:basedOn w:val="TtuloSemNumeraoChar"/>
    <w:link w:val="Referncia"/>
    <w:rsid w:val="002B4017"/>
    <w:rPr>
      <w:b w:val="0"/>
      <w:caps w:val="0"/>
      <w:sz w:val="28"/>
    </w:rPr>
  </w:style>
  <w:style w:type="paragraph" w:styleId="Sumrio3">
    <w:name w:val="toc 3"/>
    <w:basedOn w:val="Normal"/>
    <w:next w:val="Normal"/>
    <w:autoRedefine/>
    <w:uiPriority w:val="39"/>
    <w:unhideWhenUsed/>
    <w:rsid w:val="000F380F"/>
    <w:pPr>
      <w:spacing w:after="100"/>
      <w:ind w:left="480"/>
    </w:pPr>
  </w:style>
  <w:style w:type="character" w:styleId="Hyperlink">
    <w:name w:val="Hyperlink"/>
    <w:basedOn w:val="Fontepargpadro"/>
    <w:uiPriority w:val="99"/>
    <w:unhideWhenUsed/>
    <w:rsid w:val="000F380F"/>
    <w:rPr>
      <w:color w:val="0563C1" w:themeColor="hyperlink"/>
      <w:u w:val="single"/>
    </w:rPr>
  </w:style>
  <w:style w:type="paragraph" w:customStyle="1" w:styleId="Sumrio">
    <w:name w:val="Sumário"/>
    <w:basedOn w:val="Sumrio2"/>
    <w:link w:val="SumrioChar"/>
    <w:qFormat/>
    <w:rsid w:val="000F380F"/>
    <w:pPr>
      <w:tabs>
        <w:tab w:val="right" w:leader="dot" w:pos="9061"/>
      </w:tabs>
      <w:spacing w:after="0" w:line="240" w:lineRule="auto"/>
      <w:ind w:left="0"/>
    </w:pPr>
    <w:rPr>
      <w:noProof/>
    </w:rPr>
  </w:style>
  <w:style w:type="paragraph" w:styleId="CabealhodoSumrio">
    <w:name w:val="TOC Heading"/>
    <w:basedOn w:val="Ttulo1"/>
    <w:next w:val="Normal"/>
    <w:uiPriority w:val="39"/>
    <w:unhideWhenUsed/>
    <w:qFormat/>
    <w:rsid w:val="000F380F"/>
    <w:pPr>
      <w:numPr>
        <w:numId w:val="0"/>
      </w:numPr>
      <w:spacing w:before="240" w:line="259" w:lineRule="auto"/>
      <w:jc w:val="left"/>
      <w:outlineLvl w:val="9"/>
    </w:pPr>
    <w:rPr>
      <w:rFonts w:asciiTheme="majorHAnsi" w:hAnsiTheme="majorHAnsi"/>
      <w:b w:val="0"/>
      <w:caps w:val="0"/>
      <w:color w:val="2E74B5" w:themeColor="accent1" w:themeShade="BF"/>
      <w:sz w:val="32"/>
      <w:lang w:eastAsia="pt-BR"/>
    </w:rPr>
  </w:style>
  <w:style w:type="character" w:customStyle="1" w:styleId="Sumrio2Char">
    <w:name w:val="Sumário 2 Char"/>
    <w:basedOn w:val="Fontepargpadro"/>
    <w:link w:val="Sumrio2"/>
    <w:uiPriority w:val="39"/>
    <w:rsid w:val="000F380F"/>
  </w:style>
  <w:style w:type="character" w:customStyle="1" w:styleId="SumrioChar">
    <w:name w:val="Sumário Char"/>
    <w:basedOn w:val="Sumrio2Char"/>
    <w:link w:val="Sumrio"/>
    <w:rsid w:val="000F380F"/>
    <w:rPr>
      <w:noProof/>
    </w:rPr>
  </w:style>
  <w:style w:type="paragraph" w:customStyle="1" w:styleId="Ttulosemindicaonumrica">
    <w:name w:val="Título sem indicação numérica"/>
    <w:basedOn w:val="Normal"/>
    <w:qFormat/>
    <w:rsid w:val="00E505B2"/>
    <w:pPr>
      <w:spacing w:after="160" w:line="259" w:lineRule="auto"/>
      <w:jc w:val="center"/>
    </w:pPr>
    <w:rPr>
      <w:rFonts w:cs="Arial"/>
      <w:b/>
      <w:caps/>
      <w:sz w:val="28"/>
      <w:szCs w:val="24"/>
    </w:rPr>
  </w:style>
  <w:style w:type="character" w:customStyle="1" w:styleId="apple-converted-space">
    <w:name w:val="apple-converted-space"/>
    <w:basedOn w:val="Fontepargpadro"/>
    <w:rsid w:val="00E505B2"/>
  </w:style>
  <w:style w:type="paragraph" w:styleId="Legenda">
    <w:name w:val="caption"/>
    <w:basedOn w:val="Normal"/>
    <w:next w:val="Normal"/>
    <w:autoRedefine/>
    <w:uiPriority w:val="35"/>
    <w:unhideWhenUsed/>
    <w:qFormat/>
    <w:rsid w:val="00D45DC7"/>
    <w:pPr>
      <w:spacing w:line="276" w:lineRule="auto"/>
      <w:jc w:val="center"/>
    </w:pPr>
    <w:rPr>
      <w:rFonts w:cs="Arial"/>
      <w:b/>
      <w:iCs/>
      <w:sz w:val="20"/>
      <w:szCs w:val="18"/>
    </w:rPr>
  </w:style>
  <w:style w:type="paragraph" w:styleId="NormalWeb">
    <w:name w:val="Normal (Web)"/>
    <w:basedOn w:val="Normal"/>
    <w:uiPriority w:val="99"/>
    <w:unhideWhenUsed/>
    <w:rsid w:val="002F30C9"/>
    <w:pPr>
      <w:spacing w:before="100" w:beforeAutospacing="1" w:after="100" w:afterAutospacing="1" w:line="240" w:lineRule="auto"/>
      <w:jc w:val="left"/>
    </w:pPr>
    <w:rPr>
      <w:rFonts w:ascii="Times New Roman" w:eastAsia="Times New Roman" w:hAnsi="Times New Roman" w:cs="Times New Roman"/>
      <w:szCs w:val="24"/>
      <w:lang w:eastAsia="pt-BR"/>
    </w:rPr>
  </w:style>
  <w:style w:type="paragraph" w:styleId="PargrafodaLista">
    <w:name w:val="List Paragraph"/>
    <w:basedOn w:val="Normal"/>
    <w:uiPriority w:val="34"/>
    <w:qFormat/>
    <w:rsid w:val="002F30C9"/>
    <w:pPr>
      <w:ind w:left="720"/>
      <w:contextualSpacing/>
    </w:pPr>
    <w:rPr>
      <w:rFonts w:cs="Arial"/>
    </w:rPr>
  </w:style>
  <w:style w:type="paragraph" w:styleId="Bibliografia">
    <w:name w:val="Bibliography"/>
    <w:basedOn w:val="Normal"/>
    <w:next w:val="Normal"/>
    <w:uiPriority w:val="37"/>
    <w:unhideWhenUsed/>
    <w:rsid w:val="002F30C9"/>
  </w:style>
  <w:style w:type="paragraph" w:styleId="ndicedeilustraes">
    <w:name w:val="table of figures"/>
    <w:basedOn w:val="Normal"/>
    <w:next w:val="Normal"/>
    <w:uiPriority w:val="99"/>
    <w:unhideWhenUsed/>
    <w:rsid w:val="001A54EB"/>
  </w:style>
  <w:style w:type="paragraph" w:styleId="Textodenotaderodap">
    <w:name w:val="footnote text"/>
    <w:basedOn w:val="Normal"/>
    <w:link w:val="TextodenotaderodapChar"/>
    <w:uiPriority w:val="99"/>
    <w:semiHidden/>
    <w:unhideWhenUsed/>
    <w:rsid w:val="007136CF"/>
    <w:pPr>
      <w:spacing w:after="160" w:line="240" w:lineRule="auto"/>
      <w:jc w:val="left"/>
    </w:pPr>
    <w:rPr>
      <w:rFonts w:cs="Arial"/>
      <w:sz w:val="20"/>
      <w:szCs w:val="20"/>
    </w:rPr>
  </w:style>
  <w:style w:type="character" w:customStyle="1" w:styleId="TextodenotaderodapChar">
    <w:name w:val="Texto de nota de rodapé Char"/>
    <w:basedOn w:val="Fontepargpadro"/>
    <w:link w:val="Textodenotaderodap"/>
    <w:uiPriority w:val="99"/>
    <w:semiHidden/>
    <w:rsid w:val="007136CF"/>
    <w:rPr>
      <w:rFonts w:cs="Arial"/>
      <w:sz w:val="20"/>
      <w:szCs w:val="20"/>
    </w:rPr>
  </w:style>
  <w:style w:type="character" w:styleId="Refdenotaderodap">
    <w:name w:val="footnote reference"/>
    <w:basedOn w:val="Fontepargpadro"/>
    <w:uiPriority w:val="99"/>
    <w:semiHidden/>
    <w:unhideWhenUsed/>
    <w:rsid w:val="007136CF"/>
    <w:rPr>
      <w:vertAlign w:val="superscript"/>
    </w:rPr>
  </w:style>
  <w:style w:type="character" w:styleId="Refdecomentrio">
    <w:name w:val="annotation reference"/>
    <w:basedOn w:val="Fontepargpadro"/>
    <w:uiPriority w:val="99"/>
    <w:semiHidden/>
    <w:unhideWhenUsed/>
    <w:rsid w:val="00E93369"/>
    <w:rPr>
      <w:sz w:val="16"/>
      <w:szCs w:val="16"/>
    </w:rPr>
  </w:style>
  <w:style w:type="paragraph" w:styleId="Textodecomentrio">
    <w:name w:val="annotation text"/>
    <w:basedOn w:val="Normal"/>
    <w:link w:val="TextodecomentrioChar"/>
    <w:uiPriority w:val="99"/>
    <w:unhideWhenUsed/>
    <w:rsid w:val="00E93369"/>
    <w:rPr>
      <w:sz w:val="20"/>
      <w:szCs w:val="20"/>
    </w:rPr>
  </w:style>
  <w:style w:type="character" w:customStyle="1" w:styleId="TextodecomentrioChar">
    <w:name w:val="Texto de comentário Char"/>
    <w:basedOn w:val="Fontepargpadro"/>
    <w:link w:val="Textodecomentrio"/>
    <w:uiPriority w:val="99"/>
    <w:rsid w:val="00E93369"/>
    <w:rPr>
      <w:sz w:val="20"/>
      <w:szCs w:val="20"/>
    </w:rPr>
  </w:style>
  <w:style w:type="paragraph" w:styleId="Assuntodocomentrio">
    <w:name w:val="annotation subject"/>
    <w:basedOn w:val="Textodecomentrio"/>
    <w:next w:val="Textodecomentrio"/>
    <w:link w:val="AssuntodocomentrioChar"/>
    <w:uiPriority w:val="99"/>
    <w:semiHidden/>
    <w:unhideWhenUsed/>
    <w:rsid w:val="0069595B"/>
    <w:pPr>
      <w:spacing w:line="240" w:lineRule="auto"/>
    </w:pPr>
    <w:rPr>
      <w:b/>
      <w:bCs/>
    </w:rPr>
  </w:style>
  <w:style w:type="character" w:customStyle="1" w:styleId="AssuntodocomentrioChar">
    <w:name w:val="Assunto do comentário Char"/>
    <w:basedOn w:val="TextodecomentrioChar"/>
    <w:link w:val="Assuntodocomentrio"/>
    <w:uiPriority w:val="99"/>
    <w:semiHidden/>
    <w:rsid w:val="0069595B"/>
    <w:rPr>
      <w:b/>
      <w:bCs/>
      <w:sz w:val="20"/>
      <w:szCs w:val="20"/>
    </w:rPr>
  </w:style>
  <w:style w:type="numbering" w:customStyle="1" w:styleId="Estilo1">
    <w:name w:val="Estilo1"/>
    <w:uiPriority w:val="99"/>
    <w:rsid w:val="00F959A8"/>
    <w:pPr>
      <w:numPr>
        <w:numId w:val="10"/>
      </w:numPr>
    </w:pPr>
  </w:style>
  <w:style w:type="character" w:styleId="TextodoEspaoReservado">
    <w:name w:val="Placeholder Text"/>
    <w:basedOn w:val="Fontepargpadro"/>
    <w:uiPriority w:val="99"/>
    <w:semiHidden/>
    <w:rsid w:val="008C18C5"/>
    <w:rPr>
      <w:color w:val="808080"/>
    </w:rPr>
  </w:style>
  <w:style w:type="paragraph" w:customStyle="1" w:styleId="Citaodireta0">
    <w:name w:val="Citação direta"/>
    <w:basedOn w:val="Normal"/>
    <w:link w:val="CitaodiretaChar0"/>
    <w:rsid w:val="007D1525"/>
    <w:pPr>
      <w:spacing w:line="240" w:lineRule="auto"/>
      <w:ind w:left="2268"/>
    </w:pPr>
    <w:rPr>
      <w:sz w:val="20"/>
    </w:rPr>
  </w:style>
  <w:style w:type="paragraph" w:customStyle="1" w:styleId="Equao">
    <w:name w:val="Equação"/>
    <w:basedOn w:val="Normal"/>
    <w:link w:val="EquaoChar"/>
    <w:rsid w:val="00DF0FC1"/>
    <w:pPr>
      <w:spacing w:after="160" w:line="240" w:lineRule="auto"/>
      <w:jc w:val="left"/>
    </w:pPr>
    <w:rPr>
      <w:rFonts w:cs="Arial"/>
      <w:bCs/>
      <w:i/>
      <w:iCs/>
    </w:rPr>
  </w:style>
  <w:style w:type="character" w:customStyle="1" w:styleId="CitaodiretaChar0">
    <w:name w:val="Citação direta Char"/>
    <w:basedOn w:val="Fontepargpadro"/>
    <w:link w:val="Citaodireta0"/>
    <w:rsid w:val="007D1525"/>
    <w:rPr>
      <w:sz w:val="20"/>
    </w:rPr>
  </w:style>
  <w:style w:type="character" w:customStyle="1" w:styleId="EquaoChar">
    <w:name w:val="Equação Char"/>
    <w:basedOn w:val="Fontepargpadro"/>
    <w:link w:val="Equao"/>
    <w:rsid w:val="00DF0FC1"/>
    <w:rPr>
      <w:rFonts w:cs="Arial"/>
      <w:bCs/>
      <w:i/>
      <w:iCs/>
    </w:rPr>
  </w:style>
  <w:style w:type="character" w:styleId="Forte">
    <w:name w:val="Strong"/>
    <w:basedOn w:val="Fontepargpadro"/>
    <w:uiPriority w:val="22"/>
    <w:qFormat/>
    <w:rsid w:val="002868BE"/>
    <w:rPr>
      <w:b/>
      <w:bCs/>
    </w:rPr>
  </w:style>
  <w:style w:type="paragraph" w:styleId="Reviso">
    <w:name w:val="Revision"/>
    <w:hidden/>
    <w:uiPriority w:val="99"/>
    <w:semiHidden/>
    <w:rsid w:val="00EF2E53"/>
    <w:pPr>
      <w:spacing w:after="0" w:line="240" w:lineRule="auto"/>
    </w:pPr>
  </w:style>
</w:styles>
</file>

<file path=word/webSettings.xml><?xml version="1.0" encoding="utf-8"?>
<w:webSettings xmlns:r="http://schemas.openxmlformats.org/officeDocument/2006/relationships" xmlns:w="http://schemas.openxmlformats.org/wordprocessingml/2006/main">
  <w:divs>
    <w:div w:id="3941845">
      <w:bodyDiv w:val="1"/>
      <w:marLeft w:val="0"/>
      <w:marRight w:val="0"/>
      <w:marTop w:val="0"/>
      <w:marBottom w:val="0"/>
      <w:divBdr>
        <w:top w:val="none" w:sz="0" w:space="0" w:color="auto"/>
        <w:left w:val="none" w:sz="0" w:space="0" w:color="auto"/>
        <w:bottom w:val="none" w:sz="0" w:space="0" w:color="auto"/>
        <w:right w:val="none" w:sz="0" w:space="0" w:color="auto"/>
      </w:divBdr>
    </w:div>
    <w:div w:id="5326294">
      <w:bodyDiv w:val="1"/>
      <w:marLeft w:val="0"/>
      <w:marRight w:val="0"/>
      <w:marTop w:val="0"/>
      <w:marBottom w:val="0"/>
      <w:divBdr>
        <w:top w:val="none" w:sz="0" w:space="0" w:color="auto"/>
        <w:left w:val="none" w:sz="0" w:space="0" w:color="auto"/>
        <w:bottom w:val="none" w:sz="0" w:space="0" w:color="auto"/>
        <w:right w:val="none" w:sz="0" w:space="0" w:color="auto"/>
      </w:divBdr>
    </w:div>
    <w:div w:id="7023312">
      <w:bodyDiv w:val="1"/>
      <w:marLeft w:val="0"/>
      <w:marRight w:val="0"/>
      <w:marTop w:val="0"/>
      <w:marBottom w:val="0"/>
      <w:divBdr>
        <w:top w:val="none" w:sz="0" w:space="0" w:color="auto"/>
        <w:left w:val="none" w:sz="0" w:space="0" w:color="auto"/>
        <w:bottom w:val="none" w:sz="0" w:space="0" w:color="auto"/>
        <w:right w:val="none" w:sz="0" w:space="0" w:color="auto"/>
      </w:divBdr>
    </w:div>
    <w:div w:id="9183908">
      <w:bodyDiv w:val="1"/>
      <w:marLeft w:val="0"/>
      <w:marRight w:val="0"/>
      <w:marTop w:val="0"/>
      <w:marBottom w:val="0"/>
      <w:divBdr>
        <w:top w:val="none" w:sz="0" w:space="0" w:color="auto"/>
        <w:left w:val="none" w:sz="0" w:space="0" w:color="auto"/>
        <w:bottom w:val="none" w:sz="0" w:space="0" w:color="auto"/>
        <w:right w:val="none" w:sz="0" w:space="0" w:color="auto"/>
      </w:divBdr>
    </w:div>
    <w:div w:id="12346277">
      <w:bodyDiv w:val="1"/>
      <w:marLeft w:val="0"/>
      <w:marRight w:val="0"/>
      <w:marTop w:val="0"/>
      <w:marBottom w:val="0"/>
      <w:divBdr>
        <w:top w:val="none" w:sz="0" w:space="0" w:color="auto"/>
        <w:left w:val="none" w:sz="0" w:space="0" w:color="auto"/>
        <w:bottom w:val="none" w:sz="0" w:space="0" w:color="auto"/>
        <w:right w:val="none" w:sz="0" w:space="0" w:color="auto"/>
      </w:divBdr>
    </w:div>
    <w:div w:id="16472711">
      <w:bodyDiv w:val="1"/>
      <w:marLeft w:val="0"/>
      <w:marRight w:val="0"/>
      <w:marTop w:val="0"/>
      <w:marBottom w:val="0"/>
      <w:divBdr>
        <w:top w:val="none" w:sz="0" w:space="0" w:color="auto"/>
        <w:left w:val="none" w:sz="0" w:space="0" w:color="auto"/>
        <w:bottom w:val="none" w:sz="0" w:space="0" w:color="auto"/>
        <w:right w:val="none" w:sz="0" w:space="0" w:color="auto"/>
      </w:divBdr>
    </w:div>
    <w:div w:id="21444682">
      <w:bodyDiv w:val="1"/>
      <w:marLeft w:val="0"/>
      <w:marRight w:val="0"/>
      <w:marTop w:val="0"/>
      <w:marBottom w:val="0"/>
      <w:divBdr>
        <w:top w:val="none" w:sz="0" w:space="0" w:color="auto"/>
        <w:left w:val="none" w:sz="0" w:space="0" w:color="auto"/>
        <w:bottom w:val="none" w:sz="0" w:space="0" w:color="auto"/>
        <w:right w:val="none" w:sz="0" w:space="0" w:color="auto"/>
      </w:divBdr>
    </w:div>
    <w:div w:id="34551832">
      <w:bodyDiv w:val="1"/>
      <w:marLeft w:val="0"/>
      <w:marRight w:val="0"/>
      <w:marTop w:val="0"/>
      <w:marBottom w:val="0"/>
      <w:divBdr>
        <w:top w:val="none" w:sz="0" w:space="0" w:color="auto"/>
        <w:left w:val="none" w:sz="0" w:space="0" w:color="auto"/>
        <w:bottom w:val="none" w:sz="0" w:space="0" w:color="auto"/>
        <w:right w:val="none" w:sz="0" w:space="0" w:color="auto"/>
      </w:divBdr>
    </w:div>
    <w:div w:id="36247010">
      <w:bodyDiv w:val="1"/>
      <w:marLeft w:val="0"/>
      <w:marRight w:val="0"/>
      <w:marTop w:val="0"/>
      <w:marBottom w:val="0"/>
      <w:divBdr>
        <w:top w:val="none" w:sz="0" w:space="0" w:color="auto"/>
        <w:left w:val="none" w:sz="0" w:space="0" w:color="auto"/>
        <w:bottom w:val="none" w:sz="0" w:space="0" w:color="auto"/>
        <w:right w:val="none" w:sz="0" w:space="0" w:color="auto"/>
      </w:divBdr>
    </w:div>
    <w:div w:id="37972539">
      <w:bodyDiv w:val="1"/>
      <w:marLeft w:val="0"/>
      <w:marRight w:val="0"/>
      <w:marTop w:val="0"/>
      <w:marBottom w:val="0"/>
      <w:divBdr>
        <w:top w:val="none" w:sz="0" w:space="0" w:color="auto"/>
        <w:left w:val="none" w:sz="0" w:space="0" w:color="auto"/>
        <w:bottom w:val="none" w:sz="0" w:space="0" w:color="auto"/>
        <w:right w:val="none" w:sz="0" w:space="0" w:color="auto"/>
      </w:divBdr>
    </w:div>
    <w:div w:id="42141007">
      <w:bodyDiv w:val="1"/>
      <w:marLeft w:val="0"/>
      <w:marRight w:val="0"/>
      <w:marTop w:val="0"/>
      <w:marBottom w:val="0"/>
      <w:divBdr>
        <w:top w:val="none" w:sz="0" w:space="0" w:color="auto"/>
        <w:left w:val="none" w:sz="0" w:space="0" w:color="auto"/>
        <w:bottom w:val="none" w:sz="0" w:space="0" w:color="auto"/>
        <w:right w:val="none" w:sz="0" w:space="0" w:color="auto"/>
      </w:divBdr>
    </w:div>
    <w:div w:id="50348918">
      <w:bodyDiv w:val="1"/>
      <w:marLeft w:val="0"/>
      <w:marRight w:val="0"/>
      <w:marTop w:val="0"/>
      <w:marBottom w:val="0"/>
      <w:divBdr>
        <w:top w:val="none" w:sz="0" w:space="0" w:color="auto"/>
        <w:left w:val="none" w:sz="0" w:space="0" w:color="auto"/>
        <w:bottom w:val="none" w:sz="0" w:space="0" w:color="auto"/>
        <w:right w:val="none" w:sz="0" w:space="0" w:color="auto"/>
      </w:divBdr>
    </w:div>
    <w:div w:id="51926268">
      <w:bodyDiv w:val="1"/>
      <w:marLeft w:val="0"/>
      <w:marRight w:val="0"/>
      <w:marTop w:val="0"/>
      <w:marBottom w:val="0"/>
      <w:divBdr>
        <w:top w:val="none" w:sz="0" w:space="0" w:color="auto"/>
        <w:left w:val="none" w:sz="0" w:space="0" w:color="auto"/>
        <w:bottom w:val="none" w:sz="0" w:space="0" w:color="auto"/>
        <w:right w:val="none" w:sz="0" w:space="0" w:color="auto"/>
      </w:divBdr>
    </w:div>
    <w:div w:id="59252182">
      <w:bodyDiv w:val="1"/>
      <w:marLeft w:val="0"/>
      <w:marRight w:val="0"/>
      <w:marTop w:val="0"/>
      <w:marBottom w:val="0"/>
      <w:divBdr>
        <w:top w:val="none" w:sz="0" w:space="0" w:color="auto"/>
        <w:left w:val="none" w:sz="0" w:space="0" w:color="auto"/>
        <w:bottom w:val="none" w:sz="0" w:space="0" w:color="auto"/>
        <w:right w:val="none" w:sz="0" w:space="0" w:color="auto"/>
      </w:divBdr>
    </w:div>
    <w:div w:id="69816226">
      <w:bodyDiv w:val="1"/>
      <w:marLeft w:val="0"/>
      <w:marRight w:val="0"/>
      <w:marTop w:val="0"/>
      <w:marBottom w:val="0"/>
      <w:divBdr>
        <w:top w:val="none" w:sz="0" w:space="0" w:color="auto"/>
        <w:left w:val="none" w:sz="0" w:space="0" w:color="auto"/>
        <w:bottom w:val="none" w:sz="0" w:space="0" w:color="auto"/>
        <w:right w:val="none" w:sz="0" w:space="0" w:color="auto"/>
      </w:divBdr>
    </w:div>
    <w:div w:id="75522432">
      <w:bodyDiv w:val="1"/>
      <w:marLeft w:val="0"/>
      <w:marRight w:val="0"/>
      <w:marTop w:val="0"/>
      <w:marBottom w:val="0"/>
      <w:divBdr>
        <w:top w:val="none" w:sz="0" w:space="0" w:color="auto"/>
        <w:left w:val="none" w:sz="0" w:space="0" w:color="auto"/>
        <w:bottom w:val="none" w:sz="0" w:space="0" w:color="auto"/>
        <w:right w:val="none" w:sz="0" w:space="0" w:color="auto"/>
      </w:divBdr>
    </w:div>
    <w:div w:id="78600178">
      <w:bodyDiv w:val="1"/>
      <w:marLeft w:val="0"/>
      <w:marRight w:val="0"/>
      <w:marTop w:val="0"/>
      <w:marBottom w:val="0"/>
      <w:divBdr>
        <w:top w:val="none" w:sz="0" w:space="0" w:color="auto"/>
        <w:left w:val="none" w:sz="0" w:space="0" w:color="auto"/>
        <w:bottom w:val="none" w:sz="0" w:space="0" w:color="auto"/>
        <w:right w:val="none" w:sz="0" w:space="0" w:color="auto"/>
      </w:divBdr>
    </w:div>
    <w:div w:id="82799418">
      <w:bodyDiv w:val="1"/>
      <w:marLeft w:val="0"/>
      <w:marRight w:val="0"/>
      <w:marTop w:val="0"/>
      <w:marBottom w:val="0"/>
      <w:divBdr>
        <w:top w:val="none" w:sz="0" w:space="0" w:color="auto"/>
        <w:left w:val="none" w:sz="0" w:space="0" w:color="auto"/>
        <w:bottom w:val="none" w:sz="0" w:space="0" w:color="auto"/>
        <w:right w:val="none" w:sz="0" w:space="0" w:color="auto"/>
      </w:divBdr>
    </w:div>
    <w:div w:id="82923030">
      <w:bodyDiv w:val="1"/>
      <w:marLeft w:val="0"/>
      <w:marRight w:val="0"/>
      <w:marTop w:val="0"/>
      <w:marBottom w:val="0"/>
      <w:divBdr>
        <w:top w:val="none" w:sz="0" w:space="0" w:color="auto"/>
        <w:left w:val="none" w:sz="0" w:space="0" w:color="auto"/>
        <w:bottom w:val="none" w:sz="0" w:space="0" w:color="auto"/>
        <w:right w:val="none" w:sz="0" w:space="0" w:color="auto"/>
      </w:divBdr>
    </w:div>
    <w:div w:id="103115544">
      <w:bodyDiv w:val="1"/>
      <w:marLeft w:val="0"/>
      <w:marRight w:val="0"/>
      <w:marTop w:val="0"/>
      <w:marBottom w:val="0"/>
      <w:divBdr>
        <w:top w:val="none" w:sz="0" w:space="0" w:color="auto"/>
        <w:left w:val="none" w:sz="0" w:space="0" w:color="auto"/>
        <w:bottom w:val="none" w:sz="0" w:space="0" w:color="auto"/>
        <w:right w:val="none" w:sz="0" w:space="0" w:color="auto"/>
      </w:divBdr>
    </w:div>
    <w:div w:id="106970258">
      <w:bodyDiv w:val="1"/>
      <w:marLeft w:val="0"/>
      <w:marRight w:val="0"/>
      <w:marTop w:val="0"/>
      <w:marBottom w:val="0"/>
      <w:divBdr>
        <w:top w:val="none" w:sz="0" w:space="0" w:color="auto"/>
        <w:left w:val="none" w:sz="0" w:space="0" w:color="auto"/>
        <w:bottom w:val="none" w:sz="0" w:space="0" w:color="auto"/>
        <w:right w:val="none" w:sz="0" w:space="0" w:color="auto"/>
      </w:divBdr>
    </w:div>
    <w:div w:id="114834592">
      <w:bodyDiv w:val="1"/>
      <w:marLeft w:val="0"/>
      <w:marRight w:val="0"/>
      <w:marTop w:val="0"/>
      <w:marBottom w:val="0"/>
      <w:divBdr>
        <w:top w:val="none" w:sz="0" w:space="0" w:color="auto"/>
        <w:left w:val="none" w:sz="0" w:space="0" w:color="auto"/>
        <w:bottom w:val="none" w:sz="0" w:space="0" w:color="auto"/>
        <w:right w:val="none" w:sz="0" w:space="0" w:color="auto"/>
      </w:divBdr>
    </w:div>
    <w:div w:id="122163188">
      <w:bodyDiv w:val="1"/>
      <w:marLeft w:val="0"/>
      <w:marRight w:val="0"/>
      <w:marTop w:val="0"/>
      <w:marBottom w:val="0"/>
      <w:divBdr>
        <w:top w:val="none" w:sz="0" w:space="0" w:color="auto"/>
        <w:left w:val="none" w:sz="0" w:space="0" w:color="auto"/>
        <w:bottom w:val="none" w:sz="0" w:space="0" w:color="auto"/>
        <w:right w:val="none" w:sz="0" w:space="0" w:color="auto"/>
      </w:divBdr>
    </w:div>
    <w:div w:id="123159812">
      <w:bodyDiv w:val="1"/>
      <w:marLeft w:val="0"/>
      <w:marRight w:val="0"/>
      <w:marTop w:val="0"/>
      <w:marBottom w:val="0"/>
      <w:divBdr>
        <w:top w:val="none" w:sz="0" w:space="0" w:color="auto"/>
        <w:left w:val="none" w:sz="0" w:space="0" w:color="auto"/>
        <w:bottom w:val="none" w:sz="0" w:space="0" w:color="auto"/>
        <w:right w:val="none" w:sz="0" w:space="0" w:color="auto"/>
      </w:divBdr>
    </w:div>
    <w:div w:id="126709660">
      <w:bodyDiv w:val="1"/>
      <w:marLeft w:val="0"/>
      <w:marRight w:val="0"/>
      <w:marTop w:val="0"/>
      <w:marBottom w:val="0"/>
      <w:divBdr>
        <w:top w:val="none" w:sz="0" w:space="0" w:color="auto"/>
        <w:left w:val="none" w:sz="0" w:space="0" w:color="auto"/>
        <w:bottom w:val="none" w:sz="0" w:space="0" w:color="auto"/>
        <w:right w:val="none" w:sz="0" w:space="0" w:color="auto"/>
      </w:divBdr>
    </w:div>
    <w:div w:id="129711710">
      <w:bodyDiv w:val="1"/>
      <w:marLeft w:val="0"/>
      <w:marRight w:val="0"/>
      <w:marTop w:val="0"/>
      <w:marBottom w:val="0"/>
      <w:divBdr>
        <w:top w:val="none" w:sz="0" w:space="0" w:color="auto"/>
        <w:left w:val="none" w:sz="0" w:space="0" w:color="auto"/>
        <w:bottom w:val="none" w:sz="0" w:space="0" w:color="auto"/>
        <w:right w:val="none" w:sz="0" w:space="0" w:color="auto"/>
      </w:divBdr>
    </w:div>
    <w:div w:id="130637772">
      <w:bodyDiv w:val="1"/>
      <w:marLeft w:val="0"/>
      <w:marRight w:val="0"/>
      <w:marTop w:val="0"/>
      <w:marBottom w:val="0"/>
      <w:divBdr>
        <w:top w:val="none" w:sz="0" w:space="0" w:color="auto"/>
        <w:left w:val="none" w:sz="0" w:space="0" w:color="auto"/>
        <w:bottom w:val="none" w:sz="0" w:space="0" w:color="auto"/>
        <w:right w:val="none" w:sz="0" w:space="0" w:color="auto"/>
      </w:divBdr>
    </w:div>
    <w:div w:id="132135503">
      <w:bodyDiv w:val="1"/>
      <w:marLeft w:val="0"/>
      <w:marRight w:val="0"/>
      <w:marTop w:val="0"/>
      <w:marBottom w:val="0"/>
      <w:divBdr>
        <w:top w:val="none" w:sz="0" w:space="0" w:color="auto"/>
        <w:left w:val="none" w:sz="0" w:space="0" w:color="auto"/>
        <w:bottom w:val="none" w:sz="0" w:space="0" w:color="auto"/>
        <w:right w:val="none" w:sz="0" w:space="0" w:color="auto"/>
      </w:divBdr>
    </w:div>
    <w:div w:id="138111493">
      <w:bodyDiv w:val="1"/>
      <w:marLeft w:val="0"/>
      <w:marRight w:val="0"/>
      <w:marTop w:val="0"/>
      <w:marBottom w:val="0"/>
      <w:divBdr>
        <w:top w:val="none" w:sz="0" w:space="0" w:color="auto"/>
        <w:left w:val="none" w:sz="0" w:space="0" w:color="auto"/>
        <w:bottom w:val="none" w:sz="0" w:space="0" w:color="auto"/>
        <w:right w:val="none" w:sz="0" w:space="0" w:color="auto"/>
      </w:divBdr>
    </w:div>
    <w:div w:id="140314900">
      <w:bodyDiv w:val="1"/>
      <w:marLeft w:val="0"/>
      <w:marRight w:val="0"/>
      <w:marTop w:val="0"/>
      <w:marBottom w:val="0"/>
      <w:divBdr>
        <w:top w:val="none" w:sz="0" w:space="0" w:color="auto"/>
        <w:left w:val="none" w:sz="0" w:space="0" w:color="auto"/>
        <w:bottom w:val="none" w:sz="0" w:space="0" w:color="auto"/>
        <w:right w:val="none" w:sz="0" w:space="0" w:color="auto"/>
      </w:divBdr>
    </w:div>
    <w:div w:id="140923118">
      <w:bodyDiv w:val="1"/>
      <w:marLeft w:val="0"/>
      <w:marRight w:val="0"/>
      <w:marTop w:val="0"/>
      <w:marBottom w:val="0"/>
      <w:divBdr>
        <w:top w:val="none" w:sz="0" w:space="0" w:color="auto"/>
        <w:left w:val="none" w:sz="0" w:space="0" w:color="auto"/>
        <w:bottom w:val="none" w:sz="0" w:space="0" w:color="auto"/>
        <w:right w:val="none" w:sz="0" w:space="0" w:color="auto"/>
      </w:divBdr>
    </w:div>
    <w:div w:id="145557252">
      <w:bodyDiv w:val="1"/>
      <w:marLeft w:val="0"/>
      <w:marRight w:val="0"/>
      <w:marTop w:val="0"/>
      <w:marBottom w:val="0"/>
      <w:divBdr>
        <w:top w:val="none" w:sz="0" w:space="0" w:color="auto"/>
        <w:left w:val="none" w:sz="0" w:space="0" w:color="auto"/>
        <w:bottom w:val="none" w:sz="0" w:space="0" w:color="auto"/>
        <w:right w:val="none" w:sz="0" w:space="0" w:color="auto"/>
      </w:divBdr>
    </w:div>
    <w:div w:id="153376569">
      <w:bodyDiv w:val="1"/>
      <w:marLeft w:val="0"/>
      <w:marRight w:val="0"/>
      <w:marTop w:val="0"/>
      <w:marBottom w:val="0"/>
      <w:divBdr>
        <w:top w:val="none" w:sz="0" w:space="0" w:color="auto"/>
        <w:left w:val="none" w:sz="0" w:space="0" w:color="auto"/>
        <w:bottom w:val="none" w:sz="0" w:space="0" w:color="auto"/>
        <w:right w:val="none" w:sz="0" w:space="0" w:color="auto"/>
      </w:divBdr>
    </w:div>
    <w:div w:id="154734111">
      <w:bodyDiv w:val="1"/>
      <w:marLeft w:val="0"/>
      <w:marRight w:val="0"/>
      <w:marTop w:val="0"/>
      <w:marBottom w:val="0"/>
      <w:divBdr>
        <w:top w:val="none" w:sz="0" w:space="0" w:color="auto"/>
        <w:left w:val="none" w:sz="0" w:space="0" w:color="auto"/>
        <w:bottom w:val="none" w:sz="0" w:space="0" w:color="auto"/>
        <w:right w:val="none" w:sz="0" w:space="0" w:color="auto"/>
      </w:divBdr>
    </w:div>
    <w:div w:id="158233154">
      <w:bodyDiv w:val="1"/>
      <w:marLeft w:val="0"/>
      <w:marRight w:val="0"/>
      <w:marTop w:val="0"/>
      <w:marBottom w:val="0"/>
      <w:divBdr>
        <w:top w:val="none" w:sz="0" w:space="0" w:color="auto"/>
        <w:left w:val="none" w:sz="0" w:space="0" w:color="auto"/>
        <w:bottom w:val="none" w:sz="0" w:space="0" w:color="auto"/>
        <w:right w:val="none" w:sz="0" w:space="0" w:color="auto"/>
      </w:divBdr>
    </w:div>
    <w:div w:id="165678592">
      <w:bodyDiv w:val="1"/>
      <w:marLeft w:val="0"/>
      <w:marRight w:val="0"/>
      <w:marTop w:val="0"/>
      <w:marBottom w:val="0"/>
      <w:divBdr>
        <w:top w:val="none" w:sz="0" w:space="0" w:color="auto"/>
        <w:left w:val="none" w:sz="0" w:space="0" w:color="auto"/>
        <w:bottom w:val="none" w:sz="0" w:space="0" w:color="auto"/>
        <w:right w:val="none" w:sz="0" w:space="0" w:color="auto"/>
      </w:divBdr>
    </w:div>
    <w:div w:id="166017041">
      <w:bodyDiv w:val="1"/>
      <w:marLeft w:val="0"/>
      <w:marRight w:val="0"/>
      <w:marTop w:val="0"/>
      <w:marBottom w:val="0"/>
      <w:divBdr>
        <w:top w:val="none" w:sz="0" w:space="0" w:color="auto"/>
        <w:left w:val="none" w:sz="0" w:space="0" w:color="auto"/>
        <w:bottom w:val="none" w:sz="0" w:space="0" w:color="auto"/>
        <w:right w:val="none" w:sz="0" w:space="0" w:color="auto"/>
      </w:divBdr>
    </w:div>
    <w:div w:id="168757153">
      <w:bodyDiv w:val="1"/>
      <w:marLeft w:val="0"/>
      <w:marRight w:val="0"/>
      <w:marTop w:val="0"/>
      <w:marBottom w:val="0"/>
      <w:divBdr>
        <w:top w:val="none" w:sz="0" w:space="0" w:color="auto"/>
        <w:left w:val="none" w:sz="0" w:space="0" w:color="auto"/>
        <w:bottom w:val="none" w:sz="0" w:space="0" w:color="auto"/>
        <w:right w:val="none" w:sz="0" w:space="0" w:color="auto"/>
      </w:divBdr>
    </w:div>
    <w:div w:id="169952594">
      <w:bodyDiv w:val="1"/>
      <w:marLeft w:val="0"/>
      <w:marRight w:val="0"/>
      <w:marTop w:val="0"/>
      <w:marBottom w:val="0"/>
      <w:divBdr>
        <w:top w:val="none" w:sz="0" w:space="0" w:color="auto"/>
        <w:left w:val="none" w:sz="0" w:space="0" w:color="auto"/>
        <w:bottom w:val="none" w:sz="0" w:space="0" w:color="auto"/>
        <w:right w:val="none" w:sz="0" w:space="0" w:color="auto"/>
      </w:divBdr>
    </w:div>
    <w:div w:id="173885789">
      <w:bodyDiv w:val="1"/>
      <w:marLeft w:val="0"/>
      <w:marRight w:val="0"/>
      <w:marTop w:val="0"/>
      <w:marBottom w:val="0"/>
      <w:divBdr>
        <w:top w:val="none" w:sz="0" w:space="0" w:color="auto"/>
        <w:left w:val="none" w:sz="0" w:space="0" w:color="auto"/>
        <w:bottom w:val="none" w:sz="0" w:space="0" w:color="auto"/>
        <w:right w:val="none" w:sz="0" w:space="0" w:color="auto"/>
      </w:divBdr>
    </w:div>
    <w:div w:id="174461065">
      <w:bodyDiv w:val="1"/>
      <w:marLeft w:val="0"/>
      <w:marRight w:val="0"/>
      <w:marTop w:val="0"/>
      <w:marBottom w:val="0"/>
      <w:divBdr>
        <w:top w:val="none" w:sz="0" w:space="0" w:color="auto"/>
        <w:left w:val="none" w:sz="0" w:space="0" w:color="auto"/>
        <w:bottom w:val="none" w:sz="0" w:space="0" w:color="auto"/>
        <w:right w:val="none" w:sz="0" w:space="0" w:color="auto"/>
      </w:divBdr>
    </w:div>
    <w:div w:id="178202285">
      <w:bodyDiv w:val="1"/>
      <w:marLeft w:val="0"/>
      <w:marRight w:val="0"/>
      <w:marTop w:val="0"/>
      <w:marBottom w:val="0"/>
      <w:divBdr>
        <w:top w:val="none" w:sz="0" w:space="0" w:color="auto"/>
        <w:left w:val="none" w:sz="0" w:space="0" w:color="auto"/>
        <w:bottom w:val="none" w:sz="0" w:space="0" w:color="auto"/>
        <w:right w:val="none" w:sz="0" w:space="0" w:color="auto"/>
      </w:divBdr>
    </w:div>
    <w:div w:id="179708757">
      <w:bodyDiv w:val="1"/>
      <w:marLeft w:val="0"/>
      <w:marRight w:val="0"/>
      <w:marTop w:val="0"/>
      <w:marBottom w:val="0"/>
      <w:divBdr>
        <w:top w:val="none" w:sz="0" w:space="0" w:color="auto"/>
        <w:left w:val="none" w:sz="0" w:space="0" w:color="auto"/>
        <w:bottom w:val="none" w:sz="0" w:space="0" w:color="auto"/>
        <w:right w:val="none" w:sz="0" w:space="0" w:color="auto"/>
      </w:divBdr>
    </w:div>
    <w:div w:id="195126141">
      <w:bodyDiv w:val="1"/>
      <w:marLeft w:val="0"/>
      <w:marRight w:val="0"/>
      <w:marTop w:val="0"/>
      <w:marBottom w:val="0"/>
      <w:divBdr>
        <w:top w:val="none" w:sz="0" w:space="0" w:color="auto"/>
        <w:left w:val="none" w:sz="0" w:space="0" w:color="auto"/>
        <w:bottom w:val="none" w:sz="0" w:space="0" w:color="auto"/>
        <w:right w:val="none" w:sz="0" w:space="0" w:color="auto"/>
      </w:divBdr>
    </w:div>
    <w:div w:id="197402431">
      <w:bodyDiv w:val="1"/>
      <w:marLeft w:val="0"/>
      <w:marRight w:val="0"/>
      <w:marTop w:val="0"/>
      <w:marBottom w:val="0"/>
      <w:divBdr>
        <w:top w:val="none" w:sz="0" w:space="0" w:color="auto"/>
        <w:left w:val="none" w:sz="0" w:space="0" w:color="auto"/>
        <w:bottom w:val="none" w:sz="0" w:space="0" w:color="auto"/>
        <w:right w:val="none" w:sz="0" w:space="0" w:color="auto"/>
      </w:divBdr>
    </w:div>
    <w:div w:id="201598330">
      <w:bodyDiv w:val="1"/>
      <w:marLeft w:val="0"/>
      <w:marRight w:val="0"/>
      <w:marTop w:val="0"/>
      <w:marBottom w:val="0"/>
      <w:divBdr>
        <w:top w:val="none" w:sz="0" w:space="0" w:color="auto"/>
        <w:left w:val="none" w:sz="0" w:space="0" w:color="auto"/>
        <w:bottom w:val="none" w:sz="0" w:space="0" w:color="auto"/>
        <w:right w:val="none" w:sz="0" w:space="0" w:color="auto"/>
      </w:divBdr>
    </w:div>
    <w:div w:id="203102750">
      <w:bodyDiv w:val="1"/>
      <w:marLeft w:val="0"/>
      <w:marRight w:val="0"/>
      <w:marTop w:val="0"/>
      <w:marBottom w:val="0"/>
      <w:divBdr>
        <w:top w:val="none" w:sz="0" w:space="0" w:color="auto"/>
        <w:left w:val="none" w:sz="0" w:space="0" w:color="auto"/>
        <w:bottom w:val="none" w:sz="0" w:space="0" w:color="auto"/>
        <w:right w:val="none" w:sz="0" w:space="0" w:color="auto"/>
      </w:divBdr>
    </w:div>
    <w:div w:id="205290650">
      <w:bodyDiv w:val="1"/>
      <w:marLeft w:val="0"/>
      <w:marRight w:val="0"/>
      <w:marTop w:val="0"/>
      <w:marBottom w:val="0"/>
      <w:divBdr>
        <w:top w:val="none" w:sz="0" w:space="0" w:color="auto"/>
        <w:left w:val="none" w:sz="0" w:space="0" w:color="auto"/>
        <w:bottom w:val="none" w:sz="0" w:space="0" w:color="auto"/>
        <w:right w:val="none" w:sz="0" w:space="0" w:color="auto"/>
      </w:divBdr>
    </w:div>
    <w:div w:id="207958227">
      <w:bodyDiv w:val="1"/>
      <w:marLeft w:val="0"/>
      <w:marRight w:val="0"/>
      <w:marTop w:val="0"/>
      <w:marBottom w:val="0"/>
      <w:divBdr>
        <w:top w:val="none" w:sz="0" w:space="0" w:color="auto"/>
        <w:left w:val="none" w:sz="0" w:space="0" w:color="auto"/>
        <w:bottom w:val="none" w:sz="0" w:space="0" w:color="auto"/>
        <w:right w:val="none" w:sz="0" w:space="0" w:color="auto"/>
      </w:divBdr>
    </w:div>
    <w:div w:id="210267101">
      <w:bodyDiv w:val="1"/>
      <w:marLeft w:val="0"/>
      <w:marRight w:val="0"/>
      <w:marTop w:val="0"/>
      <w:marBottom w:val="0"/>
      <w:divBdr>
        <w:top w:val="none" w:sz="0" w:space="0" w:color="auto"/>
        <w:left w:val="none" w:sz="0" w:space="0" w:color="auto"/>
        <w:bottom w:val="none" w:sz="0" w:space="0" w:color="auto"/>
        <w:right w:val="none" w:sz="0" w:space="0" w:color="auto"/>
      </w:divBdr>
    </w:div>
    <w:div w:id="211111704">
      <w:bodyDiv w:val="1"/>
      <w:marLeft w:val="0"/>
      <w:marRight w:val="0"/>
      <w:marTop w:val="0"/>
      <w:marBottom w:val="0"/>
      <w:divBdr>
        <w:top w:val="none" w:sz="0" w:space="0" w:color="auto"/>
        <w:left w:val="none" w:sz="0" w:space="0" w:color="auto"/>
        <w:bottom w:val="none" w:sz="0" w:space="0" w:color="auto"/>
        <w:right w:val="none" w:sz="0" w:space="0" w:color="auto"/>
      </w:divBdr>
    </w:div>
    <w:div w:id="211580598">
      <w:bodyDiv w:val="1"/>
      <w:marLeft w:val="0"/>
      <w:marRight w:val="0"/>
      <w:marTop w:val="0"/>
      <w:marBottom w:val="0"/>
      <w:divBdr>
        <w:top w:val="none" w:sz="0" w:space="0" w:color="auto"/>
        <w:left w:val="none" w:sz="0" w:space="0" w:color="auto"/>
        <w:bottom w:val="none" w:sz="0" w:space="0" w:color="auto"/>
        <w:right w:val="none" w:sz="0" w:space="0" w:color="auto"/>
      </w:divBdr>
    </w:div>
    <w:div w:id="213783326">
      <w:bodyDiv w:val="1"/>
      <w:marLeft w:val="0"/>
      <w:marRight w:val="0"/>
      <w:marTop w:val="0"/>
      <w:marBottom w:val="0"/>
      <w:divBdr>
        <w:top w:val="none" w:sz="0" w:space="0" w:color="auto"/>
        <w:left w:val="none" w:sz="0" w:space="0" w:color="auto"/>
        <w:bottom w:val="none" w:sz="0" w:space="0" w:color="auto"/>
        <w:right w:val="none" w:sz="0" w:space="0" w:color="auto"/>
      </w:divBdr>
    </w:div>
    <w:div w:id="214122108">
      <w:bodyDiv w:val="1"/>
      <w:marLeft w:val="0"/>
      <w:marRight w:val="0"/>
      <w:marTop w:val="0"/>
      <w:marBottom w:val="0"/>
      <w:divBdr>
        <w:top w:val="none" w:sz="0" w:space="0" w:color="auto"/>
        <w:left w:val="none" w:sz="0" w:space="0" w:color="auto"/>
        <w:bottom w:val="none" w:sz="0" w:space="0" w:color="auto"/>
        <w:right w:val="none" w:sz="0" w:space="0" w:color="auto"/>
      </w:divBdr>
    </w:div>
    <w:div w:id="217742217">
      <w:bodyDiv w:val="1"/>
      <w:marLeft w:val="0"/>
      <w:marRight w:val="0"/>
      <w:marTop w:val="0"/>
      <w:marBottom w:val="0"/>
      <w:divBdr>
        <w:top w:val="none" w:sz="0" w:space="0" w:color="auto"/>
        <w:left w:val="none" w:sz="0" w:space="0" w:color="auto"/>
        <w:bottom w:val="none" w:sz="0" w:space="0" w:color="auto"/>
        <w:right w:val="none" w:sz="0" w:space="0" w:color="auto"/>
      </w:divBdr>
    </w:div>
    <w:div w:id="218564213">
      <w:bodyDiv w:val="1"/>
      <w:marLeft w:val="0"/>
      <w:marRight w:val="0"/>
      <w:marTop w:val="0"/>
      <w:marBottom w:val="0"/>
      <w:divBdr>
        <w:top w:val="none" w:sz="0" w:space="0" w:color="auto"/>
        <w:left w:val="none" w:sz="0" w:space="0" w:color="auto"/>
        <w:bottom w:val="none" w:sz="0" w:space="0" w:color="auto"/>
        <w:right w:val="none" w:sz="0" w:space="0" w:color="auto"/>
      </w:divBdr>
    </w:div>
    <w:div w:id="223564723">
      <w:bodyDiv w:val="1"/>
      <w:marLeft w:val="0"/>
      <w:marRight w:val="0"/>
      <w:marTop w:val="0"/>
      <w:marBottom w:val="0"/>
      <w:divBdr>
        <w:top w:val="none" w:sz="0" w:space="0" w:color="auto"/>
        <w:left w:val="none" w:sz="0" w:space="0" w:color="auto"/>
        <w:bottom w:val="none" w:sz="0" w:space="0" w:color="auto"/>
        <w:right w:val="none" w:sz="0" w:space="0" w:color="auto"/>
      </w:divBdr>
    </w:div>
    <w:div w:id="226842579">
      <w:bodyDiv w:val="1"/>
      <w:marLeft w:val="0"/>
      <w:marRight w:val="0"/>
      <w:marTop w:val="0"/>
      <w:marBottom w:val="0"/>
      <w:divBdr>
        <w:top w:val="none" w:sz="0" w:space="0" w:color="auto"/>
        <w:left w:val="none" w:sz="0" w:space="0" w:color="auto"/>
        <w:bottom w:val="none" w:sz="0" w:space="0" w:color="auto"/>
        <w:right w:val="none" w:sz="0" w:space="0" w:color="auto"/>
      </w:divBdr>
    </w:div>
    <w:div w:id="231161959">
      <w:bodyDiv w:val="1"/>
      <w:marLeft w:val="0"/>
      <w:marRight w:val="0"/>
      <w:marTop w:val="0"/>
      <w:marBottom w:val="0"/>
      <w:divBdr>
        <w:top w:val="none" w:sz="0" w:space="0" w:color="auto"/>
        <w:left w:val="none" w:sz="0" w:space="0" w:color="auto"/>
        <w:bottom w:val="none" w:sz="0" w:space="0" w:color="auto"/>
        <w:right w:val="none" w:sz="0" w:space="0" w:color="auto"/>
      </w:divBdr>
    </w:div>
    <w:div w:id="236748036">
      <w:bodyDiv w:val="1"/>
      <w:marLeft w:val="0"/>
      <w:marRight w:val="0"/>
      <w:marTop w:val="0"/>
      <w:marBottom w:val="0"/>
      <w:divBdr>
        <w:top w:val="none" w:sz="0" w:space="0" w:color="auto"/>
        <w:left w:val="none" w:sz="0" w:space="0" w:color="auto"/>
        <w:bottom w:val="none" w:sz="0" w:space="0" w:color="auto"/>
        <w:right w:val="none" w:sz="0" w:space="0" w:color="auto"/>
      </w:divBdr>
    </w:div>
    <w:div w:id="243227336">
      <w:bodyDiv w:val="1"/>
      <w:marLeft w:val="0"/>
      <w:marRight w:val="0"/>
      <w:marTop w:val="0"/>
      <w:marBottom w:val="0"/>
      <w:divBdr>
        <w:top w:val="none" w:sz="0" w:space="0" w:color="auto"/>
        <w:left w:val="none" w:sz="0" w:space="0" w:color="auto"/>
        <w:bottom w:val="none" w:sz="0" w:space="0" w:color="auto"/>
        <w:right w:val="none" w:sz="0" w:space="0" w:color="auto"/>
      </w:divBdr>
    </w:div>
    <w:div w:id="245727183">
      <w:bodyDiv w:val="1"/>
      <w:marLeft w:val="0"/>
      <w:marRight w:val="0"/>
      <w:marTop w:val="0"/>
      <w:marBottom w:val="0"/>
      <w:divBdr>
        <w:top w:val="none" w:sz="0" w:space="0" w:color="auto"/>
        <w:left w:val="none" w:sz="0" w:space="0" w:color="auto"/>
        <w:bottom w:val="none" w:sz="0" w:space="0" w:color="auto"/>
        <w:right w:val="none" w:sz="0" w:space="0" w:color="auto"/>
      </w:divBdr>
    </w:div>
    <w:div w:id="248120621">
      <w:bodyDiv w:val="1"/>
      <w:marLeft w:val="0"/>
      <w:marRight w:val="0"/>
      <w:marTop w:val="0"/>
      <w:marBottom w:val="0"/>
      <w:divBdr>
        <w:top w:val="none" w:sz="0" w:space="0" w:color="auto"/>
        <w:left w:val="none" w:sz="0" w:space="0" w:color="auto"/>
        <w:bottom w:val="none" w:sz="0" w:space="0" w:color="auto"/>
        <w:right w:val="none" w:sz="0" w:space="0" w:color="auto"/>
      </w:divBdr>
    </w:div>
    <w:div w:id="248740324">
      <w:bodyDiv w:val="1"/>
      <w:marLeft w:val="0"/>
      <w:marRight w:val="0"/>
      <w:marTop w:val="0"/>
      <w:marBottom w:val="0"/>
      <w:divBdr>
        <w:top w:val="none" w:sz="0" w:space="0" w:color="auto"/>
        <w:left w:val="none" w:sz="0" w:space="0" w:color="auto"/>
        <w:bottom w:val="none" w:sz="0" w:space="0" w:color="auto"/>
        <w:right w:val="none" w:sz="0" w:space="0" w:color="auto"/>
      </w:divBdr>
    </w:div>
    <w:div w:id="257062729">
      <w:bodyDiv w:val="1"/>
      <w:marLeft w:val="0"/>
      <w:marRight w:val="0"/>
      <w:marTop w:val="0"/>
      <w:marBottom w:val="0"/>
      <w:divBdr>
        <w:top w:val="none" w:sz="0" w:space="0" w:color="auto"/>
        <w:left w:val="none" w:sz="0" w:space="0" w:color="auto"/>
        <w:bottom w:val="none" w:sz="0" w:space="0" w:color="auto"/>
        <w:right w:val="none" w:sz="0" w:space="0" w:color="auto"/>
      </w:divBdr>
    </w:div>
    <w:div w:id="257979995">
      <w:bodyDiv w:val="1"/>
      <w:marLeft w:val="0"/>
      <w:marRight w:val="0"/>
      <w:marTop w:val="0"/>
      <w:marBottom w:val="0"/>
      <w:divBdr>
        <w:top w:val="none" w:sz="0" w:space="0" w:color="auto"/>
        <w:left w:val="none" w:sz="0" w:space="0" w:color="auto"/>
        <w:bottom w:val="none" w:sz="0" w:space="0" w:color="auto"/>
        <w:right w:val="none" w:sz="0" w:space="0" w:color="auto"/>
      </w:divBdr>
    </w:div>
    <w:div w:id="260992721">
      <w:bodyDiv w:val="1"/>
      <w:marLeft w:val="0"/>
      <w:marRight w:val="0"/>
      <w:marTop w:val="0"/>
      <w:marBottom w:val="0"/>
      <w:divBdr>
        <w:top w:val="none" w:sz="0" w:space="0" w:color="auto"/>
        <w:left w:val="none" w:sz="0" w:space="0" w:color="auto"/>
        <w:bottom w:val="none" w:sz="0" w:space="0" w:color="auto"/>
        <w:right w:val="none" w:sz="0" w:space="0" w:color="auto"/>
      </w:divBdr>
    </w:div>
    <w:div w:id="266932809">
      <w:bodyDiv w:val="1"/>
      <w:marLeft w:val="0"/>
      <w:marRight w:val="0"/>
      <w:marTop w:val="0"/>
      <w:marBottom w:val="0"/>
      <w:divBdr>
        <w:top w:val="none" w:sz="0" w:space="0" w:color="auto"/>
        <w:left w:val="none" w:sz="0" w:space="0" w:color="auto"/>
        <w:bottom w:val="none" w:sz="0" w:space="0" w:color="auto"/>
        <w:right w:val="none" w:sz="0" w:space="0" w:color="auto"/>
      </w:divBdr>
    </w:div>
    <w:div w:id="267126729">
      <w:bodyDiv w:val="1"/>
      <w:marLeft w:val="0"/>
      <w:marRight w:val="0"/>
      <w:marTop w:val="0"/>
      <w:marBottom w:val="0"/>
      <w:divBdr>
        <w:top w:val="none" w:sz="0" w:space="0" w:color="auto"/>
        <w:left w:val="none" w:sz="0" w:space="0" w:color="auto"/>
        <w:bottom w:val="none" w:sz="0" w:space="0" w:color="auto"/>
        <w:right w:val="none" w:sz="0" w:space="0" w:color="auto"/>
      </w:divBdr>
    </w:div>
    <w:div w:id="276761327">
      <w:bodyDiv w:val="1"/>
      <w:marLeft w:val="0"/>
      <w:marRight w:val="0"/>
      <w:marTop w:val="0"/>
      <w:marBottom w:val="0"/>
      <w:divBdr>
        <w:top w:val="none" w:sz="0" w:space="0" w:color="auto"/>
        <w:left w:val="none" w:sz="0" w:space="0" w:color="auto"/>
        <w:bottom w:val="none" w:sz="0" w:space="0" w:color="auto"/>
        <w:right w:val="none" w:sz="0" w:space="0" w:color="auto"/>
      </w:divBdr>
    </w:div>
    <w:div w:id="278028221">
      <w:bodyDiv w:val="1"/>
      <w:marLeft w:val="0"/>
      <w:marRight w:val="0"/>
      <w:marTop w:val="0"/>
      <w:marBottom w:val="0"/>
      <w:divBdr>
        <w:top w:val="none" w:sz="0" w:space="0" w:color="auto"/>
        <w:left w:val="none" w:sz="0" w:space="0" w:color="auto"/>
        <w:bottom w:val="none" w:sz="0" w:space="0" w:color="auto"/>
        <w:right w:val="none" w:sz="0" w:space="0" w:color="auto"/>
      </w:divBdr>
    </w:div>
    <w:div w:id="280695526">
      <w:bodyDiv w:val="1"/>
      <w:marLeft w:val="0"/>
      <w:marRight w:val="0"/>
      <w:marTop w:val="0"/>
      <w:marBottom w:val="0"/>
      <w:divBdr>
        <w:top w:val="none" w:sz="0" w:space="0" w:color="auto"/>
        <w:left w:val="none" w:sz="0" w:space="0" w:color="auto"/>
        <w:bottom w:val="none" w:sz="0" w:space="0" w:color="auto"/>
        <w:right w:val="none" w:sz="0" w:space="0" w:color="auto"/>
      </w:divBdr>
    </w:div>
    <w:div w:id="282349951">
      <w:bodyDiv w:val="1"/>
      <w:marLeft w:val="0"/>
      <w:marRight w:val="0"/>
      <w:marTop w:val="0"/>
      <w:marBottom w:val="0"/>
      <w:divBdr>
        <w:top w:val="none" w:sz="0" w:space="0" w:color="auto"/>
        <w:left w:val="none" w:sz="0" w:space="0" w:color="auto"/>
        <w:bottom w:val="none" w:sz="0" w:space="0" w:color="auto"/>
        <w:right w:val="none" w:sz="0" w:space="0" w:color="auto"/>
      </w:divBdr>
    </w:div>
    <w:div w:id="282427219">
      <w:bodyDiv w:val="1"/>
      <w:marLeft w:val="0"/>
      <w:marRight w:val="0"/>
      <w:marTop w:val="0"/>
      <w:marBottom w:val="0"/>
      <w:divBdr>
        <w:top w:val="none" w:sz="0" w:space="0" w:color="auto"/>
        <w:left w:val="none" w:sz="0" w:space="0" w:color="auto"/>
        <w:bottom w:val="none" w:sz="0" w:space="0" w:color="auto"/>
        <w:right w:val="none" w:sz="0" w:space="0" w:color="auto"/>
      </w:divBdr>
    </w:div>
    <w:div w:id="283275155">
      <w:bodyDiv w:val="1"/>
      <w:marLeft w:val="0"/>
      <w:marRight w:val="0"/>
      <w:marTop w:val="0"/>
      <w:marBottom w:val="0"/>
      <w:divBdr>
        <w:top w:val="none" w:sz="0" w:space="0" w:color="auto"/>
        <w:left w:val="none" w:sz="0" w:space="0" w:color="auto"/>
        <w:bottom w:val="none" w:sz="0" w:space="0" w:color="auto"/>
        <w:right w:val="none" w:sz="0" w:space="0" w:color="auto"/>
      </w:divBdr>
    </w:div>
    <w:div w:id="287051080">
      <w:bodyDiv w:val="1"/>
      <w:marLeft w:val="0"/>
      <w:marRight w:val="0"/>
      <w:marTop w:val="0"/>
      <w:marBottom w:val="0"/>
      <w:divBdr>
        <w:top w:val="none" w:sz="0" w:space="0" w:color="auto"/>
        <w:left w:val="none" w:sz="0" w:space="0" w:color="auto"/>
        <w:bottom w:val="none" w:sz="0" w:space="0" w:color="auto"/>
        <w:right w:val="none" w:sz="0" w:space="0" w:color="auto"/>
      </w:divBdr>
    </w:div>
    <w:div w:id="288629137">
      <w:bodyDiv w:val="1"/>
      <w:marLeft w:val="0"/>
      <w:marRight w:val="0"/>
      <w:marTop w:val="0"/>
      <w:marBottom w:val="0"/>
      <w:divBdr>
        <w:top w:val="none" w:sz="0" w:space="0" w:color="auto"/>
        <w:left w:val="none" w:sz="0" w:space="0" w:color="auto"/>
        <w:bottom w:val="none" w:sz="0" w:space="0" w:color="auto"/>
        <w:right w:val="none" w:sz="0" w:space="0" w:color="auto"/>
      </w:divBdr>
    </w:div>
    <w:div w:id="289896216">
      <w:bodyDiv w:val="1"/>
      <w:marLeft w:val="0"/>
      <w:marRight w:val="0"/>
      <w:marTop w:val="0"/>
      <w:marBottom w:val="0"/>
      <w:divBdr>
        <w:top w:val="none" w:sz="0" w:space="0" w:color="auto"/>
        <w:left w:val="none" w:sz="0" w:space="0" w:color="auto"/>
        <w:bottom w:val="none" w:sz="0" w:space="0" w:color="auto"/>
        <w:right w:val="none" w:sz="0" w:space="0" w:color="auto"/>
      </w:divBdr>
    </w:div>
    <w:div w:id="290793203">
      <w:bodyDiv w:val="1"/>
      <w:marLeft w:val="0"/>
      <w:marRight w:val="0"/>
      <w:marTop w:val="0"/>
      <w:marBottom w:val="0"/>
      <w:divBdr>
        <w:top w:val="none" w:sz="0" w:space="0" w:color="auto"/>
        <w:left w:val="none" w:sz="0" w:space="0" w:color="auto"/>
        <w:bottom w:val="none" w:sz="0" w:space="0" w:color="auto"/>
        <w:right w:val="none" w:sz="0" w:space="0" w:color="auto"/>
      </w:divBdr>
    </w:div>
    <w:div w:id="295723043">
      <w:bodyDiv w:val="1"/>
      <w:marLeft w:val="0"/>
      <w:marRight w:val="0"/>
      <w:marTop w:val="0"/>
      <w:marBottom w:val="0"/>
      <w:divBdr>
        <w:top w:val="none" w:sz="0" w:space="0" w:color="auto"/>
        <w:left w:val="none" w:sz="0" w:space="0" w:color="auto"/>
        <w:bottom w:val="none" w:sz="0" w:space="0" w:color="auto"/>
        <w:right w:val="none" w:sz="0" w:space="0" w:color="auto"/>
      </w:divBdr>
    </w:div>
    <w:div w:id="295768512">
      <w:bodyDiv w:val="1"/>
      <w:marLeft w:val="0"/>
      <w:marRight w:val="0"/>
      <w:marTop w:val="0"/>
      <w:marBottom w:val="0"/>
      <w:divBdr>
        <w:top w:val="none" w:sz="0" w:space="0" w:color="auto"/>
        <w:left w:val="none" w:sz="0" w:space="0" w:color="auto"/>
        <w:bottom w:val="none" w:sz="0" w:space="0" w:color="auto"/>
        <w:right w:val="none" w:sz="0" w:space="0" w:color="auto"/>
      </w:divBdr>
    </w:div>
    <w:div w:id="301617661">
      <w:bodyDiv w:val="1"/>
      <w:marLeft w:val="0"/>
      <w:marRight w:val="0"/>
      <w:marTop w:val="0"/>
      <w:marBottom w:val="0"/>
      <w:divBdr>
        <w:top w:val="none" w:sz="0" w:space="0" w:color="auto"/>
        <w:left w:val="none" w:sz="0" w:space="0" w:color="auto"/>
        <w:bottom w:val="none" w:sz="0" w:space="0" w:color="auto"/>
        <w:right w:val="none" w:sz="0" w:space="0" w:color="auto"/>
      </w:divBdr>
    </w:div>
    <w:div w:id="304819380">
      <w:bodyDiv w:val="1"/>
      <w:marLeft w:val="0"/>
      <w:marRight w:val="0"/>
      <w:marTop w:val="0"/>
      <w:marBottom w:val="0"/>
      <w:divBdr>
        <w:top w:val="none" w:sz="0" w:space="0" w:color="auto"/>
        <w:left w:val="none" w:sz="0" w:space="0" w:color="auto"/>
        <w:bottom w:val="none" w:sz="0" w:space="0" w:color="auto"/>
        <w:right w:val="none" w:sz="0" w:space="0" w:color="auto"/>
      </w:divBdr>
    </w:div>
    <w:div w:id="307714058">
      <w:bodyDiv w:val="1"/>
      <w:marLeft w:val="0"/>
      <w:marRight w:val="0"/>
      <w:marTop w:val="0"/>
      <w:marBottom w:val="0"/>
      <w:divBdr>
        <w:top w:val="none" w:sz="0" w:space="0" w:color="auto"/>
        <w:left w:val="none" w:sz="0" w:space="0" w:color="auto"/>
        <w:bottom w:val="none" w:sz="0" w:space="0" w:color="auto"/>
        <w:right w:val="none" w:sz="0" w:space="0" w:color="auto"/>
      </w:divBdr>
    </w:div>
    <w:div w:id="309941997">
      <w:bodyDiv w:val="1"/>
      <w:marLeft w:val="0"/>
      <w:marRight w:val="0"/>
      <w:marTop w:val="0"/>
      <w:marBottom w:val="0"/>
      <w:divBdr>
        <w:top w:val="none" w:sz="0" w:space="0" w:color="auto"/>
        <w:left w:val="none" w:sz="0" w:space="0" w:color="auto"/>
        <w:bottom w:val="none" w:sz="0" w:space="0" w:color="auto"/>
        <w:right w:val="none" w:sz="0" w:space="0" w:color="auto"/>
      </w:divBdr>
    </w:div>
    <w:div w:id="313611185">
      <w:bodyDiv w:val="1"/>
      <w:marLeft w:val="0"/>
      <w:marRight w:val="0"/>
      <w:marTop w:val="0"/>
      <w:marBottom w:val="0"/>
      <w:divBdr>
        <w:top w:val="none" w:sz="0" w:space="0" w:color="auto"/>
        <w:left w:val="none" w:sz="0" w:space="0" w:color="auto"/>
        <w:bottom w:val="none" w:sz="0" w:space="0" w:color="auto"/>
        <w:right w:val="none" w:sz="0" w:space="0" w:color="auto"/>
      </w:divBdr>
    </w:div>
    <w:div w:id="320432885">
      <w:bodyDiv w:val="1"/>
      <w:marLeft w:val="0"/>
      <w:marRight w:val="0"/>
      <w:marTop w:val="0"/>
      <w:marBottom w:val="0"/>
      <w:divBdr>
        <w:top w:val="none" w:sz="0" w:space="0" w:color="auto"/>
        <w:left w:val="none" w:sz="0" w:space="0" w:color="auto"/>
        <w:bottom w:val="none" w:sz="0" w:space="0" w:color="auto"/>
        <w:right w:val="none" w:sz="0" w:space="0" w:color="auto"/>
      </w:divBdr>
    </w:div>
    <w:div w:id="321390328">
      <w:bodyDiv w:val="1"/>
      <w:marLeft w:val="0"/>
      <w:marRight w:val="0"/>
      <w:marTop w:val="0"/>
      <w:marBottom w:val="0"/>
      <w:divBdr>
        <w:top w:val="none" w:sz="0" w:space="0" w:color="auto"/>
        <w:left w:val="none" w:sz="0" w:space="0" w:color="auto"/>
        <w:bottom w:val="none" w:sz="0" w:space="0" w:color="auto"/>
        <w:right w:val="none" w:sz="0" w:space="0" w:color="auto"/>
      </w:divBdr>
    </w:div>
    <w:div w:id="330059947">
      <w:bodyDiv w:val="1"/>
      <w:marLeft w:val="0"/>
      <w:marRight w:val="0"/>
      <w:marTop w:val="0"/>
      <w:marBottom w:val="0"/>
      <w:divBdr>
        <w:top w:val="none" w:sz="0" w:space="0" w:color="auto"/>
        <w:left w:val="none" w:sz="0" w:space="0" w:color="auto"/>
        <w:bottom w:val="none" w:sz="0" w:space="0" w:color="auto"/>
        <w:right w:val="none" w:sz="0" w:space="0" w:color="auto"/>
      </w:divBdr>
    </w:div>
    <w:div w:id="330570019">
      <w:bodyDiv w:val="1"/>
      <w:marLeft w:val="0"/>
      <w:marRight w:val="0"/>
      <w:marTop w:val="0"/>
      <w:marBottom w:val="0"/>
      <w:divBdr>
        <w:top w:val="none" w:sz="0" w:space="0" w:color="auto"/>
        <w:left w:val="none" w:sz="0" w:space="0" w:color="auto"/>
        <w:bottom w:val="none" w:sz="0" w:space="0" w:color="auto"/>
        <w:right w:val="none" w:sz="0" w:space="0" w:color="auto"/>
      </w:divBdr>
    </w:div>
    <w:div w:id="333146361">
      <w:bodyDiv w:val="1"/>
      <w:marLeft w:val="0"/>
      <w:marRight w:val="0"/>
      <w:marTop w:val="0"/>
      <w:marBottom w:val="0"/>
      <w:divBdr>
        <w:top w:val="none" w:sz="0" w:space="0" w:color="auto"/>
        <w:left w:val="none" w:sz="0" w:space="0" w:color="auto"/>
        <w:bottom w:val="none" w:sz="0" w:space="0" w:color="auto"/>
        <w:right w:val="none" w:sz="0" w:space="0" w:color="auto"/>
      </w:divBdr>
    </w:div>
    <w:div w:id="334840602">
      <w:bodyDiv w:val="1"/>
      <w:marLeft w:val="0"/>
      <w:marRight w:val="0"/>
      <w:marTop w:val="0"/>
      <w:marBottom w:val="0"/>
      <w:divBdr>
        <w:top w:val="none" w:sz="0" w:space="0" w:color="auto"/>
        <w:left w:val="none" w:sz="0" w:space="0" w:color="auto"/>
        <w:bottom w:val="none" w:sz="0" w:space="0" w:color="auto"/>
        <w:right w:val="none" w:sz="0" w:space="0" w:color="auto"/>
      </w:divBdr>
    </w:div>
    <w:div w:id="335228634">
      <w:bodyDiv w:val="1"/>
      <w:marLeft w:val="0"/>
      <w:marRight w:val="0"/>
      <w:marTop w:val="0"/>
      <w:marBottom w:val="0"/>
      <w:divBdr>
        <w:top w:val="none" w:sz="0" w:space="0" w:color="auto"/>
        <w:left w:val="none" w:sz="0" w:space="0" w:color="auto"/>
        <w:bottom w:val="none" w:sz="0" w:space="0" w:color="auto"/>
        <w:right w:val="none" w:sz="0" w:space="0" w:color="auto"/>
      </w:divBdr>
    </w:div>
    <w:div w:id="339284372">
      <w:bodyDiv w:val="1"/>
      <w:marLeft w:val="0"/>
      <w:marRight w:val="0"/>
      <w:marTop w:val="0"/>
      <w:marBottom w:val="0"/>
      <w:divBdr>
        <w:top w:val="none" w:sz="0" w:space="0" w:color="auto"/>
        <w:left w:val="none" w:sz="0" w:space="0" w:color="auto"/>
        <w:bottom w:val="none" w:sz="0" w:space="0" w:color="auto"/>
        <w:right w:val="none" w:sz="0" w:space="0" w:color="auto"/>
      </w:divBdr>
    </w:div>
    <w:div w:id="339507775">
      <w:bodyDiv w:val="1"/>
      <w:marLeft w:val="0"/>
      <w:marRight w:val="0"/>
      <w:marTop w:val="0"/>
      <w:marBottom w:val="0"/>
      <w:divBdr>
        <w:top w:val="none" w:sz="0" w:space="0" w:color="auto"/>
        <w:left w:val="none" w:sz="0" w:space="0" w:color="auto"/>
        <w:bottom w:val="none" w:sz="0" w:space="0" w:color="auto"/>
        <w:right w:val="none" w:sz="0" w:space="0" w:color="auto"/>
      </w:divBdr>
    </w:div>
    <w:div w:id="340815721">
      <w:bodyDiv w:val="1"/>
      <w:marLeft w:val="0"/>
      <w:marRight w:val="0"/>
      <w:marTop w:val="0"/>
      <w:marBottom w:val="0"/>
      <w:divBdr>
        <w:top w:val="none" w:sz="0" w:space="0" w:color="auto"/>
        <w:left w:val="none" w:sz="0" w:space="0" w:color="auto"/>
        <w:bottom w:val="none" w:sz="0" w:space="0" w:color="auto"/>
        <w:right w:val="none" w:sz="0" w:space="0" w:color="auto"/>
      </w:divBdr>
    </w:div>
    <w:div w:id="343167771">
      <w:bodyDiv w:val="1"/>
      <w:marLeft w:val="0"/>
      <w:marRight w:val="0"/>
      <w:marTop w:val="0"/>
      <w:marBottom w:val="0"/>
      <w:divBdr>
        <w:top w:val="none" w:sz="0" w:space="0" w:color="auto"/>
        <w:left w:val="none" w:sz="0" w:space="0" w:color="auto"/>
        <w:bottom w:val="none" w:sz="0" w:space="0" w:color="auto"/>
        <w:right w:val="none" w:sz="0" w:space="0" w:color="auto"/>
      </w:divBdr>
    </w:div>
    <w:div w:id="343751271">
      <w:bodyDiv w:val="1"/>
      <w:marLeft w:val="0"/>
      <w:marRight w:val="0"/>
      <w:marTop w:val="0"/>
      <w:marBottom w:val="0"/>
      <w:divBdr>
        <w:top w:val="none" w:sz="0" w:space="0" w:color="auto"/>
        <w:left w:val="none" w:sz="0" w:space="0" w:color="auto"/>
        <w:bottom w:val="none" w:sz="0" w:space="0" w:color="auto"/>
        <w:right w:val="none" w:sz="0" w:space="0" w:color="auto"/>
      </w:divBdr>
    </w:div>
    <w:div w:id="356581643">
      <w:bodyDiv w:val="1"/>
      <w:marLeft w:val="0"/>
      <w:marRight w:val="0"/>
      <w:marTop w:val="0"/>
      <w:marBottom w:val="0"/>
      <w:divBdr>
        <w:top w:val="none" w:sz="0" w:space="0" w:color="auto"/>
        <w:left w:val="none" w:sz="0" w:space="0" w:color="auto"/>
        <w:bottom w:val="none" w:sz="0" w:space="0" w:color="auto"/>
        <w:right w:val="none" w:sz="0" w:space="0" w:color="auto"/>
      </w:divBdr>
    </w:div>
    <w:div w:id="356807655">
      <w:bodyDiv w:val="1"/>
      <w:marLeft w:val="0"/>
      <w:marRight w:val="0"/>
      <w:marTop w:val="0"/>
      <w:marBottom w:val="0"/>
      <w:divBdr>
        <w:top w:val="none" w:sz="0" w:space="0" w:color="auto"/>
        <w:left w:val="none" w:sz="0" w:space="0" w:color="auto"/>
        <w:bottom w:val="none" w:sz="0" w:space="0" w:color="auto"/>
        <w:right w:val="none" w:sz="0" w:space="0" w:color="auto"/>
      </w:divBdr>
    </w:div>
    <w:div w:id="357778027">
      <w:bodyDiv w:val="1"/>
      <w:marLeft w:val="0"/>
      <w:marRight w:val="0"/>
      <w:marTop w:val="0"/>
      <w:marBottom w:val="0"/>
      <w:divBdr>
        <w:top w:val="none" w:sz="0" w:space="0" w:color="auto"/>
        <w:left w:val="none" w:sz="0" w:space="0" w:color="auto"/>
        <w:bottom w:val="none" w:sz="0" w:space="0" w:color="auto"/>
        <w:right w:val="none" w:sz="0" w:space="0" w:color="auto"/>
      </w:divBdr>
    </w:div>
    <w:div w:id="360983096">
      <w:bodyDiv w:val="1"/>
      <w:marLeft w:val="0"/>
      <w:marRight w:val="0"/>
      <w:marTop w:val="0"/>
      <w:marBottom w:val="0"/>
      <w:divBdr>
        <w:top w:val="none" w:sz="0" w:space="0" w:color="auto"/>
        <w:left w:val="none" w:sz="0" w:space="0" w:color="auto"/>
        <w:bottom w:val="none" w:sz="0" w:space="0" w:color="auto"/>
        <w:right w:val="none" w:sz="0" w:space="0" w:color="auto"/>
      </w:divBdr>
    </w:div>
    <w:div w:id="372269197">
      <w:bodyDiv w:val="1"/>
      <w:marLeft w:val="0"/>
      <w:marRight w:val="0"/>
      <w:marTop w:val="0"/>
      <w:marBottom w:val="0"/>
      <w:divBdr>
        <w:top w:val="none" w:sz="0" w:space="0" w:color="auto"/>
        <w:left w:val="none" w:sz="0" w:space="0" w:color="auto"/>
        <w:bottom w:val="none" w:sz="0" w:space="0" w:color="auto"/>
        <w:right w:val="none" w:sz="0" w:space="0" w:color="auto"/>
      </w:divBdr>
    </w:div>
    <w:div w:id="374425644">
      <w:bodyDiv w:val="1"/>
      <w:marLeft w:val="0"/>
      <w:marRight w:val="0"/>
      <w:marTop w:val="0"/>
      <w:marBottom w:val="0"/>
      <w:divBdr>
        <w:top w:val="none" w:sz="0" w:space="0" w:color="auto"/>
        <w:left w:val="none" w:sz="0" w:space="0" w:color="auto"/>
        <w:bottom w:val="none" w:sz="0" w:space="0" w:color="auto"/>
        <w:right w:val="none" w:sz="0" w:space="0" w:color="auto"/>
      </w:divBdr>
    </w:div>
    <w:div w:id="377822580">
      <w:bodyDiv w:val="1"/>
      <w:marLeft w:val="0"/>
      <w:marRight w:val="0"/>
      <w:marTop w:val="0"/>
      <w:marBottom w:val="0"/>
      <w:divBdr>
        <w:top w:val="none" w:sz="0" w:space="0" w:color="auto"/>
        <w:left w:val="none" w:sz="0" w:space="0" w:color="auto"/>
        <w:bottom w:val="none" w:sz="0" w:space="0" w:color="auto"/>
        <w:right w:val="none" w:sz="0" w:space="0" w:color="auto"/>
      </w:divBdr>
    </w:div>
    <w:div w:id="378017393">
      <w:bodyDiv w:val="1"/>
      <w:marLeft w:val="0"/>
      <w:marRight w:val="0"/>
      <w:marTop w:val="0"/>
      <w:marBottom w:val="0"/>
      <w:divBdr>
        <w:top w:val="none" w:sz="0" w:space="0" w:color="auto"/>
        <w:left w:val="none" w:sz="0" w:space="0" w:color="auto"/>
        <w:bottom w:val="none" w:sz="0" w:space="0" w:color="auto"/>
        <w:right w:val="none" w:sz="0" w:space="0" w:color="auto"/>
      </w:divBdr>
    </w:div>
    <w:div w:id="383648146">
      <w:bodyDiv w:val="1"/>
      <w:marLeft w:val="0"/>
      <w:marRight w:val="0"/>
      <w:marTop w:val="0"/>
      <w:marBottom w:val="0"/>
      <w:divBdr>
        <w:top w:val="none" w:sz="0" w:space="0" w:color="auto"/>
        <w:left w:val="none" w:sz="0" w:space="0" w:color="auto"/>
        <w:bottom w:val="none" w:sz="0" w:space="0" w:color="auto"/>
        <w:right w:val="none" w:sz="0" w:space="0" w:color="auto"/>
      </w:divBdr>
    </w:div>
    <w:div w:id="387261387">
      <w:bodyDiv w:val="1"/>
      <w:marLeft w:val="0"/>
      <w:marRight w:val="0"/>
      <w:marTop w:val="0"/>
      <w:marBottom w:val="0"/>
      <w:divBdr>
        <w:top w:val="none" w:sz="0" w:space="0" w:color="auto"/>
        <w:left w:val="none" w:sz="0" w:space="0" w:color="auto"/>
        <w:bottom w:val="none" w:sz="0" w:space="0" w:color="auto"/>
        <w:right w:val="none" w:sz="0" w:space="0" w:color="auto"/>
      </w:divBdr>
    </w:div>
    <w:div w:id="395397732">
      <w:bodyDiv w:val="1"/>
      <w:marLeft w:val="0"/>
      <w:marRight w:val="0"/>
      <w:marTop w:val="0"/>
      <w:marBottom w:val="0"/>
      <w:divBdr>
        <w:top w:val="none" w:sz="0" w:space="0" w:color="auto"/>
        <w:left w:val="none" w:sz="0" w:space="0" w:color="auto"/>
        <w:bottom w:val="none" w:sz="0" w:space="0" w:color="auto"/>
        <w:right w:val="none" w:sz="0" w:space="0" w:color="auto"/>
      </w:divBdr>
    </w:div>
    <w:div w:id="397245334">
      <w:bodyDiv w:val="1"/>
      <w:marLeft w:val="0"/>
      <w:marRight w:val="0"/>
      <w:marTop w:val="0"/>
      <w:marBottom w:val="0"/>
      <w:divBdr>
        <w:top w:val="none" w:sz="0" w:space="0" w:color="auto"/>
        <w:left w:val="none" w:sz="0" w:space="0" w:color="auto"/>
        <w:bottom w:val="none" w:sz="0" w:space="0" w:color="auto"/>
        <w:right w:val="none" w:sz="0" w:space="0" w:color="auto"/>
      </w:divBdr>
    </w:div>
    <w:div w:id="408891092">
      <w:bodyDiv w:val="1"/>
      <w:marLeft w:val="0"/>
      <w:marRight w:val="0"/>
      <w:marTop w:val="0"/>
      <w:marBottom w:val="0"/>
      <w:divBdr>
        <w:top w:val="none" w:sz="0" w:space="0" w:color="auto"/>
        <w:left w:val="none" w:sz="0" w:space="0" w:color="auto"/>
        <w:bottom w:val="none" w:sz="0" w:space="0" w:color="auto"/>
        <w:right w:val="none" w:sz="0" w:space="0" w:color="auto"/>
      </w:divBdr>
    </w:div>
    <w:div w:id="415709278">
      <w:bodyDiv w:val="1"/>
      <w:marLeft w:val="0"/>
      <w:marRight w:val="0"/>
      <w:marTop w:val="0"/>
      <w:marBottom w:val="0"/>
      <w:divBdr>
        <w:top w:val="none" w:sz="0" w:space="0" w:color="auto"/>
        <w:left w:val="none" w:sz="0" w:space="0" w:color="auto"/>
        <w:bottom w:val="none" w:sz="0" w:space="0" w:color="auto"/>
        <w:right w:val="none" w:sz="0" w:space="0" w:color="auto"/>
      </w:divBdr>
    </w:div>
    <w:div w:id="421681020">
      <w:bodyDiv w:val="1"/>
      <w:marLeft w:val="0"/>
      <w:marRight w:val="0"/>
      <w:marTop w:val="0"/>
      <w:marBottom w:val="0"/>
      <w:divBdr>
        <w:top w:val="none" w:sz="0" w:space="0" w:color="auto"/>
        <w:left w:val="none" w:sz="0" w:space="0" w:color="auto"/>
        <w:bottom w:val="none" w:sz="0" w:space="0" w:color="auto"/>
        <w:right w:val="none" w:sz="0" w:space="0" w:color="auto"/>
      </w:divBdr>
    </w:div>
    <w:div w:id="425153827">
      <w:bodyDiv w:val="1"/>
      <w:marLeft w:val="0"/>
      <w:marRight w:val="0"/>
      <w:marTop w:val="0"/>
      <w:marBottom w:val="0"/>
      <w:divBdr>
        <w:top w:val="none" w:sz="0" w:space="0" w:color="auto"/>
        <w:left w:val="none" w:sz="0" w:space="0" w:color="auto"/>
        <w:bottom w:val="none" w:sz="0" w:space="0" w:color="auto"/>
        <w:right w:val="none" w:sz="0" w:space="0" w:color="auto"/>
      </w:divBdr>
    </w:div>
    <w:div w:id="429856881">
      <w:bodyDiv w:val="1"/>
      <w:marLeft w:val="0"/>
      <w:marRight w:val="0"/>
      <w:marTop w:val="0"/>
      <w:marBottom w:val="0"/>
      <w:divBdr>
        <w:top w:val="none" w:sz="0" w:space="0" w:color="auto"/>
        <w:left w:val="none" w:sz="0" w:space="0" w:color="auto"/>
        <w:bottom w:val="none" w:sz="0" w:space="0" w:color="auto"/>
        <w:right w:val="none" w:sz="0" w:space="0" w:color="auto"/>
      </w:divBdr>
    </w:div>
    <w:div w:id="430055735">
      <w:bodyDiv w:val="1"/>
      <w:marLeft w:val="0"/>
      <w:marRight w:val="0"/>
      <w:marTop w:val="0"/>
      <w:marBottom w:val="0"/>
      <w:divBdr>
        <w:top w:val="none" w:sz="0" w:space="0" w:color="auto"/>
        <w:left w:val="none" w:sz="0" w:space="0" w:color="auto"/>
        <w:bottom w:val="none" w:sz="0" w:space="0" w:color="auto"/>
        <w:right w:val="none" w:sz="0" w:space="0" w:color="auto"/>
      </w:divBdr>
    </w:div>
    <w:div w:id="432015366">
      <w:bodyDiv w:val="1"/>
      <w:marLeft w:val="0"/>
      <w:marRight w:val="0"/>
      <w:marTop w:val="0"/>
      <w:marBottom w:val="0"/>
      <w:divBdr>
        <w:top w:val="none" w:sz="0" w:space="0" w:color="auto"/>
        <w:left w:val="none" w:sz="0" w:space="0" w:color="auto"/>
        <w:bottom w:val="none" w:sz="0" w:space="0" w:color="auto"/>
        <w:right w:val="none" w:sz="0" w:space="0" w:color="auto"/>
      </w:divBdr>
    </w:div>
    <w:div w:id="438184830">
      <w:bodyDiv w:val="1"/>
      <w:marLeft w:val="0"/>
      <w:marRight w:val="0"/>
      <w:marTop w:val="0"/>
      <w:marBottom w:val="0"/>
      <w:divBdr>
        <w:top w:val="none" w:sz="0" w:space="0" w:color="auto"/>
        <w:left w:val="none" w:sz="0" w:space="0" w:color="auto"/>
        <w:bottom w:val="none" w:sz="0" w:space="0" w:color="auto"/>
        <w:right w:val="none" w:sz="0" w:space="0" w:color="auto"/>
      </w:divBdr>
    </w:div>
    <w:div w:id="439112351">
      <w:bodyDiv w:val="1"/>
      <w:marLeft w:val="0"/>
      <w:marRight w:val="0"/>
      <w:marTop w:val="0"/>
      <w:marBottom w:val="0"/>
      <w:divBdr>
        <w:top w:val="none" w:sz="0" w:space="0" w:color="auto"/>
        <w:left w:val="none" w:sz="0" w:space="0" w:color="auto"/>
        <w:bottom w:val="none" w:sz="0" w:space="0" w:color="auto"/>
        <w:right w:val="none" w:sz="0" w:space="0" w:color="auto"/>
      </w:divBdr>
    </w:div>
    <w:div w:id="439446776">
      <w:bodyDiv w:val="1"/>
      <w:marLeft w:val="0"/>
      <w:marRight w:val="0"/>
      <w:marTop w:val="0"/>
      <w:marBottom w:val="0"/>
      <w:divBdr>
        <w:top w:val="none" w:sz="0" w:space="0" w:color="auto"/>
        <w:left w:val="none" w:sz="0" w:space="0" w:color="auto"/>
        <w:bottom w:val="none" w:sz="0" w:space="0" w:color="auto"/>
        <w:right w:val="none" w:sz="0" w:space="0" w:color="auto"/>
      </w:divBdr>
    </w:div>
    <w:div w:id="440608069">
      <w:bodyDiv w:val="1"/>
      <w:marLeft w:val="0"/>
      <w:marRight w:val="0"/>
      <w:marTop w:val="0"/>
      <w:marBottom w:val="0"/>
      <w:divBdr>
        <w:top w:val="none" w:sz="0" w:space="0" w:color="auto"/>
        <w:left w:val="none" w:sz="0" w:space="0" w:color="auto"/>
        <w:bottom w:val="none" w:sz="0" w:space="0" w:color="auto"/>
        <w:right w:val="none" w:sz="0" w:space="0" w:color="auto"/>
      </w:divBdr>
    </w:div>
    <w:div w:id="449663398">
      <w:bodyDiv w:val="1"/>
      <w:marLeft w:val="0"/>
      <w:marRight w:val="0"/>
      <w:marTop w:val="0"/>
      <w:marBottom w:val="0"/>
      <w:divBdr>
        <w:top w:val="none" w:sz="0" w:space="0" w:color="auto"/>
        <w:left w:val="none" w:sz="0" w:space="0" w:color="auto"/>
        <w:bottom w:val="none" w:sz="0" w:space="0" w:color="auto"/>
        <w:right w:val="none" w:sz="0" w:space="0" w:color="auto"/>
      </w:divBdr>
    </w:div>
    <w:div w:id="450710690">
      <w:bodyDiv w:val="1"/>
      <w:marLeft w:val="0"/>
      <w:marRight w:val="0"/>
      <w:marTop w:val="0"/>
      <w:marBottom w:val="0"/>
      <w:divBdr>
        <w:top w:val="none" w:sz="0" w:space="0" w:color="auto"/>
        <w:left w:val="none" w:sz="0" w:space="0" w:color="auto"/>
        <w:bottom w:val="none" w:sz="0" w:space="0" w:color="auto"/>
        <w:right w:val="none" w:sz="0" w:space="0" w:color="auto"/>
      </w:divBdr>
    </w:div>
    <w:div w:id="452408986">
      <w:bodyDiv w:val="1"/>
      <w:marLeft w:val="0"/>
      <w:marRight w:val="0"/>
      <w:marTop w:val="0"/>
      <w:marBottom w:val="0"/>
      <w:divBdr>
        <w:top w:val="none" w:sz="0" w:space="0" w:color="auto"/>
        <w:left w:val="none" w:sz="0" w:space="0" w:color="auto"/>
        <w:bottom w:val="none" w:sz="0" w:space="0" w:color="auto"/>
        <w:right w:val="none" w:sz="0" w:space="0" w:color="auto"/>
      </w:divBdr>
    </w:div>
    <w:div w:id="453989284">
      <w:bodyDiv w:val="1"/>
      <w:marLeft w:val="0"/>
      <w:marRight w:val="0"/>
      <w:marTop w:val="0"/>
      <w:marBottom w:val="0"/>
      <w:divBdr>
        <w:top w:val="none" w:sz="0" w:space="0" w:color="auto"/>
        <w:left w:val="none" w:sz="0" w:space="0" w:color="auto"/>
        <w:bottom w:val="none" w:sz="0" w:space="0" w:color="auto"/>
        <w:right w:val="none" w:sz="0" w:space="0" w:color="auto"/>
      </w:divBdr>
    </w:div>
    <w:div w:id="455872098">
      <w:bodyDiv w:val="1"/>
      <w:marLeft w:val="0"/>
      <w:marRight w:val="0"/>
      <w:marTop w:val="0"/>
      <w:marBottom w:val="0"/>
      <w:divBdr>
        <w:top w:val="none" w:sz="0" w:space="0" w:color="auto"/>
        <w:left w:val="none" w:sz="0" w:space="0" w:color="auto"/>
        <w:bottom w:val="none" w:sz="0" w:space="0" w:color="auto"/>
        <w:right w:val="none" w:sz="0" w:space="0" w:color="auto"/>
      </w:divBdr>
    </w:div>
    <w:div w:id="456680928">
      <w:bodyDiv w:val="1"/>
      <w:marLeft w:val="0"/>
      <w:marRight w:val="0"/>
      <w:marTop w:val="0"/>
      <w:marBottom w:val="0"/>
      <w:divBdr>
        <w:top w:val="none" w:sz="0" w:space="0" w:color="auto"/>
        <w:left w:val="none" w:sz="0" w:space="0" w:color="auto"/>
        <w:bottom w:val="none" w:sz="0" w:space="0" w:color="auto"/>
        <w:right w:val="none" w:sz="0" w:space="0" w:color="auto"/>
      </w:divBdr>
    </w:div>
    <w:div w:id="457797242">
      <w:bodyDiv w:val="1"/>
      <w:marLeft w:val="0"/>
      <w:marRight w:val="0"/>
      <w:marTop w:val="0"/>
      <w:marBottom w:val="0"/>
      <w:divBdr>
        <w:top w:val="none" w:sz="0" w:space="0" w:color="auto"/>
        <w:left w:val="none" w:sz="0" w:space="0" w:color="auto"/>
        <w:bottom w:val="none" w:sz="0" w:space="0" w:color="auto"/>
        <w:right w:val="none" w:sz="0" w:space="0" w:color="auto"/>
      </w:divBdr>
    </w:div>
    <w:div w:id="460802366">
      <w:bodyDiv w:val="1"/>
      <w:marLeft w:val="0"/>
      <w:marRight w:val="0"/>
      <w:marTop w:val="0"/>
      <w:marBottom w:val="0"/>
      <w:divBdr>
        <w:top w:val="none" w:sz="0" w:space="0" w:color="auto"/>
        <w:left w:val="none" w:sz="0" w:space="0" w:color="auto"/>
        <w:bottom w:val="none" w:sz="0" w:space="0" w:color="auto"/>
        <w:right w:val="none" w:sz="0" w:space="0" w:color="auto"/>
      </w:divBdr>
    </w:div>
    <w:div w:id="460998105">
      <w:bodyDiv w:val="1"/>
      <w:marLeft w:val="0"/>
      <w:marRight w:val="0"/>
      <w:marTop w:val="0"/>
      <w:marBottom w:val="0"/>
      <w:divBdr>
        <w:top w:val="none" w:sz="0" w:space="0" w:color="auto"/>
        <w:left w:val="none" w:sz="0" w:space="0" w:color="auto"/>
        <w:bottom w:val="none" w:sz="0" w:space="0" w:color="auto"/>
        <w:right w:val="none" w:sz="0" w:space="0" w:color="auto"/>
      </w:divBdr>
    </w:div>
    <w:div w:id="467013487">
      <w:bodyDiv w:val="1"/>
      <w:marLeft w:val="0"/>
      <w:marRight w:val="0"/>
      <w:marTop w:val="0"/>
      <w:marBottom w:val="0"/>
      <w:divBdr>
        <w:top w:val="none" w:sz="0" w:space="0" w:color="auto"/>
        <w:left w:val="none" w:sz="0" w:space="0" w:color="auto"/>
        <w:bottom w:val="none" w:sz="0" w:space="0" w:color="auto"/>
        <w:right w:val="none" w:sz="0" w:space="0" w:color="auto"/>
      </w:divBdr>
    </w:div>
    <w:div w:id="474029459">
      <w:bodyDiv w:val="1"/>
      <w:marLeft w:val="0"/>
      <w:marRight w:val="0"/>
      <w:marTop w:val="0"/>
      <w:marBottom w:val="0"/>
      <w:divBdr>
        <w:top w:val="none" w:sz="0" w:space="0" w:color="auto"/>
        <w:left w:val="none" w:sz="0" w:space="0" w:color="auto"/>
        <w:bottom w:val="none" w:sz="0" w:space="0" w:color="auto"/>
        <w:right w:val="none" w:sz="0" w:space="0" w:color="auto"/>
      </w:divBdr>
    </w:div>
    <w:div w:id="475336548">
      <w:bodyDiv w:val="1"/>
      <w:marLeft w:val="0"/>
      <w:marRight w:val="0"/>
      <w:marTop w:val="0"/>
      <w:marBottom w:val="0"/>
      <w:divBdr>
        <w:top w:val="none" w:sz="0" w:space="0" w:color="auto"/>
        <w:left w:val="none" w:sz="0" w:space="0" w:color="auto"/>
        <w:bottom w:val="none" w:sz="0" w:space="0" w:color="auto"/>
        <w:right w:val="none" w:sz="0" w:space="0" w:color="auto"/>
      </w:divBdr>
    </w:div>
    <w:div w:id="475685714">
      <w:bodyDiv w:val="1"/>
      <w:marLeft w:val="0"/>
      <w:marRight w:val="0"/>
      <w:marTop w:val="0"/>
      <w:marBottom w:val="0"/>
      <w:divBdr>
        <w:top w:val="none" w:sz="0" w:space="0" w:color="auto"/>
        <w:left w:val="none" w:sz="0" w:space="0" w:color="auto"/>
        <w:bottom w:val="none" w:sz="0" w:space="0" w:color="auto"/>
        <w:right w:val="none" w:sz="0" w:space="0" w:color="auto"/>
      </w:divBdr>
    </w:div>
    <w:div w:id="481509292">
      <w:bodyDiv w:val="1"/>
      <w:marLeft w:val="0"/>
      <w:marRight w:val="0"/>
      <w:marTop w:val="0"/>
      <w:marBottom w:val="0"/>
      <w:divBdr>
        <w:top w:val="none" w:sz="0" w:space="0" w:color="auto"/>
        <w:left w:val="none" w:sz="0" w:space="0" w:color="auto"/>
        <w:bottom w:val="none" w:sz="0" w:space="0" w:color="auto"/>
        <w:right w:val="none" w:sz="0" w:space="0" w:color="auto"/>
      </w:divBdr>
    </w:div>
    <w:div w:id="499007195">
      <w:bodyDiv w:val="1"/>
      <w:marLeft w:val="0"/>
      <w:marRight w:val="0"/>
      <w:marTop w:val="0"/>
      <w:marBottom w:val="0"/>
      <w:divBdr>
        <w:top w:val="none" w:sz="0" w:space="0" w:color="auto"/>
        <w:left w:val="none" w:sz="0" w:space="0" w:color="auto"/>
        <w:bottom w:val="none" w:sz="0" w:space="0" w:color="auto"/>
        <w:right w:val="none" w:sz="0" w:space="0" w:color="auto"/>
      </w:divBdr>
    </w:div>
    <w:div w:id="501706373">
      <w:bodyDiv w:val="1"/>
      <w:marLeft w:val="0"/>
      <w:marRight w:val="0"/>
      <w:marTop w:val="0"/>
      <w:marBottom w:val="0"/>
      <w:divBdr>
        <w:top w:val="none" w:sz="0" w:space="0" w:color="auto"/>
        <w:left w:val="none" w:sz="0" w:space="0" w:color="auto"/>
        <w:bottom w:val="none" w:sz="0" w:space="0" w:color="auto"/>
        <w:right w:val="none" w:sz="0" w:space="0" w:color="auto"/>
      </w:divBdr>
    </w:div>
    <w:div w:id="502401299">
      <w:bodyDiv w:val="1"/>
      <w:marLeft w:val="0"/>
      <w:marRight w:val="0"/>
      <w:marTop w:val="0"/>
      <w:marBottom w:val="0"/>
      <w:divBdr>
        <w:top w:val="none" w:sz="0" w:space="0" w:color="auto"/>
        <w:left w:val="none" w:sz="0" w:space="0" w:color="auto"/>
        <w:bottom w:val="none" w:sz="0" w:space="0" w:color="auto"/>
        <w:right w:val="none" w:sz="0" w:space="0" w:color="auto"/>
      </w:divBdr>
    </w:div>
    <w:div w:id="504635008">
      <w:bodyDiv w:val="1"/>
      <w:marLeft w:val="0"/>
      <w:marRight w:val="0"/>
      <w:marTop w:val="0"/>
      <w:marBottom w:val="0"/>
      <w:divBdr>
        <w:top w:val="none" w:sz="0" w:space="0" w:color="auto"/>
        <w:left w:val="none" w:sz="0" w:space="0" w:color="auto"/>
        <w:bottom w:val="none" w:sz="0" w:space="0" w:color="auto"/>
        <w:right w:val="none" w:sz="0" w:space="0" w:color="auto"/>
      </w:divBdr>
    </w:div>
    <w:div w:id="506018927">
      <w:bodyDiv w:val="1"/>
      <w:marLeft w:val="0"/>
      <w:marRight w:val="0"/>
      <w:marTop w:val="0"/>
      <w:marBottom w:val="0"/>
      <w:divBdr>
        <w:top w:val="none" w:sz="0" w:space="0" w:color="auto"/>
        <w:left w:val="none" w:sz="0" w:space="0" w:color="auto"/>
        <w:bottom w:val="none" w:sz="0" w:space="0" w:color="auto"/>
        <w:right w:val="none" w:sz="0" w:space="0" w:color="auto"/>
      </w:divBdr>
    </w:div>
    <w:div w:id="507408806">
      <w:bodyDiv w:val="1"/>
      <w:marLeft w:val="0"/>
      <w:marRight w:val="0"/>
      <w:marTop w:val="0"/>
      <w:marBottom w:val="0"/>
      <w:divBdr>
        <w:top w:val="none" w:sz="0" w:space="0" w:color="auto"/>
        <w:left w:val="none" w:sz="0" w:space="0" w:color="auto"/>
        <w:bottom w:val="none" w:sz="0" w:space="0" w:color="auto"/>
        <w:right w:val="none" w:sz="0" w:space="0" w:color="auto"/>
      </w:divBdr>
    </w:div>
    <w:div w:id="509300999">
      <w:bodyDiv w:val="1"/>
      <w:marLeft w:val="0"/>
      <w:marRight w:val="0"/>
      <w:marTop w:val="0"/>
      <w:marBottom w:val="0"/>
      <w:divBdr>
        <w:top w:val="none" w:sz="0" w:space="0" w:color="auto"/>
        <w:left w:val="none" w:sz="0" w:space="0" w:color="auto"/>
        <w:bottom w:val="none" w:sz="0" w:space="0" w:color="auto"/>
        <w:right w:val="none" w:sz="0" w:space="0" w:color="auto"/>
      </w:divBdr>
    </w:div>
    <w:div w:id="513306646">
      <w:bodyDiv w:val="1"/>
      <w:marLeft w:val="0"/>
      <w:marRight w:val="0"/>
      <w:marTop w:val="0"/>
      <w:marBottom w:val="0"/>
      <w:divBdr>
        <w:top w:val="none" w:sz="0" w:space="0" w:color="auto"/>
        <w:left w:val="none" w:sz="0" w:space="0" w:color="auto"/>
        <w:bottom w:val="none" w:sz="0" w:space="0" w:color="auto"/>
        <w:right w:val="none" w:sz="0" w:space="0" w:color="auto"/>
      </w:divBdr>
    </w:div>
    <w:div w:id="521166579">
      <w:bodyDiv w:val="1"/>
      <w:marLeft w:val="0"/>
      <w:marRight w:val="0"/>
      <w:marTop w:val="0"/>
      <w:marBottom w:val="0"/>
      <w:divBdr>
        <w:top w:val="none" w:sz="0" w:space="0" w:color="auto"/>
        <w:left w:val="none" w:sz="0" w:space="0" w:color="auto"/>
        <w:bottom w:val="none" w:sz="0" w:space="0" w:color="auto"/>
        <w:right w:val="none" w:sz="0" w:space="0" w:color="auto"/>
      </w:divBdr>
    </w:div>
    <w:div w:id="522786007">
      <w:bodyDiv w:val="1"/>
      <w:marLeft w:val="0"/>
      <w:marRight w:val="0"/>
      <w:marTop w:val="0"/>
      <w:marBottom w:val="0"/>
      <w:divBdr>
        <w:top w:val="none" w:sz="0" w:space="0" w:color="auto"/>
        <w:left w:val="none" w:sz="0" w:space="0" w:color="auto"/>
        <w:bottom w:val="none" w:sz="0" w:space="0" w:color="auto"/>
        <w:right w:val="none" w:sz="0" w:space="0" w:color="auto"/>
      </w:divBdr>
    </w:div>
    <w:div w:id="534999675">
      <w:bodyDiv w:val="1"/>
      <w:marLeft w:val="0"/>
      <w:marRight w:val="0"/>
      <w:marTop w:val="0"/>
      <w:marBottom w:val="0"/>
      <w:divBdr>
        <w:top w:val="none" w:sz="0" w:space="0" w:color="auto"/>
        <w:left w:val="none" w:sz="0" w:space="0" w:color="auto"/>
        <w:bottom w:val="none" w:sz="0" w:space="0" w:color="auto"/>
        <w:right w:val="none" w:sz="0" w:space="0" w:color="auto"/>
      </w:divBdr>
    </w:div>
    <w:div w:id="542987768">
      <w:bodyDiv w:val="1"/>
      <w:marLeft w:val="0"/>
      <w:marRight w:val="0"/>
      <w:marTop w:val="0"/>
      <w:marBottom w:val="0"/>
      <w:divBdr>
        <w:top w:val="none" w:sz="0" w:space="0" w:color="auto"/>
        <w:left w:val="none" w:sz="0" w:space="0" w:color="auto"/>
        <w:bottom w:val="none" w:sz="0" w:space="0" w:color="auto"/>
        <w:right w:val="none" w:sz="0" w:space="0" w:color="auto"/>
      </w:divBdr>
    </w:div>
    <w:div w:id="545412925">
      <w:bodyDiv w:val="1"/>
      <w:marLeft w:val="0"/>
      <w:marRight w:val="0"/>
      <w:marTop w:val="0"/>
      <w:marBottom w:val="0"/>
      <w:divBdr>
        <w:top w:val="none" w:sz="0" w:space="0" w:color="auto"/>
        <w:left w:val="none" w:sz="0" w:space="0" w:color="auto"/>
        <w:bottom w:val="none" w:sz="0" w:space="0" w:color="auto"/>
        <w:right w:val="none" w:sz="0" w:space="0" w:color="auto"/>
      </w:divBdr>
    </w:div>
    <w:div w:id="548424210">
      <w:bodyDiv w:val="1"/>
      <w:marLeft w:val="0"/>
      <w:marRight w:val="0"/>
      <w:marTop w:val="0"/>
      <w:marBottom w:val="0"/>
      <w:divBdr>
        <w:top w:val="none" w:sz="0" w:space="0" w:color="auto"/>
        <w:left w:val="none" w:sz="0" w:space="0" w:color="auto"/>
        <w:bottom w:val="none" w:sz="0" w:space="0" w:color="auto"/>
        <w:right w:val="none" w:sz="0" w:space="0" w:color="auto"/>
      </w:divBdr>
    </w:div>
    <w:div w:id="548955693">
      <w:bodyDiv w:val="1"/>
      <w:marLeft w:val="0"/>
      <w:marRight w:val="0"/>
      <w:marTop w:val="0"/>
      <w:marBottom w:val="0"/>
      <w:divBdr>
        <w:top w:val="none" w:sz="0" w:space="0" w:color="auto"/>
        <w:left w:val="none" w:sz="0" w:space="0" w:color="auto"/>
        <w:bottom w:val="none" w:sz="0" w:space="0" w:color="auto"/>
        <w:right w:val="none" w:sz="0" w:space="0" w:color="auto"/>
      </w:divBdr>
    </w:div>
    <w:div w:id="549463972">
      <w:bodyDiv w:val="1"/>
      <w:marLeft w:val="0"/>
      <w:marRight w:val="0"/>
      <w:marTop w:val="0"/>
      <w:marBottom w:val="0"/>
      <w:divBdr>
        <w:top w:val="none" w:sz="0" w:space="0" w:color="auto"/>
        <w:left w:val="none" w:sz="0" w:space="0" w:color="auto"/>
        <w:bottom w:val="none" w:sz="0" w:space="0" w:color="auto"/>
        <w:right w:val="none" w:sz="0" w:space="0" w:color="auto"/>
      </w:divBdr>
    </w:div>
    <w:div w:id="550305947">
      <w:bodyDiv w:val="1"/>
      <w:marLeft w:val="0"/>
      <w:marRight w:val="0"/>
      <w:marTop w:val="0"/>
      <w:marBottom w:val="0"/>
      <w:divBdr>
        <w:top w:val="none" w:sz="0" w:space="0" w:color="auto"/>
        <w:left w:val="none" w:sz="0" w:space="0" w:color="auto"/>
        <w:bottom w:val="none" w:sz="0" w:space="0" w:color="auto"/>
        <w:right w:val="none" w:sz="0" w:space="0" w:color="auto"/>
      </w:divBdr>
    </w:div>
    <w:div w:id="553001626">
      <w:bodyDiv w:val="1"/>
      <w:marLeft w:val="0"/>
      <w:marRight w:val="0"/>
      <w:marTop w:val="0"/>
      <w:marBottom w:val="0"/>
      <w:divBdr>
        <w:top w:val="none" w:sz="0" w:space="0" w:color="auto"/>
        <w:left w:val="none" w:sz="0" w:space="0" w:color="auto"/>
        <w:bottom w:val="none" w:sz="0" w:space="0" w:color="auto"/>
        <w:right w:val="none" w:sz="0" w:space="0" w:color="auto"/>
      </w:divBdr>
    </w:div>
    <w:div w:id="554044468">
      <w:bodyDiv w:val="1"/>
      <w:marLeft w:val="0"/>
      <w:marRight w:val="0"/>
      <w:marTop w:val="0"/>
      <w:marBottom w:val="0"/>
      <w:divBdr>
        <w:top w:val="none" w:sz="0" w:space="0" w:color="auto"/>
        <w:left w:val="none" w:sz="0" w:space="0" w:color="auto"/>
        <w:bottom w:val="none" w:sz="0" w:space="0" w:color="auto"/>
        <w:right w:val="none" w:sz="0" w:space="0" w:color="auto"/>
      </w:divBdr>
    </w:div>
    <w:div w:id="556402843">
      <w:bodyDiv w:val="1"/>
      <w:marLeft w:val="0"/>
      <w:marRight w:val="0"/>
      <w:marTop w:val="0"/>
      <w:marBottom w:val="0"/>
      <w:divBdr>
        <w:top w:val="none" w:sz="0" w:space="0" w:color="auto"/>
        <w:left w:val="none" w:sz="0" w:space="0" w:color="auto"/>
        <w:bottom w:val="none" w:sz="0" w:space="0" w:color="auto"/>
        <w:right w:val="none" w:sz="0" w:space="0" w:color="auto"/>
      </w:divBdr>
    </w:div>
    <w:div w:id="558564283">
      <w:bodyDiv w:val="1"/>
      <w:marLeft w:val="0"/>
      <w:marRight w:val="0"/>
      <w:marTop w:val="0"/>
      <w:marBottom w:val="0"/>
      <w:divBdr>
        <w:top w:val="none" w:sz="0" w:space="0" w:color="auto"/>
        <w:left w:val="none" w:sz="0" w:space="0" w:color="auto"/>
        <w:bottom w:val="none" w:sz="0" w:space="0" w:color="auto"/>
        <w:right w:val="none" w:sz="0" w:space="0" w:color="auto"/>
      </w:divBdr>
    </w:div>
    <w:div w:id="564531337">
      <w:bodyDiv w:val="1"/>
      <w:marLeft w:val="0"/>
      <w:marRight w:val="0"/>
      <w:marTop w:val="0"/>
      <w:marBottom w:val="0"/>
      <w:divBdr>
        <w:top w:val="none" w:sz="0" w:space="0" w:color="auto"/>
        <w:left w:val="none" w:sz="0" w:space="0" w:color="auto"/>
        <w:bottom w:val="none" w:sz="0" w:space="0" w:color="auto"/>
        <w:right w:val="none" w:sz="0" w:space="0" w:color="auto"/>
      </w:divBdr>
    </w:div>
    <w:div w:id="568619444">
      <w:bodyDiv w:val="1"/>
      <w:marLeft w:val="0"/>
      <w:marRight w:val="0"/>
      <w:marTop w:val="0"/>
      <w:marBottom w:val="0"/>
      <w:divBdr>
        <w:top w:val="none" w:sz="0" w:space="0" w:color="auto"/>
        <w:left w:val="none" w:sz="0" w:space="0" w:color="auto"/>
        <w:bottom w:val="none" w:sz="0" w:space="0" w:color="auto"/>
        <w:right w:val="none" w:sz="0" w:space="0" w:color="auto"/>
      </w:divBdr>
    </w:div>
    <w:div w:id="577714533">
      <w:bodyDiv w:val="1"/>
      <w:marLeft w:val="0"/>
      <w:marRight w:val="0"/>
      <w:marTop w:val="0"/>
      <w:marBottom w:val="0"/>
      <w:divBdr>
        <w:top w:val="none" w:sz="0" w:space="0" w:color="auto"/>
        <w:left w:val="none" w:sz="0" w:space="0" w:color="auto"/>
        <w:bottom w:val="none" w:sz="0" w:space="0" w:color="auto"/>
        <w:right w:val="none" w:sz="0" w:space="0" w:color="auto"/>
      </w:divBdr>
    </w:div>
    <w:div w:id="579482885">
      <w:bodyDiv w:val="1"/>
      <w:marLeft w:val="0"/>
      <w:marRight w:val="0"/>
      <w:marTop w:val="0"/>
      <w:marBottom w:val="0"/>
      <w:divBdr>
        <w:top w:val="none" w:sz="0" w:space="0" w:color="auto"/>
        <w:left w:val="none" w:sz="0" w:space="0" w:color="auto"/>
        <w:bottom w:val="none" w:sz="0" w:space="0" w:color="auto"/>
        <w:right w:val="none" w:sz="0" w:space="0" w:color="auto"/>
      </w:divBdr>
    </w:div>
    <w:div w:id="582881564">
      <w:bodyDiv w:val="1"/>
      <w:marLeft w:val="0"/>
      <w:marRight w:val="0"/>
      <w:marTop w:val="0"/>
      <w:marBottom w:val="0"/>
      <w:divBdr>
        <w:top w:val="none" w:sz="0" w:space="0" w:color="auto"/>
        <w:left w:val="none" w:sz="0" w:space="0" w:color="auto"/>
        <w:bottom w:val="none" w:sz="0" w:space="0" w:color="auto"/>
        <w:right w:val="none" w:sz="0" w:space="0" w:color="auto"/>
      </w:divBdr>
    </w:div>
    <w:div w:id="585958766">
      <w:bodyDiv w:val="1"/>
      <w:marLeft w:val="0"/>
      <w:marRight w:val="0"/>
      <w:marTop w:val="0"/>
      <w:marBottom w:val="0"/>
      <w:divBdr>
        <w:top w:val="none" w:sz="0" w:space="0" w:color="auto"/>
        <w:left w:val="none" w:sz="0" w:space="0" w:color="auto"/>
        <w:bottom w:val="none" w:sz="0" w:space="0" w:color="auto"/>
        <w:right w:val="none" w:sz="0" w:space="0" w:color="auto"/>
      </w:divBdr>
    </w:div>
    <w:div w:id="590822088">
      <w:bodyDiv w:val="1"/>
      <w:marLeft w:val="0"/>
      <w:marRight w:val="0"/>
      <w:marTop w:val="0"/>
      <w:marBottom w:val="0"/>
      <w:divBdr>
        <w:top w:val="none" w:sz="0" w:space="0" w:color="auto"/>
        <w:left w:val="none" w:sz="0" w:space="0" w:color="auto"/>
        <w:bottom w:val="none" w:sz="0" w:space="0" w:color="auto"/>
        <w:right w:val="none" w:sz="0" w:space="0" w:color="auto"/>
      </w:divBdr>
    </w:div>
    <w:div w:id="591278439">
      <w:bodyDiv w:val="1"/>
      <w:marLeft w:val="0"/>
      <w:marRight w:val="0"/>
      <w:marTop w:val="0"/>
      <w:marBottom w:val="0"/>
      <w:divBdr>
        <w:top w:val="none" w:sz="0" w:space="0" w:color="auto"/>
        <w:left w:val="none" w:sz="0" w:space="0" w:color="auto"/>
        <w:bottom w:val="none" w:sz="0" w:space="0" w:color="auto"/>
        <w:right w:val="none" w:sz="0" w:space="0" w:color="auto"/>
      </w:divBdr>
    </w:div>
    <w:div w:id="591548211">
      <w:bodyDiv w:val="1"/>
      <w:marLeft w:val="0"/>
      <w:marRight w:val="0"/>
      <w:marTop w:val="0"/>
      <w:marBottom w:val="0"/>
      <w:divBdr>
        <w:top w:val="none" w:sz="0" w:space="0" w:color="auto"/>
        <w:left w:val="none" w:sz="0" w:space="0" w:color="auto"/>
        <w:bottom w:val="none" w:sz="0" w:space="0" w:color="auto"/>
        <w:right w:val="none" w:sz="0" w:space="0" w:color="auto"/>
      </w:divBdr>
    </w:div>
    <w:div w:id="594483969">
      <w:bodyDiv w:val="1"/>
      <w:marLeft w:val="0"/>
      <w:marRight w:val="0"/>
      <w:marTop w:val="0"/>
      <w:marBottom w:val="0"/>
      <w:divBdr>
        <w:top w:val="none" w:sz="0" w:space="0" w:color="auto"/>
        <w:left w:val="none" w:sz="0" w:space="0" w:color="auto"/>
        <w:bottom w:val="none" w:sz="0" w:space="0" w:color="auto"/>
        <w:right w:val="none" w:sz="0" w:space="0" w:color="auto"/>
      </w:divBdr>
    </w:div>
    <w:div w:id="596329712">
      <w:bodyDiv w:val="1"/>
      <w:marLeft w:val="0"/>
      <w:marRight w:val="0"/>
      <w:marTop w:val="0"/>
      <w:marBottom w:val="0"/>
      <w:divBdr>
        <w:top w:val="none" w:sz="0" w:space="0" w:color="auto"/>
        <w:left w:val="none" w:sz="0" w:space="0" w:color="auto"/>
        <w:bottom w:val="none" w:sz="0" w:space="0" w:color="auto"/>
        <w:right w:val="none" w:sz="0" w:space="0" w:color="auto"/>
      </w:divBdr>
    </w:div>
    <w:div w:id="602226782">
      <w:bodyDiv w:val="1"/>
      <w:marLeft w:val="0"/>
      <w:marRight w:val="0"/>
      <w:marTop w:val="0"/>
      <w:marBottom w:val="0"/>
      <w:divBdr>
        <w:top w:val="none" w:sz="0" w:space="0" w:color="auto"/>
        <w:left w:val="none" w:sz="0" w:space="0" w:color="auto"/>
        <w:bottom w:val="none" w:sz="0" w:space="0" w:color="auto"/>
        <w:right w:val="none" w:sz="0" w:space="0" w:color="auto"/>
      </w:divBdr>
    </w:div>
    <w:div w:id="610164468">
      <w:bodyDiv w:val="1"/>
      <w:marLeft w:val="0"/>
      <w:marRight w:val="0"/>
      <w:marTop w:val="0"/>
      <w:marBottom w:val="0"/>
      <w:divBdr>
        <w:top w:val="none" w:sz="0" w:space="0" w:color="auto"/>
        <w:left w:val="none" w:sz="0" w:space="0" w:color="auto"/>
        <w:bottom w:val="none" w:sz="0" w:space="0" w:color="auto"/>
        <w:right w:val="none" w:sz="0" w:space="0" w:color="auto"/>
      </w:divBdr>
    </w:div>
    <w:div w:id="614874858">
      <w:bodyDiv w:val="1"/>
      <w:marLeft w:val="0"/>
      <w:marRight w:val="0"/>
      <w:marTop w:val="0"/>
      <w:marBottom w:val="0"/>
      <w:divBdr>
        <w:top w:val="none" w:sz="0" w:space="0" w:color="auto"/>
        <w:left w:val="none" w:sz="0" w:space="0" w:color="auto"/>
        <w:bottom w:val="none" w:sz="0" w:space="0" w:color="auto"/>
        <w:right w:val="none" w:sz="0" w:space="0" w:color="auto"/>
      </w:divBdr>
    </w:div>
    <w:div w:id="622348086">
      <w:bodyDiv w:val="1"/>
      <w:marLeft w:val="0"/>
      <w:marRight w:val="0"/>
      <w:marTop w:val="0"/>
      <w:marBottom w:val="0"/>
      <w:divBdr>
        <w:top w:val="none" w:sz="0" w:space="0" w:color="auto"/>
        <w:left w:val="none" w:sz="0" w:space="0" w:color="auto"/>
        <w:bottom w:val="none" w:sz="0" w:space="0" w:color="auto"/>
        <w:right w:val="none" w:sz="0" w:space="0" w:color="auto"/>
      </w:divBdr>
    </w:div>
    <w:div w:id="623389911">
      <w:bodyDiv w:val="1"/>
      <w:marLeft w:val="0"/>
      <w:marRight w:val="0"/>
      <w:marTop w:val="0"/>
      <w:marBottom w:val="0"/>
      <w:divBdr>
        <w:top w:val="none" w:sz="0" w:space="0" w:color="auto"/>
        <w:left w:val="none" w:sz="0" w:space="0" w:color="auto"/>
        <w:bottom w:val="none" w:sz="0" w:space="0" w:color="auto"/>
        <w:right w:val="none" w:sz="0" w:space="0" w:color="auto"/>
      </w:divBdr>
    </w:div>
    <w:div w:id="625622289">
      <w:bodyDiv w:val="1"/>
      <w:marLeft w:val="0"/>
      <w:marRight w:val="0"/>
      <w:marTop w:val="0"/>
      <w:marBottom w:val="0"/>
      <w:divBdr>
        <w:top w:val="none" w:sz="0" w:space="0" w:color="auto"/>
        <w:left w:val="none" w:sz="0" w:space="0" w:color="auto"/>
        <w:bottom w:val="none" w:sz="0" w:space="0" w:color="auto"/>
        <w:right w:val="none" w:sz="0" w:space="0" w:color="auto"/>
      </w:divBdr>
    </w:div>
    <w:div w:id="630090772">
      <w:bodyDiv w:val="1"/>
      <w:marLeft w:val="0"/>
      <w:marRight w:val="0"/>
      <w:marTop w:val="0"/>
      <w:marBottom w:val="0"/>
      <w:divBdr>
        <w:top w:val="none" w:sz="0" w:space="0" w:color="auto"/>
        <w:left w:val="none" w:sz="0" w:space="0" w:color="auto"/>
        <w:bottom w:val="none" w:sz="0" w:space="0" w:color="auto"/>
        <w:right w:val="none" w:sz="0" w:space="0" w:color="auto"/>
      </w:divBdr>
    </w:div>
    <w:div w:id="633022617">
      <w:bodyDiv w:val="1"/>
      <w:marLeft w:val="0"/>
      <w:marRight w:val="0"/>
      <w:marTop w:val="0"/>
      <w:marBottom w:val="0"/>
      <w:divBdr>
        <w:top w:val="none" w:sz="0" w:space="0" w:color="auto"/>
        <w:left w:val="none" w:sz="0" w:space="0" w:color="auto"/>
        <w:bottom w:val="none" w:sz="0" w:space="0" w:color="auto"/>
        <w:right w:val="none" w:sz="0" w:space="0" w:color="auto"/>
      </w:divBdr>
    </w:div>
    <w:div w:id="639072410">
      <w:bodyDiv w:val="1"/>
      <w:marLeft w:val="0"/>
      <w:marRight w:val="0"/>
      <w:marTop w:val="0"/>
      <w:marBottom w:val="0"/>
      <w:divBdr>
        <w:top w:val="none" w:sz="0" w:space="0" w:color="auto"/>
        <w:left w:val="none" w:sz="0" w:space="0" w:color="auto"/>
        <w:bottom w:val="none" w:sz="0" w:space="0" w:color="auto"/>
        <w:right w:val="none" w:sz="0" w:space="0" w:color="auto"/>
      </w:divBdr>
    </w:div>
    <w:div w:id="641546526">
      <w:bodyDiv w:val="1"/>
      <w:marLeft w:val="0"/>
      <w:marRight w:val="0"/>
      <w:marTop w:val="0"/>
      <w:marBottom w:val="0"/>
      <w:divBdr>
        <w:top w:val="none" w:sz="0" w:space="0" w:color="auto"/>
        <w:left w:val="none" w:sz="0" w:space="0" w:color="auto"/>
        <w:bottom w:val="none" w:sz="0" w:space="0" w:color="auto"/>
        <w:right w:val="none" w:sz="0" w:space="0" w:color="auto"/>
      </w:divBdr>
    </w:div>
    <w:div w:id="643848903">
      <w:bodyDiv w:val="1"/>
      <w:marLeft w:val="0"/>
      <w:marRight w:val="0"/>
      <w:marTop w:val="0"/>
      <w:marBottom w:val="0"/>
      <w:divBdr>
        <w:top w:val="none" w:sz="0" w:space="0" w:color="auto"/>
        <w:left w:val="none" w:sz="0" w:space="0" w:color="auto"/>
        <w:bottom w:val="none" w:sz="0" w:space="0" w:color="auto"/>
        <w:right w:val="none" w:sz="0" w:space="0" w:color="auto"/>
      </w:divBdr>
    </w:div>
    <w:div w:id="646587240">
      <w:bodyDiv w:val="1"/>
      <w:marLeft w:val="0"/>
      <w:marRight w:val="0"/>
      <w:marTop w:val="0"/>
      <w:marBottom w:val="0"/>
      <w:divBdr>
        <w:top w:val="none" w:sz="0" w:space="0" w:color="auto"/>
        <w:left w:val="none" w:sz="0" w:space="0" w:color="auto"/>
        <w:bottom w:val="none" w:sz="0" w:space="0" w:color="auto"/>
        <w:right w:val="none" w:sz="0" w:space="0" w:color="auto"/>
      </w:divBdr>
    </w:div>
    <w:div w:id="652031738">
      <w:bodyDiv w:val="1"/>
      <w:marLeft w:val="0"/>
      <w:marRight w:val="0"/>
      <w:marTop w:val="0"/>
      <w:marBottom w:val="0"/>
      <w:divBdr>
        <w:top w:val="none" w:sz="0" w:space="0" w:color="auto"/>
        <w:left w:val="none" w:sz="0" w:space="0" w:color="auto"/>
        <w:bottom w:val="none" w:sz="0" w:space="0" w:color="auto"/>
        <w:right w:val="none" w:sz="0" w:space="0" w:color="auto"/>
      </w:divBdr>
    </w:div>
    <w:div w:id="652638342">
      <w:bodyDiv w:val="1"/>
      <w:marLeft w:val="0"/>
      <w:marRight w:val="0"/>
      <w:marTop w:val="0"/>
      <w:marBottom w:val="0"/>
      <w:divBdr>
        <w:top w:val="none" w:sz="0" w:space="0" w:color="auto"/>
        <w:left w:val="none" w:sz="0" w:space="0" w:color="auto"/>
        <w:bottom w:val="none" w:sz="0" w:space="0" w:color="auto"/>
        <w:right w:val="none" w:sz="0" w:space="0" w:color="auto"/>
      </w:divBdr>
    </w:div>
    <w:div w:id="653338905">
      <w:bodyDiv w:val="1"/>
      <w:marLeft w:val="0"/>
      <w:marRight w:val="0"/>
      <w:marTop w:val="0"/>
      <w:marBottom w:val="0"/>
      <w:divBdr>
        <w:top w:val="none" w:sz="0" w:space="0" w:color="auto"/>
        <w:left w:val="none" w:sz="0" w:space="0" w:color="auto"/>
        <w:bottom w:val="none" w:sz="0" w:space="0" w:color="auto"/>
        <w:right w:val="none" w:sz="0" w:space="0" w:color="auto"/>
      </w:divBdr>
    </w:div>
    <w:div w:id="656224120">
      <w:bodyDiv w:val="1"/>
      <w:marLeft w:val="0"/>
      <w:marRight w:val="0"/>
      <w:marTop w:val="0"/>
      <w:marBottom w:val="0"/>
      <w:divBdr>
        <w:top w:val="none" w:sz="0" w:space="0" w:color="auto"/>
        <w:left w:val="none" w:sz="0" w:space="0" w:color="auto"/>
        <w:bottom w:val="none" w:sz="0" w:space="0" w:color="auto"/>
        <w:right w:val="none" w:sz="0" w:space="0" w:color="auto"/>
      </w:divBdr>
    </w:div>
    <w:div w:id="659038715">
      <w:bodyDiv w:val="1"/>
      <w:marLeft w:val="0"/>
      <w:marRight w:val="0"/>
      <w:marTop w:val="0"/>
      <w:marBottom w:val="0"/>
      <w:divBdr>
        <w:top w:val="none" w:sz="0" w:space="0" w:color="auto"/>
        <w:left w:val="none" w:sz="0" w:space="0" w:color="auto"/>
        <w:bottom w:val="none" w:sz="0" w:space="0" w:color="auto"/>
        <w:right w:val="none" w:sz="0" w:space="0" w:color="auto"/>
      </w:divBdr>
    </w:div>
    <w:div w:id="661811667">
      <w:bodyDiv w:val="1"/>
      <w:marLeft w:val="0"/>
      <w:marRight w:val="0"/>
      <w:marTop w:val="0"/>
      <w:marBottom w:val="0"/>
      <w:divBdr>
        <w:top w:val="none" w:sz="0" w:space="0" w:color="auto"/>
        <w:left w:val="none" w:sz="0" w:space="0" w:color="auto"/>
        <w:bottom w:val="none" w:sz="0" w:space="0" w:color="auto"/>
        <w:right w:val="none" w:sz="0" w:space="0" w:color="auto"/>
      </w:divBdr>
    </w:div>
    <w:div w:id="663630920">
      <w:bodyDiv w:val="1"/>
      <w:marLeft w:val="0"/>
      <w:marRight w:val="0"/>
      <w:marTop w:val="0"/>
      <w:marBottom w:val="0"/>
      <w:divBdr>
        <w:top w:val="none" w:sz="0" w:space="0" w:color="auto"/>
        <w:left w:val="none" w:sz="0" w:space="0" w:color="auto"/>
        <w:bottom w:val="none" w:sz="0" w:space="0" w:color="auto"/>
        <w:right w:val="none" w:sz="0" w:space="0" w:color="auto"/>
      </w:divBdr>
    </w:div>
    <w:div w:id="664667699">
      <w:bodyDiv w:val="1"/>
      <w:marLeft w:val="0"/>
      <w:marRight w:val="0"/>
      <w:marTop w:val="0"/>
      <w:marBottom w:val="0"/>
      <w:divBdr>
        <w:top w:val="none" w:sz="0" w:space="0" w:color="auto"/>
        <w:left w:val="none" w:sz="0" w:space="0" w:color="auto"/>
        <w:bottom w:val="none" w:sz="0" w:space="0" w:color="auto"/>
        <w:right w:val="none" w:sz="0" w:space="0" w:color="auto"/>
      </w:divBdr>
    </w:div>
    <w:div w:id="671028487">
      <w:bodyDiv w:val="1"/>
      <w:marLeft w:val="0"/>
      <w:marRight w:val="0"/>
      <w:marTop w:val="0"/>
      <w:marBottom w:val="0"/>
      <w:divBdr>
        <w:top w:val="none" w:sz="0" w:space="0" w:color="auto"/>
        <w:left w:val="none" w:sz="0" w:space="0" w:color="auto"/>
        <w:bottom w:val="none" w:sz="0" w:space="0" w:color="auto"/>
        <w:right w:val="none" w:sz="0" w:space="0" w:color="auto"/>
      </w:divBdr>
    </w:div>
    <w:div w:id="671101296">
      <w:bodyDiv w:val="1"/>
      <w:marLeft w:val="0"/>
      <w:marRight w:val="0"/>
      <w:marTop w:val="0"/>
      <w:marBottom w:val="0"/>
      <w:divBdr>
        <w:top w:val="none" w:sz="0" w:space="0" w:color="auto"/>
        <w:left w:val="none" w:sz="0" w:space="0" w:color="auto"/>
        <w:bottom w:val="none" w:sz="0" w:space="0" w:color="auto"/>
        <w:right w:val="none" w:sz="0" w:space="0" w:color="auto"/>
      </w:divBdr>
    </w:div>
    <w:div w:id="672604959">
      <w:bodyDiv w:val="1"/>
      <w:marLeft w:val="0"/>
      <w:marRight w:val="0"/>
      <w:marTop w:val="0"/>
      <w:marBottom w:val="0"/>
      <w:divBdr>
        <w:top w:val="none" w:sz="0" w:space="0" w:color="auto"/>
        <w:left w:val="none" w:sz="0" w:space="0" w:color="auto"/>
        <w:bottom w:val="none" w:sz="0" w:space="0" w:color="auto"/>
        <w:right w:val="none" w:sz="0" w:space="0" w:color="auto"/>
      </w:divBdr>
    </w:div>
    <w:div w:id="673074426">
      <w:bodyDiv w:val="1"/>
      <w:marLeft w:val="0"/>
      <w:marRight w:val="0"/>
      <w:marTop w:val="0"/>
      <w:marBottom w:val="0"/>
      <w:divBdr>
        <w:top w:val="none" w:sz="0" w:space="0" w:color="auto"/>
        <w:left w:val="none" w:sz="0" w:space="0" w:color="auto"/>
        <w:bottom w:val="none" w:sz="0" w:space="0" w:color="auto"/>
        <w:right w:val="none" w:sz="0" w:space="0" w:color="auto"/>
      </w:divBdr>
    </w:div>
    <w:div w:id="674528651">
      <w:bodyDiv w:val="1"/>
      <w:marLeft w:val="0"/>
      <w:marRight w:val="0"/>
      <w:marTop w:val="0"/>
      <w:marBottom w:val="0"/>
      <w:divBdr>
        <w:top w:val="none" w:sz="0" w:space="0" w:color="auto"/>
        <w:left w:val="none" w:sz="0" w:space="0" w:color="auto"/>
        <w:bottom w:val="none" w:sz="0" w:space="0" w:color="auto"/>
        <w:right w:val="none" w:sz="0" w:space="0" w:color="auto"/>
      </w:divBdr>
    </w:div>
    <w:div w:id="674571436">
      <w:bodyDiv w:val="1"/>
      <w:marLeft w:val="0"/>
      <w:marRight w:val="0"/>
      <w:marTop w:val="0"/>
      <w:marBottom w:val="0"/>
      <w:divBdr>
        <w:top w:val="none" w:sz="0" w:space="0" w:color="auto"/>
        <w:left w:val="none" w:sz="0" w:space="0" w:color="auto"/>
        <w:bottom w:val="none" w:sz="0" w:space="0" w:color="auto"/>
        <w:right w:val="none" w:sz="0" w:space="0" w:color="auto"/>
      </w:divBdr>
    </w:div>
    <w:div w:id="676229103">
      <w:bodyDiv w:val="1"/>
      <w:marLeft w:val="0"/>
      <w:marRight w:val="0"/>
      <w:marTop w:val="0"/>
      <w:marBottom w:val="0"/>
      <w:divBdr>
        <w:top w:val="none" w:sz="0" w:space="0" w:color="auto"/>
        <w:left w:val="none" w:sz="0" w:space="0" w:color="auto"/>
        <w:bottom w:val="none" w:sz="0" w:space="0" w:color="auto"/>
        <w:right w:val="none" w:sz="0" w:space="0" w:color="auto"/>
      </w:divBdr>
    </w:div>
    <w:div w:id="683897437">
      <w:bodyDiv w:val="1"/>
      <w:marLeft w:val="0"/>
      <w:marRight w:val="0"/>
      <w:marTop w:val="0"/>
      <w:marBottom w:val="0"/>
      <w:divBdr>
        <w:top w:val="none" w:sz="0" w:space="0" w:color="auto"/>
        <w:left w:val="none" w:sz="0" w:space="0" w:color="auto"/>
        <w:bottom w:val="none" w:sz="0" w:space="0" w:color="auto"/>
        <w:right w:val="none" w:sz="0" w:space="0" w:color="auto"/>
      </w:divBdr>
    </w:div>
    <w:div w:id="690570616">
      <w:bodyDiv w:val="1"/>
      <w:marLeft w:val="0"/>
      <w:marRight w:val="0"/>
      <w:marTop w:val="0"/>
      <w:marBottom w:val="0"/>
      <w:divBdr>
        <w:top w:val="none" w:sz="0" w:space="0" w:color="auto"/>
        <w:left w:val="none" w:sz="0" w:space="0" w:color="auto"/>
        <w:bottom w:val="none" w:sz="0" w:space="0" w:color="auto"/>
        <w:right w:val="none" w:sz="0" w:space="0" w:color="auto"/>
      </w:divBdr>
    </w:div>
    <w:div w:id="692268252">
      <w:bodyDiv w:val="1"/>
      <w:marLeft w:val="0"/>
      <w:marRight w:val="0"/>
      <w:marTop w:val="0"/>
      <w:marBottom w:val="0"/>
      <w:divBdr>
        <w:top w:val="none" w:sz="0" w:space="0" w:color="auto"/>
        <w:left w:val="none" w:sz="0" w:space="0" w:color="auto"/>
        <w:bottom w:val="none" w:sz="0" w:space="0" w:color="auto"/>
        <w:right w:val="none" w:sz="0" w:space="0" w:color="auto"/>
      </w:divBdr>
    </w:div>
    <w:div w:id="701176107">
      <w:bodyDiv w:val="1"/>
      <w:marLeft w:val="0"/>
      <w:marRight w:val="0"/>
      <w:marTop w:val="0"/>
      <w:marBottom w:val="0"/>
      <w:divBdr>
        <w:top w:val="none" w:sz="0" w:space="0" w:color="auto"/>
        <w:left w:val="none" w:sz="0" w:space="0" w:color="auto"/>
        <w:bottom w:val="none" w:sz="0" w:space="0" w:color="auto"/>
        <w:right w:val="none" w:sz="0" w:space="0" w:color="auto"/>
      </w:divBdr>
    </w:div>
    <w:div w:id="701832384">
      <w:bodyDiv w:val="1"/>
      <w:marLeft w:val="0"/>
      <w:marRight w:val="0"/>
      <w:marTop w:val="0"/>
      <w:marBottom w:val="0"/>
      <w:divBdr>
        <w:top w:val="none" w:sz="0" w:space="0" w:color="auto"/>
        <w:left w:val="none" w:sz="0" w:space="0" w:color="auto"/>
        <w:bottom w:val="none" w:sz="0" w:space="0" w:color="auto"/>
        <w:right w:val="none" w:sz="0" w:space="0" w:color="auto"/>
      </w:divBdr>
    </w:div>
    <w:div w:id="710306755">
      <w:bodyDiv w:val="1"/>
      <w:marLeft w:val="0"/>
      <w:marRight w:val="0"/>
      <w:marTop w:val="0"/>
      <w:marBottom w:val="0"/>
      <w:divBdr>
        <w:top w:val="none" w:sz="0" w:space="0" w:color="auto"/>
        <w:left w:val="none" w:sz="0" w:space="0" w:color="auto"/>
        <w:bottom w:val="none" w:sz="0" w:space="0" w:color="auto"/>
        <w:right w:val="none" w:sz="0" w:space="0" w:color="auto"/>
      </w:divBdr>
    </w:div>
    <w:div w:id="710612053">
      <w:bodyDiv w:val="1"/>
      <w:marLeft w:val="0"/>
      <w:marRight w:val="0"/>
      <w:marTop w:val="0"/>
      <w:marBottom w:val="0"/>
      <w:divBdr>
        <w:top w:val="none" w:sz="0" w:space="0" w:color="auto"/>
        <w:left w:val="none" w:sz="0" w:space="0" w:color="auto"/>
        <w:bottom w:val="none" w:sz="0" w:space="0" w:color="auto"/>
        <w:right w:val="none" w:sz="0" w:space="0" w:color="auto"/>
      </w:divBdr>
    </w:div>
    <w:div w:id="712464026">
      <w:bodyDiv w:val="1"/>
      <w:marLeft w:val="0"/>
      <w:marRight w:val="0"/>
      <w:marTop w:val="0"/>
      <w:marBottom w:val="0"/>
      <w:divBdr>
        <w:top w:val="none" w:sz="0" w:space="0" w:color="auto"/>
        <w:left w:val="none" w:sz="0" w:space="0" w:color="auto"/>
        <w:bottom w:val="none" w:sz="0" w:space="0" w:color="auto"/>
        <w:right w:val="none" w:sz="0" w:space="0" w:color="auto"/>
      </w:divBdr>
    </w:div>
    <w:div w:id="714625462">
      <w:bodyDiv w:val="1"/>
      <w:marLeft w:val="0"/>
      <w:marRight w:val="0"/>
      <w:marTop w:val="0"/>
      <w:marBottom w:val="0"/>
      <w:divBdr>
        <w:top w:val="none" w:sz="0" w:space="0" w:color="auto"/>
        <w:left w:val="none" w:sz="0" w:space="0" w:color="auto"/>
        <w:bottom w:val="none" w:sz="0" w:space="0" w:color="auto"/>
        <w:right w:val="none" w:sz="0" w:space="0" w:color="auto"/>
      </w:divBdr>
    </w:div>
    <w:div w:id="720137405">
      <w:bodyDiv w:val="1"/>
      <w:marLeft w:val="0"/>
      <w:marRight w:val="0"/>
      <w:marTop w:val="0"/>
      <w:marBottom w:val="0"/>
      <w:divBdr>
        <w:top w:val="none" w:sz="0" w:space="0" w:color="auto"/>
        <w:left w:val="none" w:sz="0" w:space="0" w:color="auto"/>
        <w:bottom w:val="none" w:sz="0" w:space="0" w:color="auto"/>
        <w:right w:val="none" w:sz="0" w:space="0" w:color="auto"/>
      </w:divBdr>
    </w:div>
    <w:div w:id="720439985">
      <w:bodyDiv w:val="1"/>
      <w:marLeft w:val="0"/>
      <w:marRight w:val="0"/>
      <w:marTop w:val="0"/>
      <w:marBottom w:val="0"/>
      <w:divBdr>
        <w:top w:val="none" w:sz="0" w:space="0" w:color="auto"/>
        <w:left w:val="none" w:sz="0" w:space="0" w:color="auto"/>
        <w:bottom w:val="none" w:sz="0" w:space="0" w:color="auto"/>
        <w:right w:val="none" w:sz="0" w:space="0" w:color="auto"/>
      </w:divBdr>
    </w:div>
    <w:div w:id="720595241">
      <w:bodyDiv w:val="1"/>
      <w:marLeft w:val="0"/>
      <w:marRight w:val="0"/>
      <w:marTop w:val="0"/>
      <w:marBottom w:val="0"/>
      <w:divBdr>
        <w:top w:val="none" w:sz="0" w:space="0" w:color="auto"/>
        <w:left w:val="none" w:sz="0" w:space="0" w:color="auto"/>
        <w:bottom w:val="none" w:sz="0" w:space="0" w:color="auto"/>
        <w:right w:val="none" w:sz="0" w:space="0" w:color="auto"/>
      </w:divBdr>
    </w:div>
    <w:div w:id="722097288">
      <w:bodyDiv w:val="1"/>
      <w:marLeft w:val="0"/>
      <w:marRight w:val="0"/>
      <w:marTop w:val="0"/>
      <w:marBottom w:val="0"/>
      <w:divBdr>
        <w:top w:val="none" w:sz="0" w:space="0" w:color="auto"/>
        <w:left w:val="none" w:sz="0" w:space="0" w:color="auto"/>
        <w:bottom w:val="none" w:sz="0" w:space="0" w:color="auto"/>
        <w:right w:val="none" w:sz="0" w:space="0" w:color="auto"/>
      </w:divBdr>
    </w:div>
    <w:div w:id="722218898">
      <w:bodyDiv w:val="1"/>
      <w:marLeft w:val="0"/>
      <w:marRight w:val="0"/>
      <w:marTop w:val="0"/>
      <w:marBottom w:val="0"/>
      <w:divBdr>
        <w:top w:val="none" w:sz="0" w:space="0" w:color="auto"/>
        <w:left w:val="none" w:sz="0" w:space="0" w:color="auto"/>
        <w:bottom w:val="none" w:sz="0" w:space="0" w:color="auto"/>
        <w:right w:val="none" w:sz="0" w:space="0" w:color="auto"/>
      </w:divBdr>
    </w:div>
    <w:div w:id="725252390">
      <w:bodyDiv w:val="1"/>
      <w:marLeft w:val="0"/>
      <w:marRight w:val="0"/>
      <w:marTop w:val="0"/>
      <w:marBottom w:val="0"/>
      <w:divBdr>
        <w:top w:val="none" w:sz="0" w:space="0" w:color="auto"/>
        <w:left w:val="none" w:sz="0" w:space="0" w:color="auto"/>
        <w:bottom w:val="none" w:sz="0" w:space="0" w:color="auto"/>
        <w:right w:val="none" w:sz="0" w:space="0" w:color="auto"/>
      </w:divBdr>
    </w:div>
    <w:div w:id="727267033">
      <w:bodyDiv w:val="1"/>
      <w:marLeft w:val="0"/>
      <w:marRight w:val="0"/>
      <w:marTop w:val="0"/>
      <w:marBottom w:val="0"/>
      <w:divBdr>
        <w:top w:val="none" w:sz="0" w:space="0" w:color="auto"/>
        <w:left w:val="none" w:sz="0" w:space="0" w:color="auto"/>
        <w:bottom w:val="none" w:sz="0" w:space="0" w:color="auto"/>
        <w:right w:val="none" w:sz="0" w:space="0" w:color="auto"/>
      </w:divBdr>
    </w:div>
    <w:div w:id="728727419">
      <w:bodyDiv w:val="1"/>
      <w:marLeft w:val="0"/>
      <w:marRight w:val="0"/>
      <w:marTop w:val="0"/>
      <w:marBottom w:val="0"/>
      <w:divBdr>
        <w:top w:val="none" w:sz="0" w:space="0" w:color="auto"/>
        <w:left w:val="none" w:sz="0" w:space="0" w:color="auto"/>
        <w:bottom w:val="none" w:sz="0" w:space="0" w:color="auto"/>
        <w:right w:val="none" w:sz="0" w:space="0" w:color="auto"/>
      </w:divBdr>
    </w:div>
    <w:div w:id="738139907">
      <w:bodyDiv w:val="1"/>
      <w:marLeft w:val="0"/>
      <w:marRight w:val="0"/>
      <w:marTop w:val="0"/>
      <w:marBottom w:val="0"/>
      <w:divBdr>
        <w:top w:val="none" w:sz="0" w:space="0" w:color="auto"/>
        <w:left w:val="none" w:sz="0" w:space="0" w:color="auto"/>
        <w:bottom w:val="none" w:sz="0" w:space="0" w:color="auto"/>
        <w:right w:val="none" w:sz="0" w:space="0" w:color="auto"/>
      </w:divBdr>
    </w:div>
    <w:div w:id="739837816">
      <w:bodyDiv w:val="1"/>
      <w:marLeft w:val="0"/>
      <w:marRight w:val="0"/>
      <w:marTop w:val="0"/>
      <w:marBottom w:val="0"/>
      <w:divBdr>
        <w:top w:val="none" w:sz="0" w:space="0" w:color="auto"/>
        <w:left w:val="none" w:sz="0" w:space="0" w:color="auto"/>
        <w:bottom w:val="none" w:sz="0" w:space="0" w:color="auto"/>
        <w:right w:val="none" w:sz="0" w:space="0" w:color="auto"/>
      </w:divBdr>
    </w:div>
    <w:div w:id="740174624">
      <w:bodyDiv w:val="1"/>
      <w:marLeft w:val="0"/>
      <w:marRight w:val="0"/>
      <w:marTop w:val="0"/>
      <w:marBottom w:val="0"/>
      <w:divBdr>
        <w:top w:val="none" w:sz="0" w:space="0" w:color="auto"/>
        <w:left w:val="none" w:sz="0" w:space="0" w:color="auto"/>
        <w:bottom w:val="none" w:sz="0" w:space="0" w:color="auto"/>
        <w:right w:val="none" w:sz="0" w:space="0" w:color="auto"/>
      </w:divBdr>
    </w:div>
    <w:div w:id="741028411">
      <w:bodyDiv w:val="1"/>
      <w:marLeft w:val="0"/>
      <w:marRight w:val="0"/>
      <w:marTop w:val="0"/>
      <w:marBottom w:val="0"/>
      <w:divBdr>
        <w:top w:val="none" w:sz="0" w:space="0" w:color="auto"/>
        <w:left w:val="none" w:sz="0" w:space="0" w:color="auto"/>
        <w:bottom w:val="none" w:sz="0" w:space="0" w:color="auto"/>
        <w:right w:val="none" w:sz="0" w:space="0" w:color="auto"/>
      </w:divBdr>
    </w:div>
    <w:div w:id="741099495">
      <w:bodyDiv w:val="1"/>
      <w:marLeft w:val="0"/>
      <w:marRight w:val="0"/>
      <w:marTop w:val="0"/>
      <w:marBottom w:val="0"/>
      <w:divBdr>
        <w:top w:val="none" w:sz="0" w:space="0" w:color="auto"/>
        <w:left w:val="none" w:sz="0" w:space="0" w:color="auto"/>
        <w:bottom w:val="none" w:sz="0" w:space="0" w:color="auto"/>
        <w:right w:val="none" w:sz="0" w:space="0" w:color="auto"/>
      </w:divBdr>
    </w:div>
    <w:div w:id="743989770">
      <w:bodyDiv w:val="1"/>
      <w:marLeft w:val="0"/>
      <w:marRight w:val="0"/>
      <w:marTop w:val="0"/>
      <w:marBottom w:val="0"/>
      <w:divBdr>
        <w:top w:val="none" w:sz="0" w:space="0" w:color="auto"/>
        <w:left w:val="none" w:sz="0" w:space="0" w:color="auto"/>
        <w:bottom w:val="none" w:sz="0" w:space="0" w:color="auto"/>
        <w:right w:val="none" w:sz="0" w:space="0" w:color="auto"/>
      </w:divBdr>
    </w:div>
    <w:div w:id="745610881">
      <w:bodyDiv w:val="1"/>
      <w:marLeft w:val="0"/>
      <w:marRight w:val="0"/>
      <w:marTop w:val="0"/>
      <w:marBottom w:val="0"/>
      <w:divBdr>
        <w:top w:val="none" w:sz="0" w:space="0" w:color="auto"/>
        <w:left w:val="none" w:sz="0" w:space="0" w:color="auto"/>
        <w:bottom w:val="none" w:sz="0" w:space="0" w:color="auto"/>
        <w:right w:val="none" w:sz="0" w:space="0" w:color="auto"/>
      </w:divBdr>
    </w:div>
    <w:div w:id="748043575">
      <w:bodyDiv w:val="1"/>
      <w:marLeft w:val="0"/>
      <w:marRight w:val="0"/>
      <w:marTop w:val="0"/>
      <w:marBottom w:val="0"/>
      <w:divBdr>
        <w:top w:val="none" w:sz="0" w:space="0" w:color="auto"/>
        <w:left w:val="none" w:sz="0" w:space="0" w:color="auto"/>
        <w:bottom w:val="none" w:sz="0" w:space="0" w:color="auto"/>
        <w:right w:val="none" w:sz="0" w:space="0" w:color="auto"/>
      </w:divBdr>
    </w:div>
    <w:div w:id="750735551">
      <w:bodyDiv w:val="1"/>
      <w:marLeft w:val="0"/>
      <w:marRight w:val="0"/>
      <w:marTop w:val="0"/>
      <w:marBottom w:val="0"/>
      <w:divBdr>
        <w:top w:val="none" w:sz="0" w:space="0" w:color="auto"/>
        <w:left w:val="none" w:sz="0" w:space="0" w:color="auto"/>
        <w:bottom w:val="none" w:sz="0" w:space="0" w:color="auto"/>
        <w:right w:val="none" w:sz="0" w:space="0" w:color="auto"/>
      </w:divBdr>
    </w:div>
    <w:div w:id="753165686">
      <w:bodyDiv w:val="1"/>
      <w:marLeft w:val="0"/>
      <w:marRight w:val="0"/>
      <w:marTop w:val="0"/>
      <w:marBottom w:val="0"/>
      <w:divBdr>
        <w:top w:val="none" w:sz="0" w:space="0" w:color="auto"/>
        <w:left w:val="none" w:sz="0" w:space="0" w:color="auto"/>
        <w:bottom w:val="none" w:sz="0" w:space="0" w:color="auto"/>
        <w:right w:val="none" w:sz="0" w:space="0" w:color="auto"/>
      </w:divBdr>
    </w:div>
    <w:div w:id="757217021">
      <w:bodyDiv w:val="1"/>
      <w:marLeft w:val="0"/>
      <w:marRight w:val="0"/>
      <w:marTop w:val="0"/>
      <w:marBottom w:val="0"/>
      <w:divBdr>
        <w:top w:val="none" w:sz="0" w:space="0" w:color="auto"/>
        <w:left w:val="none" w:sz="0" w:space="0" w:color="auto"/>
        <w:bottom w:val="none" w:sz="0" w:space="0" w:color="auto"/>
        <w:right w:val="none" w:sz="0" w:space="0" w:color="auto"/>
      </w:divBdr>
    </w:div>
    <w:div w:id="757479546">
      <w:bodyDiv w:val="1"/>
      <w:marLeft w:val="0"/>
      <w:marRight w:val="0"/>
      <w:marTop w:val="0"/>
      <w:marBottom w:val="0"/>
      <w:divBdr>
        <w:top w:val="none" w:sz="0" w:space="0" w:color="auto"/>
        <w:left w:val="none" w:sz="0" w:space="0" w:color="auto"/>
        <w:bottom w:val="none" w:sz="0" w:space="0" w:color="auto"/>
        <w:right w:val="none" w:sz="0" w:space="0" w:color="auto"/>
      </w:divBdr>
    </w:div>
    <w:div w:id="759833100">
      <w:bodyDiv w:val="1"/>
      <w:marLeft w:val="0"/>
      <w:marRight w:val="0"/>
      <w:marTop w:val="0"/>
      <w:marBottom w:val="0"/>
      <w:divBdr>
        <w:top w:val="none" w:sz="0" w:space="0" w:color="auto"/>
        <w:left w:val="none" w:sz="0" w:space="0" w:color="auto"/>
        <w:bottom w:val="none" w:sz="0" w:space="0" w:color="auto"/>
        <w:right w:val="none" w:sz="0" w:space="0" w:color="auto"/>
      </w:divBdr>
    </w:div>
    <w:div w:id="761410376">
      <w:bodyDiv w:val="1"/>
      <w:marLeft w:val="0"/>
      <w:marRight w:val="0"/>
      <w:marTop w:val="0"/>
      <w:marBottom w:val="0"/>
      <w:divBdr>
        <w:top w:val="none" w:sz="0" w:space="0" w:color="auto"/>
        <w:left w:val="none" w:sz="0" w:space="0" w:color="auto"/>
        <w:bottom w:val="none" w:sz="0" w:space="0" w:color="auto"/>
        <w:right w:val="none" w:sz="0" w:space="0" w:color="auto"/>
      </w:divBdr>
    </w:div>
    <w:div w:id="763258784">
      <w:bodyDiv w:val="1"/>
      <w:marLeft w:val="0"/>
      <w:marRight w:val="0"/>
      <w:marTop w:val="0"/>
      <w:marBottom w:val="0"/>
      <w:divBdr>
        <w:top w:val="none" w:sz="0" w:space="0" w:color="auto"/>
        <w:left w:val="none" w:sz="0" w:space="0" w:color="auto"/>
        <w:bottom w:val="none" w:sz="0" w:space="0" w:color="auto"/>
        <w:right w:val="none" w:sz="0" w:space="0" w:color="auto"/>
      </w:divBdr>
    </w:div>
    <w:div w:id="763767439">
      <w:bodyDiv w:val="1"/>
      <w:marLeft w:val="0"/>
      <w:marRight w:val="0"/>
      <w:marTop w:val="0"/>
      <w:marBottom w:val="0"/>
      <w:divBdr>
        <w:top w:val="none" w:sz="0" w:space="0" w:color="auto"/>
        <w:left w:val="none" w:sz="0" w:space="0" w:color="auto"/>
        <w:bottom w:val="none" w:sz="0" w:space="0" w:color="auto"/>
        <w:right w:val="none" w:sz="0" w:space="0" w:color="auto"/>
      </w:divBdr>
    </w:div>
    <w:div w:id="765032139">
      <w:bodyDiv w:val="1"/>
      <w:marLeft w:val="0"/>
      <w:marRight w:val="0"/>
      <w:marTop w:val="0"/>
      <w:marBottom w:val="0"/>
      <w:divBdr>
        <w:top w:val="none" w:sz="0" w:space="0" w:color="auto"/>
        <w:left w:val="none" w:sz="0" w:space="0" w:color="auto"/>
        <w:bottom w:val="none" w:sz="0" w:space="0" w:color="auto"/>
        <w:right w:val="none" w:sz="0" w:space="0" w:color="auto"/>
      </w:divBdr>
    </w:div>
    <w:div w:id="765351184">
      <w:bodyDiv w:val="1"/>
      <w:marLeft w:val="0"/>
      <w:marRight w:val="0"/>
      <w:marTop w:val="0"/>
      <w:marBottom w:val="0"/>
      <w:divBdr>
        <w:top w:val="none" w:sz="0" w:space="0" w:color="auto"/>
        <w:left w:val="none" w:sz="0" w:space="0" w:color="auto"/>
        <w:bottom w:val="none" w:sz="0" w:space="0" w:color="auto"/>
        <w:right w:val="none" w:sz="0" w:space="0" w:color="auto"/>
      </w:divBdr>
    </w:div>
    <w:div w:id="769087496">
      <w:bodyDiv w:val="1"/>
      <w:marLeft w:val="0"/>
      <w:marRight w:val="0"/>
      <w:marTop w:val="0"/>
      <w:marBottom w:val="0"/>
      <w:divBdr>
        <w:top w:val="none" w:sz="0" w:space="0" w:color="auto"/>
        <w:left w:val="none" w:sz="0" w:space="0" w:color="auto"/>
        <w:bottom w:val="none" w:sz="0" w:space="0" w:color="auto"/>
        <w:right w:val="none" w:sz="0" w:space="0" w:color="auto"/>
      </w:divBdr>
    </w:div>
    <w:div w:id="771171016">
      <w:bodyDiv w:val="1"/>
      <w:marLeft w:val="0"/>
      <w:marRight w:val="0"/>
      <w:marTop w:val="0"/>
      <w:marBottom w:val="0"/>
      <w:divBdr>
        <w:top w:val="none" w:sz="0" w:space="0" w:color="auto"/>
        <w:left w:val="none" w:sz="0" w:space="0" w:color="auto"/>
        <w:bottom w:val="none" w:sz="0" w:space="0" w:color="auto"/>
        <w:right w:val="none" w:sz="0" w:space="0" w:color="auto"/>
      </w:divBdr>
    </w:div>
    <w:div w:id="771361667">
      <w:bodyDiv w:val="1"/>
      <w:marLeft w:val="0"/>
      <w:marRight w:val="0"/>
      <w:marTop w:val="0"/>
      <w:marBottom w:val="0"/>
      <w:divBdr>
        <w:top w:val="none" w:sz="0" w:space="0" w:color="auto"/>
        <w:left w:val="none" w:sz="0" w:space="0" w:color="auto"/>
        <w:bottom w:val="none" w:sz="0" w:space="0" w:color="auto"/>
        <w:right w:val="none" w:sz="0" w:space="0" w:color="auto"/>
      </w:divBdr>
    </w:div>
    <w:div w:id="772676492">
      <w:bodyDiv w:val="1"/>
      <w:marLeft w:val="0"/>
      <w:marRight w:val="0"/>
      <w:marTop w:val="0"/>
      <w:marBottom w:val="0"/>
      <w:divBdr>
        <w:top w:val="none" w:sz="0" w:space="0" w:color="auto"/>
        <w:left w:val="none" w:sz="0" w:space="0" w:color="auto"/>
        <w:bottom w:val="none" w:sz="0" w:space="0" w:color="auto"/>
        <w:right w:val="none" w:sz="0" w:space="0" w:color="auto"/>
      </w:divBdr>
    </w:div>
    <w:div w:id="776288147">
      <w:bodyDiv w:val="1"/>
      <w:marLeft w:val="0"/>
      <w:marRight w:val="0"/>
      <w:marTop w:val="0"/>
      <w:marBottom w:val="0"/>
      <w:divBdr>
        <w:top w:val="none" w:sz="0" w:space="0" w:color="auto"/>
        <w:left w:val="none" w:sz="0" w:space="0" w:color="auto"/>
        <w:bottom w:val="none" w:sz="0" w:space="0" w:color="auto"/>
        <w:right w:val="none" w:sz="0" w:space="0" w:color="auto"/>
      </w:divBdr>
    </w:div>
    <w:div w:id="776608042">
      <w:bodyDiv w:val="1"/>
      <w:marLeft w:val="0"/>
      <w:marRight w:val="0"/>
      <w:marTop w:val="0"/>
      <w:marBottom w:val="0"/>
      <w:divBdr>
        <w:top w:val="none" w:sz="0" w:space="0" w:color="auto"/>
        <w:left w:val="none" w:sz="0" w:space="0" w:color="auto"/>
        <w:bottom w:val="none" w:sz="0" w:space="0" w:color="auto"/>
        <w:right w:val="none" w:sz="0" w:space="0" w:color="auto"/>
      </w:divBdr>
    </w:div>
    <w:div w:id="778795751">
      <w:bodyDiv w:val="1"/>
      <w:marLeft w:val="0"/>
      <w:marRight w:val="0"/>
      <w:marTop w:val="0"/>
      <w:marBottom w:val="0"/>
      <w:divBdr>
        <w:top w:val="none" w:sz="0" w:space="0" w:color="auto"/>
        <w:left w:val="none" w:sz="0" w:space="0" w:color="auto"/>
        <w:bottom w:val="none" w:sz="0" w:space="0" w:color="auto"/>
        <w:right w:val="none" w:sz="0" w:space="0" w:color="auto"/>
      </w:divBdr>
    </w:div>
    <w:div w:id="780994553">
      <w:bodyDiv w:val="1"/>
      <w:marLeft w:val="0"/>
      <w:marRight w:val="0"/>
      <w:marTop w:val="0"/>
      <w:marBottom w:val="0"/>
      <w:divBdr>
        <w:top w:val="none" w:sz="0" w:space="0" w:color="auto"/>
        <w:left w:val="none" w:sz="0" w:space="0" w:color="auto"/>
        <w:bottom w:val="none" w:sz="0" w:space="0" w:color="auto"/>
        <w:right w:val="none" w:sz="0" w:space="0" w:color="auto"/>
      </w:divBdr>
    </w:div>
    <w:div w:id="786586169">
      <w:bodyDiv w:val="1"/>
      <w:marLeft w:val="0"/>
      <w:marRight w:val="0"/>
      <w:marTop w:val="0"/>
      <w:marBottom w:val="0"/>
      <w:divBdr>
        <w:top w:val="none" w:sz="0" w:space="0" w:color="auto"/>
        <w:left w:val="none" w:sz="0" w:space="0" w:color="auto"/>
        <w:bottom w:val="none" w:sz="0" w:space="0" w:color="auto"/>
        <w:right w:val="none" w:sz="0" w:space="0" w:color="auto"/>
      </w:divBdr>
    </w:div>
    <w:div w:id="799496190">
      <w:bodyDiv w:val="1"/>
      <w:marLeft w:val="0"/>
      <w:marRight w:val="0"/>
      <w:marTop w:val="0"/>
      <w:marBottom w:val="0"/>
      <w:divBdr>
        <w:top w:val="none" w:sz="0" w:space="0" w:color="auto"/>
        <w:left w:val="none" w:sz="0" w:space="0" w:color="auto"/>
        <w:bottom w:val="none" w:sz="0" w:space="0" w:color="auto"/>
        <w:right w:val="none" w:sz="0" w:space="0" w:color="auto"/>
      </w:divBdr>
    </w:div>
    <w:div w:id="802699606">
      <w:bodyDiv w:val="1"/>
      <w:marLeft w:val="0"/>
      <w:marRight w:val="0"/>
      <w:marTop w:val="0"/>
      <w:marBottom w:val="0"/>
      <w:divBdr>
        <w:top w:val="none" w:sz="0" w:space="0" w:color="auto"/>
        <w:left w:val="none" w:sz="0" w:space="0" w:color="auto"/>
        <w:bottom w:val="none" w:sz="0" w:space="0" w:color="auto"/>
        <w:right w:val="none" w:sz="0" w:space="0" w:color="auto"/>
      </w:divBdr>
    </w:div>
    <w:div w:id="810514483">
      <w:bodyDiv w:val="1"/>
      <w:marLeft w:val="0"/>
      <w:marRight w:val="0"/>
      <w:marTop w:val="0"/>
      <w:marBottom w:val="0"/>
      <w:divBdr>
        <w:top w:val="none" w:sz="0" w:space="0" w:color="auto"/>
        <w:left w:val="none" w:sz="0" w:space="0" w:color="auto"/>
        <w:bottom w:val="none" w:sz="0" w:space="0" w:color="auto"/>
        <w:right w:val="none" w:sz="0" w:space="0" w:color="auto"/>
      </w:divBdr>
    </w:div>
    <w:div w:id="810631783">
      <w:bodyDiv w:val="1"/>
      <w:marLeft w:val="0"/>
      <w:marRight w:val="0"/>
      <w:marTop w:val="0"/>
      <w:marBottom w:val="0"/>
      <w:divBdr>
        <w:top w:val="none" w:sz="0" w:space="0" w:color="auto"/>
        <w:left w:val="none" w:sz="0" w:space="0" w:color="auto"/>
        <w:bottom w:val="none" w:sz="0" w:space="0" w:color="auto"/>
        <w:right w:val="none" w:sz="0" w:space="0" w:color="auto"/>
      </w:divBdr>
    </w:div>
    <w:div w:id="810756970">
      <w:bodyDiv w:val="1"/>
      <w:marLeft w:val="0"/>
      <w:marRight w:val="0"/>
      <w:marTop w:val="0"/>
      <w:marBottom w:val="0"/>
      <w:divBdr>
        <w:top w:val="none" w:sz="0" w:space="0" w:color="auto"/>
        <w:left w:val="none" w:sz="0" w:space="0" w:color="auto"/>
        <w:bottom w:val="none" w:sz="0" w:space="0" w:color="auto"/>
        <w:right w:val="none" w:sz="0" w:space="0" w:color="auto"/>
      </w:divBdr>
    </w:div>
    <w:div w:id="816071310">
      <w:bodyDiv w:val="1"/>
      <w:marLeft w:val="0"/>
      <w:marRight w:val="0"/>
      <w:marTop w:val="0"/>
      <w:marBottom w:val="0"/>
      <w:divBdr>
        <w:top w:val="none" w:sz="0" w:space="0" w:color="auto"/>
        <w:left w:val="none" w:sz="0" w:space="0" w:color="auto"/>
        <w:bottom w:val="none" w:sz="0" w:space="0" w:color="auto"/>
        <w:right w:val="none" w:sz="0" w:space="0" w:color="auto"/>
      </w:divBdr>
    </w:div>
    <w:div w:id="816193071">
      <w:bodyDiv w:val="1"/>
      <w:marLeft w:val="0"/>
      <w:marRight w:val="0"/>
      <w:marTop w:val="0"/>
      <w:marBottom w:val="0"/>
      <w:divBdr>
        <w:top w:val="none" w:sz="0" w:space="0" w:color="auto"/>
        <w:left w:val="none" w:sz="0" w:space="0" w:color="auto"/>
        <w:bottom w:val="none" w:sz="0" w:space="0" w:color="auto"/>
        <w:right w:val="none" w:sz="0" w:space="0" w:color="auto"/>
      </w:divBdr>
    </w:div>
    <w:div w:id="825361861">
      <w:bodyDiv w:val="1"/>
      <w:marLeft w:val="0"/>
      <w:marRight w:val="0"/>
      <w:marTop w:val="0"/>
      <w:marBottom w:val="0"/>
      <w:divBdr>
        <w:top w:val="none" w:sz="0" w:space="0" w:color="auto"/>
        <w:left w:val="none" w:sz="0" w:space="0" w:color="auto"/>
        <w:bottom w:val="none" w:sz="0" w:space="0" w:color="auto"/>
        <w:right w:val="none" w:sz="0" w:space="0" w:color="auto"/>
      </w:divBdr>
    </w:div>
    <w:div w:id="829105325">
      <w:bodyDiv w:val="1"/>
      <w:marLeft w:val="0"/>
      <w:marRight w:val="0"/>
      <w:marTop w:val="0"/>
      <w:marBottom w:val="0"/>
      <w:divBdr>
        <w:top w:val="none" w:sz="0" w:space="0" w:color="auto"/>
        <w:left w:val="none" w:sz="0" w:space="0" w:color="auto"/>
        <w:bottom w:val="none" w:sz="0" w:space="0" w:color="auto"/>
        <w:right w:val="none" w:sz="0" w:space="0" w:color="auto"/>
      </w:divBdr>
    </w:div>
    <w:div w:id="829371079">
      <w:bodyDiv w:val="1"/>
      <w:marLeft w:val="0"/>
      <w:marRight w:val="0"/>
      <w:marTop w:val="0"/>
      <w:marBottom w:val="0"/>
      <w:divBdr>
        <w:top w:val="none" w:sz="0" w:space="0" w:color="auto"/>
        <w:left w:val="none" w:sz="0" w:space="0" w:color="auto"/>
        <w:bottom w:val="none" w:sz="0" w:space="0" w:color="auto"/>
        <w:right w:val="none" w:sz="0" w:space="0" w:color="auto"/>
      </w:divBdr>
    </w:div>
    <w:div w:id="829909143">
      <w:bodyDiv w:val="1"/>
      <w:marLeft w:val="0"/>
      <w:marRight w:val="0"/>
      <w:marTop w:val="0"/>
      <w:marBottom w:val="0"/>
      <w:divBdr>
        <w:top w:val="none" w:sz="0" w:space="0" w:color="auto"/>
        <w:left w:val="none" w:sz="0" w:space="0" w:color="auto"/>
        <w:bottom w:val="none" w:sz="0" w:space="0" w:color="auto"/>
        <w:right w:val="none" w:sz="0" w:space="0" w:color="auto"/>
      </w:divBdr>
    </w:div>
    <w:div w:id="831525760">
      <w:bodyDiv w:val="1"/>
      <w:marLeft w:val="0"/>
      <w:marRight w:val="0"/>
      <w:marTop w:val="0"/>
      <w:marBottom w:val="0"/>
      <w:divBdr>
        <w:top w:val="none" w:sz="0" w:space="0" w:color="auto"/>
        <w:left w:val="none" w:sz="0" w:space="0" w:color="auto"/>
        <w:bottom w:val="none" w:sz="0" w:space="0" w:color="auto"/>
        <w:right w:val="none" w:sz="0" w:space="0" w:color="auto"/>
      </w:divBdr>
    </w:div>
    <w:div w:id="834035750">
      <w:bodyDiv w:val="1"/>
      <w:marLeft w:val="0"/>
      <w:marRight w:val="0"/>
      <w:marTop w:val="0"/>
      <w:marBottom w:val="0"/>
      <w:divBdr>
        <w:top w:val="none" w:sz="0" w:space="0" w:color="auto"/>
        <w:left w:val="none" w:sz="0" w:space="0" w:color="auto"/>
        <w:bottom w:val="none" w:sz="0" w:space="0" w:color="auto"/>
        <w:right w:val="none" w:sz="0" w:space="0" w:color="auto"/>
      </w:divBdr>
    </w:div>
    <w:div w:id="839389692">
      <w:bodyDiv w:val="1"/>
      <w:marLeft w:val="0"/>
      <w:marRight w:val="0"/>
      <w:marTop w:val="0"/>
      <w:marBottom w:val="0"/>
      <w:divBdr>
        <w:top w:val="none" w:sz="0" w:space="0" w:color="auto"/>
        <w:left w:val="none" w:sz="0" w:space="0" w:color="auto"/>
        <w:bottom w:val="none" w:sz="0" w:space="0" w:color="auto"/>
        <w:right w:val="none" w:sz="0" w:space="0" w:color="auto"/>
      </w:divBdr>
    </w:div>
    <w:div w:id="844830820">
      <w:bodyDiv w:val="1"/>
      <w:marLeft w:val="0"/>
      <w:marRight w:val="0"/>
      <w:marTop w:val="0"/>
      <w:marBottom w:val="0"/>
      <w:divBdr>
        <w:top w:val="none" w:sz="0" w:space="0" w:color="auto"/>
        <w:left w:val="none" w:sz="0" w:space="0" w:color="auto"/>
        <w:bottom w:val="none" w:sz="0" w:space="0" w:color="auto"/>
        <w:right w:val="none" w:sz="0" w:space="0" w:color="auto"/>
      </w:divBdr>
    </w:div>
    <w:div w:id="846670564">
      <w:bodyDiv w:val="1"/>
      <w:marLeft w:val="0"/>
      <w:marRight w:val="0"/>
      <w:marTop w:val="0"/>
      <w:marBottom w:val="0"/>
      <w:divBdr>
        <w:top w:val="none" w:sz="0" w:space="0" w:color="auto"/>
        <w:left w:val="none" w:sz="0" w:space="0" w:color="auto"/>
        <w:bottom w:val="none" w:sz="0" w:space="0" w:color="auto"/>
        <w:right w:val="none" w:sz="0" w:space="0" w:color="auto"/>
      </w:divBdr>
    </w:div>
    <w:div w:id="846751312">
      <w:bodyDiv w:val="1"/>
      <w:marLeft w:val="0"/>
      <w:marRight w:val="0"/>
      <w:marTop w:val="0"/>
      <w:marBottom w:val="0"/>
      <w:divBdr>
        <w:top w:val="none" w:sz="0" w:space="0" w:color="auto"/>
        <w:left w:val="none" w:sz="0" w:space="0" w:color="auto"/>
        <w:bottom w:val="none" w:sz="0" w:space="0" w:color="auto"/>
        <w:right w:val="none" w:sz="0" w:space="0" w:color="auto"/>
      </w:divBdr>
    </w:div>
    <w:div w:id="848711669">
      <w:bodyDiv w:val="1"/>
      <w:marLeft w:val="0"/>
      <w:marRight w:val="0"/>
      <w:marTop w:val="0"/>
      <w:marBottom w:val="0"/>
      <w:divBdr>
        <w:top w:val="none" w:sz="0" w:space="0" w:color="auto"/>
        <w:left w:val="none" w:sz="0" w:space="0" w:color="auto"/>
        <w:bottom w:val="none" w:sz="0" w:space="0" w:color="auto"/>
        <w:right w:val="none" w:sz="0" w:space="0" w:color="auto"/>
      </w:divBdr>
    </w:div>
    <w:div w:id="850874084">
      <w:bodyDiv w:val="1"/>
      <w:marLeft w:val="0"/>
      <w:marRight w:val="0"/>
      <w:marTop w:val="0"/>
      <w:marBottom w:val="0"/>
      <w:divBdr>
        <w:top w:val="none" w:sz="0" w:space="0" w:color="auto"/>
        <w:left w:val="none" w:sz="0" w:space="0" w:color="auto"/>
        <w:bottom w:val="none" w:sz="0" w:space="0" w:color="auto"/>
        <w:right w:val="none" w:sz="0" w:space="0" w:color="auto"/>
      </w:divBdr>
    </w:div>
    <w:div w:id="853375212">
      <w:bodyDiv w:val="1"/>
      <w:marLeft w:val="0"/>
      <w:marRight w:val="0"/>
      <w:marTop w:val="0"/>
      <w:marBottom w:val="0"/>
      <w:divBdr>
        <w:top w:val="none" w:sz="0" w:space="0" w:color="auto"/>
        <w:left w:val="none" w:sz="0" w:space="0" w:color="auto"/>
        <w:bottom w:val="none" w:sz="0" w:space="0" w:color="auto"/>
        <w:right w:val="none" w:sz="0" w:space="0" w:color="auto"/>
      </w:divBdr>
    </w:div>
    <w:div w:id="854347175">
      <w:bodyDiv w:val="1"/>
      <w:marLeft w:val="0"/>
      <w:marRight w:val="0"/>
      <w:marTop w:val="0"/>
      <w:marBottom w:val="0"/>
      <w:divBdr>
        <w:top w:val="none" w:sz="0" w:space="0" w:color="auto"/>
        <w:left w:val="none" w:sz="0" w:space="0" w:color="auto"/>
        <w:bottom w:val="none" w:sz="0" w:space="0" w:color="auto"/>
        <w:right w:val="none" w:sz="0" w:space="0" w:color="auto"/>
      </w:divBdr>
    </w:div>
    <w:div w:id="862328595">
      <w:bodyDiv w:val="1"/>
      <w:marLeft w:val="0"/>
      <w:marRight w:val="0"/>
      <w:marTop w:val="0"/>
      <w:marBottom w:val="0"/>
      <w:divBdr>
        <w:top w:val="none" w:sz="0" w:space="0" w:color="auto"/>
        <w:left w:val="none" w:sz="0" w:space="0" w:color="auto"/>
        <w:bottom w:val="none" w:sz="0" w:space="0" w:color="auto"/>
        <w:right w:val="none" w:sz="0" w:space="0" w:color="auto"/>
      </w:divBdr>
    </w:div>
    <w:div w:id="864517556">
      <w:bodyDiv w:val="1"/>
      <w:marLeft w:val="0"/>
      <w:marRight w:val="0"/>
      <w:marTop w:val="0"/>
      <w:marBottom w:val="0"/>
      <w:divBdr>
        <w:top w:val="none" w:sz="0" w:space="0" w:color="auto"/>
        <w:left w:val="none" w:sz="0" w:space="0" w:color="auto"/>
        <w:bottom w:val="none" w:sz="0" w:space="0" w:color="auto"/>
        <w:right w:val="none" w:sz="0" w:space="0" w:color="auto"/>
      </w:divBdr>
    </w:div>
    <w:div w:id="867134739">
      <w:bodyDiv w:val="1"/>
      <w:marLeft w:val="0"/>
      <w:marRight w:val="0"/>
      <w:marTop w:val="0"/>
      <w:marBottom w:val="0"/>
      <w:divBdr>
        <w:top w:val="none" w:sz="0" w:space="0" w:color="auto"/>
        <w:left w:val="none" w:sz="0" w:space="0" w:color="auto"/>
        <w:bottom w:val="none" w:sz="0" w:space="0" w:color="auto"/>
        <w:right w:val="none" w:sz="0" w:space="0" w:color="auto"/>
      </w:divBdr>
    </w:div>
    <w:div w:id="882519037">
      <w:bodyDiv w:val="1"/>
      <w:marLeft w:val="0"/>
      <w:marRight w:val="0"/>
      <w:marTop w:val="0"/>
      <w:marBottom w:val="0"/>
      <w:divBdr>
        <w:top w:val="none" w:sz="0" w:space="0" w:color="auto"/>
        <w:left w:val="none" w:sz="0" w:space="0" w:color="auto"/>
        <w:bottom w:val="none" w:sz="0" w:space="0" w:color="auto"/>
        <w:right w:val="none" w:sz="0" w:space="0" w:color="auto"/>
      </w:divBdr>
    </w:div>
    <w:div w:id="888490480">
      <w:bodyDiv w:val="1"/>
      <w:marLeft w:val="0"/>
      <w:marRight w:val="0"/>
      <w:marTop w:val="0"/>
      <w:marBottom w:val="0"/>
      <w:divBdr>
        <w:top w:val="none" w:sz="0" w:space="0" w:color="auto"/>
        <w:left w:val="none" w:sz="0" w:space="0" w:color="auto"/>
        <w:bottom w:val="none" w:sz="0" w:space="0" w:color="auto"/>
        <w:right w:val="none" w:sz="0" w:space="0" w:color="auto"/>
      </w:divBdr>
    </w:div>
    <w:div w:id="890731391">
      <w:bodyDiv w:val="1"/>
      <w:marLeft w:val="0"/>
      <w:marRight w:val="0"/>
      <w:marTop w:val="0"/>
      <w:marBottom w:val="0"/>
      <w:divBdr>
        <w:top w:val="none" w:sz="0" w:space="0" w:color="auto"/>
        <w:left w:val="none" w:sz="0" w:space="0" w:color="auto"/>
        <w:bottom w:val="none" w:sz="0" w:space="0" w:color="auto"/>
        <w:right w:val="none" w:sz="0" w:space="0" w:color="auto"/>
      </w:divBdr>
    </w:div>
    <w:div w:id="897012135">
      <w:bodyDiv w:val="1"/>
      <w:marLeft w:val="0"/>
      <w:marRight w:val="0"/>
      <w:marTop w:val="0"/>
      <w:marBottom w:val="0"/>
      <w:divBdr>
        <w:top w:val="none" w:sz="0" w:space="0" w:color="auto"/>
        <w:left w:val="none" w:sz="0" w:space="0" w:color="auto"/>
        <w:bottom w:val="none" w:sz="0" w:space="0" w:color="auto"/>
        <w:right w:val="none" w:sz="0" w:space="0" w:color="auto"/>
      </w:divBdr>
    </w:div>
    <w:div w:id="897978322">
      <w:bodyDiv w:val="1"/>
      <w:marLeft w:val="0"/>
      <w:marRight w:val="0"/>
      <w:marTop w:val="0"/>
      <w:marBottom w:val="0"/>
      <w:divBdr>
        <w:top w:val="none" w:sz="0" w:space="0" w:color="auto"/>
        <w:left w:val="none" w:sz="0" w:space="0" w:color="auto"/>
        <w:bottom w:val="none" w:sz="0" w:space="0" w:color="auto"/>
        <w:right w:val="none" w:sz="0" w:space="0" w:color="auto"/>
      </w:divBdr>
    </w:div>
    <w:div w:id="900138810">
      <w:bodyDiv w:val="1"/>
      <w:marLeft w:val="0"/>
      <w:marRight w:val="0"/>
      <w:marTop w:val="0"/>
      <w:marBottom w:val="0"/>
      <w:divBdr>
        <w:top w:val="none" w:sz="0" w:space="0" w:color="auto"/>
        <w:left w:val="none" w:sz="0" w:space="0" w:color="auto"/>
        <w:bottom w:val="none" w:sz="0" w:space="0" w:color="auto"/>
        <w:right w:val="none" w:sz="0" w:space="0" w:color="auto"/>
      </w:divBdr>
    </w:div>
    <w:div w:id="901866518">
      <w:bodyDiv w:val="1"/>
      <w:marLeft w:val="0"/>
      <w:marRight w:val="0"/>
      <w:marTop w:val="0"/>
      <w:marBottom w:val="0"/>
      <w:divBdr>
        <w:top w:val="none" w:sz="0" w:space="0" w:color="auto"/>
        <w:left w:val="none" w:sz="0" w:space="0" w:color="auto"/>
        <w:bottom w:val="none" w:sz="0" w:space="0" w:color="auto"/>
        <w:right w:val="none" w:sz="0" w:space="0" w:color="auto"/>
      </w:divBdr>
    </w:div>
    <w:div w:id="903104192">
      <w:bodyDiv w:val="1"/>
      <w:marLeft w:val="0"/>
      <w:marRight w:val="0"/>
      <w:marTop w:val="0"/>
      <w:marBottom w:val="0"/>
      <w:divBdr>
        <w:top w:val="none" w:sz="0" w:space="0" w:color="auto"/>
        <w:left w:val="none" w:sz="0" w:space="0" w:color="auto"/>
        <w:bottom w:val="none" w:sz="0" w:space="0" w:color="auto"/>
        <w:right w:val="none" w:sz="0" w:space="0" w:color="auto"/>
      </w:divBdr>
    </w:div>
    <w:div w:id="905186834">
      <w:bodyDiv w:val="1"/>
      <w:marLeft w:val="0"/>
      <w:marRight w:val="0"/>
      <w:marTop w:val="0"/>
      <w:marBottom w:val="0"/>
      <w:divBdr>
        <w:top w:val="none" w:sz="0" w:space="0" w:color="auto"/>
        <w:left w:val="none" w:sz="0" w:space="0" w:color="auto"/>
        <w:bottom w:val="none" w:sz="0" w:space="0" w:color="auto"/>
        <w:right w:val="none" w:sz="0" w:space="0" w:color="auto"/>
      </w:divBdr>
    </w:div>
    <w:div w:id="905653266">
      <w:bodyDiv w:val="1"/>
      <w:marLeft w:val="0"/>
      <w:marRight w:val="0"/>
      <w:marTop w:val="0"/>
      <w:marBottom w:val="0"/>
      <w:divBdr>
        <w:top w:val="none" w:sz="0" w:space="0" w:color="auto"/>
        <w:left w:val="none" w:sz="0" w:space="0" w:color="auto"/>
        <w:bottom w:val="none" w:sz="0" w:space="0" w:color="auto"/>
        <w:right w:val="none" w:sz="0" w:space="0" w:color="auto"/>
      </w:divBdr>
    </w:div>
    <w:div w:id="907223998">
      <w:bodyDiv w:val="1"/>
      <w:marLeft w:val="0"/>
      <w:marRight w:val="0"/>
      <w:marTop w:val="0"/>
      <w:marBottom w:val="0"/>
      <w:divBdr>
        <w:top w:val="none" w:sz="0" w:space="0" w:color="auto"/>
        <w:left w:val="none" w:sz="0" w:space="0" w:color="auto"/>
        <w:bottom w:val="none" w:sz="0" w:space="0" w:color="auto"/>
        <w:right w:val="none" w:sz="0" w:space="0" w:color="auto"/>
      </w:divBdr>
    </w:div>
    <w:div w:id="911232257">
      <w:bodyDiv w:val="1"/>
      <w:marLeft w:val="0"/>
      <w:marRight w:val="0"/>
      <w:marTop w:val="0"/>
      <w:marBottom w:val="0"/>
      <w:divBdr>
        <w:top w:val="none" w:sz="0" w:space="0" w:color="auto"/>
        <w:left w:val="none" w:sz="0" w:space="0" w:color="auto"/>
        <w:bottom w:val="none" w:sz="0" w:space="0" w:color="auto"/>
        <w:right w:val="none" w:sz="0" w:space="0" w:color="auto"/>
      </w:divBdr>
    </w:div>
    <w:div w:id="911695360">
      <w:bodyDiv w:val="1"/>
      <w:marLeft w:val="0"/>
      <w:marRight w:val="0"/>
      <w:marTop w:val="0"/>
      <w:marBottom w:val="0"/>
      <w:divBdr>
        <w:top w:val="none" w:sz="0" w:space="0" w:color="auto"/>
        <w:left w:val="none" w:sz="0" w:space="0" w:color="auto"/>
        <w:bottom w:val="none" w:sz="0" w:space="0" w:color="auto"/>
        <w:right w:val="none" w:sz="0" w:space="0" w:color="auto"/>
      </w:divBdr>
    </w:div>
    <w:div w:id="913317318">
      <w:bodyDiv w:val="1"/>
      <w:marLeft w:val="0"/>
      <w:marRight w:val="0"/>
      <w:marTop w:val="0"/>
      <w:marBottom w:val="0"/>
      <w:divBdr>
        <w:top w:val="none" w:sz="0" w:space="0" w:color="auto"/>
        <w:left w:val="none" w:sz="0" w:space="0" w:color="auto"/>
        <w:bottom w:val="none" w:sz="0" w:space="0" w:color="auto"/>
        <w:right w:val="none" w:sz="0" w:space="0" w:color="auto"/>
      </w:divBdr>
    </w:div>
    <w:div w:id="918059175">
      <w:bodyDiv w:val="1"/>
      <w:marLeft w:val="0"/>
      <w:marRight w:val="0"/>
      <w:marTop w:val="0"/>
      <w:marBottom w:val="0"/>
      <w:divBdr>
        <w:top w:val="none" w:sz="0" w:space="0" w:color="auto"/>
        <w:left w:val="none" w:sz="0" w:space="0" w:color="auto"/>
        <w:bottom w:val="none" w:sz="0" w:space="0" w:color="auto"/>
        <w:right w:val="none" w:sz="0" w:space="0" w:color="auto"/>
      </w:divBdr>
    </w:div>
    <w:div w:id="929771437">
      <w:bodyDiv w:val="1"/>
      <w:marLeft w:val="0"/>
      <w:marRight w:val="0"/>
      <w:marTop w:val="0"/>
      <w:marBottom w:val="0"/>
      <w:divBdr>
        <w:top w:val="none" w:sz="0" w:space="0" w:color="auto"/>
        <w:left w:val="none" w:sz="0" w:space="0" w:color="auto"/>
        <w:bottom w:val="none" w:sz="0" w:space="0" w:color="auto"/>
        <w:right w:val="none" w:sz="0" w:space="0" w:color="auto"/>
      </w:divBdr>
    </w:div>
    <w:div w:id="937567576">
      <w:bodyDiv w:val="1"/>
      <w:marLeft w:val="0"/>
      <w:marRight w:val="0"/>
      <w:marTop w:val="0"/>
      <w:marBottom w:val="0"/>
      <w:divBdr>
        <w:top w:val="none" w:sz="0" w:space="0" w:color="auto"/>
        <w:left w:val="none" w:sz="0" w:space="0" w:color="auto"/>
        <w:bottom w:val="none" w:sz="0" w:space="0" w:color="auto"/>
        <w:right w:val="none" w:sz="0" w:space="0" w:color="auto"/>
      </w:divBdr>
    </w:div>
    <w:div w:id="939072857">
      <w:bodyDiv w:val="1"/>
      <w:marLeft w:val="0"/>
      <w:marRight w:val="0"/>
      <w:marTop w:val="0"/>
      <w:marBottom w:val="0"/>
      <w:divBdr>
        <w:top w:val="none" w:sz="0" w:space="0" w:color="auto"/>
        <w:left w:val="none" w:sz="0" w:space="0" w:color="auto"/>
        <w:bottom w:val="none" w:sz="0" w:space="0" w:color="auto"/>
        <w:right w:val="none" w:sz="0" w:space="0" w:color="auto"/>
      </w:divBdr>
    </w:div>
    <w:div w:id="941953496">
      <w:bodyDiv w:val="1"/>
      <w:marLeft w:val="0"/>
      <w:marRight w:val="0"/>
      <w:marTop w:val="0"/>
      <w:marBottom w:val="0"/>
      <w:divBdr>
        <w:top w:val="none" w:sz="0" w:space="0" w:color="auto"/>
        <w:left w:val="none" w:sz="0" w:space="0" w:color="auto"/>
        <w:bottom w:val="none" w:sz="0" w:space="0" w:color="auto"/>
        <w:right w:val="none" w:sz="0" w:space="0" w:color="auto"/>
      </w:divBdr>
    </w:div>
    <w:div w:id="948783824">
      <w:bodyDiv w:val="1"/>
      <w:marLeft w:val="0"/>
      <w:marRight w:val="0"/>
      <w:marTop w:val="0"/>
      <w:marBottom w:val="0"/>
      <w:divBdr>
        <w:top w:val="none" w:sz="0" w:space="0" w:color="auto"/>
        <w:left w:val="none" w:sz="0" w:space="0" w:color="auto"/>
        <w:bottom w:val="none" w:sz="0" w:space="0" w:color="auto"/>
        <w:right w:val="none" w:sz="0" w:space="0" w:color="auto"/>
      </w:divBdr>
    </w:div>
    <w:div w:id="953634530">
      <w:bodyDiv w:val="1"/>
      <w:marLeft w:val="0"/>
      <w:marRight w:val="0"/>
      <w:marTop w:val="0"/>
      <w:marBottom w:val="0"/>
      <w:divBdr>
        <w:top w:val="none" w:sz="0" w:space="0" w:color="auto"/>
        <w:left w:val="none" w:sz="0" w:space="0" w:color="auto"/>
        <w:bottom w:val="none" w:sz="0" w:space="0" w:color="auto"/>
        <w:right w:val="none" w:sz="0" w:space="0" w:color="auto"/>
      </w:divBdr>
    </w:div>
    <w:div w:id="957491489">
      <w:bodyDiv w:val="1"/>
      <w:marLeft w:val="0"/>
      <w:marRight w:val="0"/>
      <w:marTop w:val="0"/>
      <w:marBottom w:val="0"/>
      <w:divBdr>
        <w:top w:val="none" w:sz="0" w:space="0" w:color="auto"/>
        <w:left w:val="none" w:sz="0" w:space="0" w:color="auto"/>
        <w:bottom w:val="none" w:sz="0" w:space="0" w:color="auto"/>
        <w:right w:val="none" w:sz="0" w:space="0" w:color="auto"/>
      </w:divBdr>
    </w:div>
    <w:div w:id="960260758">
      <w:bodyDiv w:val="1"/>
      <w:marLeft w:val="0"/>
      <w:marRight w:val="0"/>
      <w:marTop w:val="0"/>
      <w:marBottom w:val="0"/>
      <w:divBdr>
        <w:top w:val="none" w:sz="0" w:space="0" w:color="auto"/>
        <w:left w:val="none" w:sz="0" w:space="0" w:color="auto"/>
        <w:bottom w:val="none" w:sz="0" w:space="0" w:color="auto"/>
        <w:right w:val="none" w:sz="0" w:space="0" w:color="auto"/>
      </w:divBdr>
    </w:div>
    <w:div w:id="961111896">
      <w:bodyDiv w:val="1"/>
      <w:marLeft w:val="0"/>
      <w:marRight w:val="0"/>
      <w:marTop w:val="0"/>
      <w:marBottom w:val="0"/>
      <w:divBdr>
        <w:top w:val="none" w:sz="0" w:space="0" w:color="auto"/>
        <w:left w:val="none" w:sz="0" w:space="0" w:color="auto"/>
        <w:bottom w:val="none" w:sz="0" w:space="0" w:color="auto"/>
        <w:right w:val="none" w:sz="0" w:space="0" w:color="auto"/>
      </w:divBdr>
    </w:div>
    <w:div w:id="962266906">
      <w:bodyDiv w:val="1"/>
      <w:marLeft w:val="0"/>
      <w:marRight w:val="0"/>
      <w:marTop w:val="0"/>
      <w:marBottom w:val="0"/>
      <w:divBdr>
        <w:top w:val="none" w:sz="0" w:space="0" w:color="auto"/>
        <w:left w:val="none" w:sz="0" w:space="0" w:color="auto"/>
        <w:bottom w:val="none" w:sz="0" w:space="0" w:color="auto"/>
        <w:right w:val="none" w:sz="0" w:space="0" w:color="auto"/>
      </w:divBdr>
    </w:div>
    <w:div w:id="964237044">
      <w:bodyDiv w:val="1"/>
      <w:marLeft w:val="0"/>
      <w:marRight w:val="0"/>
      <w:marTop w:val="0"/>
      <w:marBottom w:val="0"/>
      <w:divBdr>
        <w:top w:val="none" w:sz="0" w:space="0" w:color="auto"/>
        <w:left w:val="none" w:sz="0" w:space="0" w:color="auto"/>
        <w:bottom w:val="none" w:sz="0" w:space="0" w:color="auto"/>
        <w:right w:val="none" w:sz="0" w:space="0" w:color="auto"/>
      </w:divBdr>
    </w:div>
    <w:div w:id="999043622">
      <w:bodyDiv w:val="1"/>
      <w:marLeft w:val="0"/>
      <w:marRight w:val="0"/>
      <w:marTop w:val="0"/>
      <w:marBottom w:val="0"/>
      <w:divBdr>
        <w:top w:val="none" w:sz="0" w:space="0" w:color="auto"/>
        <w:left w:val="none" w:sz="0" w:space="0" w:color="auto"/>
        <w:bottom w:val="none" w:sz="0" w:space="0" w:color="auto"/>
        <w:right w:val="none" w:sz="0" w:space="0" w:color="auto"/>
      </w:divBdr>
    </w:div>
    <w:div w:id="1000163159">
      <w:bodyDiv w:val="1"/>
      <w:marLeft w:val="0"/>
      <w:marRight w:val="0"/>
      <w:marTop w:val="0"/>
      <w:marBottom w:val="0"/>
      <w:divBdr>
        <w:top w:val="none" w:sz="0" w:space="0" w:color="auto"/>
        <w:left w:val="none" w:sz="0" w:space="0" w:color="auto"/>
        <w:bottom w:val="none" w:sz="0" w:space="0" w:color="auto"/>
        <w:right w:val="none" w:sz="0" w:space="0" w:color="auto"/>
      </w:divBdr>
    </w:div>
    <w:div w:id="1006785809">
      <w:bodyDiv w:val="1"/>
      <w:marLeft w:val="0"/>
      <w:marRight w:val="0"/>
      <w:marTop w:val="0"/>
      <w:marBottom w:val="0"/>
      <w:divBdr>
        <w:top w:val="none" w:sz="0" w:space="0" w:color="auto"/>
        <w:left w:val="none" w:sz="0" w:space="0" w:color="auto"/>
        <w:bottom w:val="none" w:sz="0" w:space="0" w:color="auto"/>
        <w:right w:val="none" w:sz="0" w:space="0" w:color="auto"/>
      </w:divBdr>
    </w:div>
    <w:div w:id="1008562578">
      <w:bodyDiv w:val="1"/>
      <w:marLeft w:val="0"/>
      <w:marRight w:val="0"/>
      <w:marTop w:val="0"/>
      <w:marBottom w:val="0"/>
      <w:divBdr>
        <w:top w:val="none" w:sz="0" w:space="0" w:color="auto"/>
        <w:left w:val="none" w:sz="0" w:space="0" w:color="auto"/>
        <w:bottom w:val="none" w:sz="0" w:space="0" w:color="auto"/>
        <w:right w:val="none" w:sz="0" w:space="0" w:color="auto"/>
      </w:divBdr>
    </w:div>
    <w:div w:id="1011761439">
      <w:bodyDiv w:val="1"/>
      <w:marLeft w:val="0"/>
      <w:marRight w:val="0"/>
      <w:marTop w:val="0"/>
      <w:marBottom w:val="0"/>
      <w:divBdr>
        <w:top w:val="none" w:sz="0" w:space="0" w:color="auto"/>
        <w:left w:val="none" w:sz="0" w:space="0" w:color="auto"/>
        <w:bottom w:val="none" w:sz="0" w:space="0" w:color="auto"/>
        <w:right w:val="none" w:sz="0" w:space="0" w:color="auto"/>
      </w:divBdr>
    </w:div>
    <w:div w:id="1016080152">
      <w:bodyDiv w:val="1"/>
      <w:marLeft w:val="0"/>
      <w:marRight w:val="0"/>
      <w:marTop w:val="0"/>
      <w:marBottom w:val="0"/>
      <w:divBdr>
        <w:top w:val="none" w:sz="0" w:space="0" w:color="auto"/>
        <w:left w:val="none" w:sz="0" w:space="0" w:color="auto"/>
        <w:bottom w:val="none" w:sz="0" w:space="0" w:color="auto"/>
        <w:right w:val="none" w:sz="0" w:space="0" w:color="auto"/>
      </w:divBdr>
    </w:div>
    <w:div w:id="1016541080">
      <w:bodyDiv w:val="1"/>
      <w:marLeft w:val="0"/>
      <w:marRight w:val="0"/>
      <w:marTop w:val="0"/>
      <w:marBottom w:val="0"/>
      <w:divBdr>
        <w:top w:val="none" w:sz="0" w:space="0" w:color="auto"/>
        <w:left w:val="none" w:sz="0" w:space="0" w:color="auto"/>
        <w:bottom w:val="none" w:sz="0" w:space="0" w:color="auto"/>
        <w:right w:val="none" w:sz="0" w:space="0" w:color="auto"/>
      </w:divBdr>
    </w:div>
    <w:div w:id="1016809005">
      <w:bodyDiv w:val="1"/>
      <w:marLeft w:val="0"/>
      <w:marRight w:val="0"/>
      <w:marTop w:val="0"/>
      <w:marBottom w:val="0"/>
      <w:divBdr>
        <w:top w:val="none" w:sz="0" w:space="0" w:color="auto"/>
        <w:left w:val="none" w:sz="0" w:space="0" w:color="auto"/>
        <w:bottom w:val="none" w:sz="0" w:space="0" w:color="auto"/>
        <w:right w:val="none" w:sz="0" w:space="0" w:color="auto"/>
      </w:divBdr>
    </w:div>
    <w:div w:id="1019937222">
      <w:bodyDiv w:val="1"/>
      <w:marLeft w:val="0"/>
      <w:marRight w:val="0"/>
      <w:marTop w:val="0"/>
      <w:marBottom w:val="0"/>
      <w:divBdr>
        <w:top w:val="none" w:sz="0" w:space="0" w:color="auto"/>
        <w:left w:val="none" w:sz="0" w:space="0" w:color="auto"/>
        <w:bottom w:val="none" w:sz="0" w:space="0" w:color="auto"/>
        <w:right w:val="none" w:sz="0" w:space="0" w:color="auto"/>
      </w:divBdr>
    </w:div>
    <w:div w:id="1022784333">
      <w:bodyDiv w:val="1"/>
      <w:marLeft w:val="0"/>
      <w:marRight w:val="0"/>
      <w:marTop w:val="0"/>
      <w:marBottom w:val="0"/>
      <w:divBdr>
        <w:top w:val="none" w:sz="0" w:space="0" w:color="auto"/>
        <w:left w:val="none" w:sz="0" w:space="0" w:color="auto"/>
        <w:bottom w:val="none" w:sz="0" w:space="0" w:color="auto"/>
        <w:right w:val="none" w:sz="0" w:space="0" w:color="auto"/>
      </w:divBdr>
    </w:div>
    <w:div w:id="1028221322">
      <w:bodyDiv w:val="1"/>
      <w:marLeft w:val="0"/>
      <w:marRight w:val="0"/>
      <w:marTop w:val="0"/>
      <w:marBottom w:val="0"/>
      <w:divBdr>
        <w:top w:val="none" w:sz="0" w:space="0" w:color="auto"/>
        <w:left w:val="none" w:sz="0" w:space="0" w:color="auto"/>
        <w:bottom w:val="none" w:sz="0" w:space="0" w:color="auto"/>
        <w:right w:val="none" w:sz="0" w:space="0" w:color="auto"/>
      </w:divBdr>
    </w:div>
    <w:div w:id="1029723436">
      <w:bodyDiv w:val="1"/>
      <w:marLeft w:val="0"/>
      <w:marRight w:val="0"/>
      <w:marTop w:val="0"/>
      <w:marBottom w:val="0"/>
      <w:divBdr>
        <w:top w:val="none" w:sz="0" w:space="0" w:color="auto"/>
        <w:left w:val="none" w:sz="0" w:space="0" w:color="auto"/>
        <w:bottom w:val="none" w:sz="0" w:space="0" w:color="auto"/>
        <w:right w:val="none" w:sz="0" w:space="0" w:color="auto"/>
      </w:divBdr>
    </w:div>
    <w:div w:id="1032268844">
      <w:bodyDiv w:val="1"/>
      <w:marLeft w:val="0"/>
      <w:marRight w:val="0"/>
      <w:marTop w:val="0"/>
      <w:marBottom w:val="0"/>
      <w:divBdr>
        <w:top w:val="none" w:sz="0" w:space="0" w:color="auto"/>
        <w:left w:val="none" w:sz="0" w:space="0" w:color="auto"/>
        <w:bottom w:val="none" w:sz="0" w:space="0" w:color="auto"/>
        <w:right w:val="none" w:sz="0" w:space="0" w:color="auto"/>
      </w:divBdr>
    </w:div>
    <w:div w:id="1033463510">
      <w:bodyDiv w:val="1"/>
      <w:marLeft w:val="0"/>
      <w:marRight w:val="0"/>
      <w:marTop w:val="0"/>
      <w:marBottom w:val="0"/>
      <w:divBdr>
        <w:top w:val="none" w:sz="0" w:space="0" w:color="auto"/>
        <w:left w:val="none" w:sz="0" w:space="0" w:color="auto"/>
        <w:bottom w:val="none" w:sz="0" w:space="0" w:color="auto"/>
        <w:right w:val="none" w:sz="0" w:space="0" w:color="auto"/>
      </w:divBdr>
    </w:div>
    <w:div w:id="1036396304">
      <w:bodyDiv w:val="1"/>
      <w:marLeft w:val="0"/>
      <w:marRight w:val="0"/>
      <w:marTop w:val="0"/>
      <w:marBottom w:val="0"/>
      <w:divBdr>
        <w:top w:val="none" w:sz="0" w:space="0" w:color="auto"/>
        <w:left w:val="none" w:sz="0" w:space="0" w:color="auto"/>
        <w:bottom w:val="none" w:sz="0" w:space="0" w:color="auto"/>
        <w:right w:val="none" w:sz="0" w:space="0" w:color="auto"/>
      </w:divBdr>
    </w:div>
    <w:div w:id="1038431624">
      <w:bodyDiv w:val="1"/>
      <w:marLeft w:val="0"/>
      <w:marRight w:val="0"/>
      <w:marTop w:val="0"/>
      <w:marBottom w:val="0"/>
      <w:divBdr>
        <w:top w:val="none" w:sz="0" w:space="0" w:color="auto"/>
        <w:left w:val="none" w:sz="0" w:space="0" w:color="auto"/>
        <w:bottom w:val="none" w:sz="0" w:space="0" w:color="auto"/>
        <w:right w:val="none" w:sz="0" w:space="0" w:color="auto"/>
      </w:divBdr>
    </w:div>
    <w:div w:id="1039670599">
      <w:bodyDiv w:val="1"/>
      <w:marLeft w:val="0"/>
      <w:marRight w:val="0"/>
      <w:marTop w:val="0"/>
      <w:marBottom w:val="0"/>
      <w:divBdr>
        <w:top w:val="none" w:sz="0" w:space="0" w:color="auto"/>
        <w:left w:val="none" w:sz="0" w:space="0" w:color="auto"/>
        <w:bottom w:val="none" w:sz="0" w:space="0" w:color="auto"/>
        <w:right w:val="none" w:sz="0" w:space="0" w:color="auto"/>
      </w:divBdr>
    </w:div>
    <w:div w:id="1040665571">
      <w:bodyDiv w:val="1"/>
      <w:marLeft w:val="0"/>
      <w:marRight w:val="0"/>
      <w:marTop w:val="0"/>
      <w:marBottom w:val="0"/>
      <w:divBdr>
        <w:top w:val="none" w:sz="0" w:space="0" w:color="auto"/>
        <w:left w:val="none" w:sz="0" w:space="0" w:color="auto"/>
        <w:bottom w:val="none" w:sz="0" w:space="0" w:color="auto"/>
        <w:right w:val="none" w:sz="0" w:space="0" w:color="auto"/>
      </w:divBdr>
    </w:div>
    <w:div w:id="1051660309">
      <w:bodyDiv w:val="1"/>
      <w:marLeft w:val="0"/>
      <w:marRight w:val="0"/>
      <w:marTop w:val="0"/>
      <w:marBottom w:val="0"/>
      <w:divBdr>
        <w:top w:val="none" w:sz="0" w:space="0" w:color="auto"/>
        <w:left w:val="none" w:sz="0" w:space="0" w:color="auto"/>
        <w:bottom w:val="none" w:sz="0" w:space="0" w:color="auto"/>
        <w:right w:val="none" w:sz="0" w:space="0" w:color="auto"/>
      </w:divBdr>
    </w:div>
    <w:div w:id="1052853289">
      <w:bodyDiv w:val="1"/>
      <w:marLeft w:val="0"/>
      <w:marRight w:val="0"/>
      <w:marTop w:val="0"/>
      <w:marBottom w:val="0"/>
      <w:divBdr>
        <w:top w:val="none" w:sz="0" w:space="0" w:color="auto"/>
        <w:left w:val="none" w:sz="0" w:space="0" w:color="auto"/>
        <w:bottom w:val="none" w:sz="0" w:space="0" w:color="auto"/>
        <w:right w:val="none" w:sz="0" w:space="0" w:color="auto"/>
      </w:divBdr>
    </w:div>
    <w:div w:id="1060010956">
      <w:bodyDiv w:val="1"/>
      <w:marLeft w:val="0"/>
      <w:marRight w:val="0"/>
      <w:marTop w:val="0"/>
      <w:marBottom w:val="0"/>
      <w:divBdr>
        <w:top w:val="none" w:sz="0" w:space="0" w:color="auto"/>
        <w:left w:val="none" w:sz="0" w:space="0" w:color="auto"/>
        <w:bottom w:val="none" w:sz="0" w:space="0" w:color="auto"/>
        <w:right w:val="none" w:sz="0" w:space="0" w:color="auto"/>
      </w:divBdr>
    </w:div>
    <w:div w:id="1060444923">
      <w:bodyDiv w:val="1"/>
      <w:marLeft w:val="0"/>
      <w:marRight w:val="0"/>
      <w:marTop w:val="0"/>
      <w:marBottom w:val="0"/>
      <w:divBdr>
        <w:top w:val="none" w:sz="0" w:space="0" w:color="auto"/>
        <w:left w:val="none" w:sz="0" w:space="0" w:color="auto"/>
        <w:bottom w:val="none" w:sz="0" w:space="0" w:color="auto"/>
        <w:right w:val="none" w:sz="0" w:space="0" w:color="auto"/>
      </w:divBdr>
    </w:div>
    <w:div w:id="1062099082">
      <w:bodyDiv w:val="1"/>
      <w:marLeft w:val="0"/>
      <w:marRight w:val="0"/>
      <w:marTop w:val="0"/>
      <w:marBottom w:val="0"/>
      <w:divBdr>
        <w:top w:val="none" w:sz="0" w:space="0" w:color="auto"/>
        <w:left w:val="none" w:sz="0" w:space="0" w:color="auto"/>
        <w:bottom w:val="none" w:sz="0" w:space="0" w:color="auto"/>
        <w:right w:val="none" w:sz="0" w:space="0" w:color="auto"/>
      </w:divBdr>
    </w:div>
    <w:div w:id="1062293847">
      <w:bodyDiv w:val="1"/>
      <w:marLeft w:val="0"/>
      <w:marRight w:val="0"/>
      <w:marTop w:val="0"/>
      <w:marBottom w:val="0"/>
      <w:divBdr>
        <w:top w:val="none" w:sz="0" w:space="0" w:color="auto"/>
        <w:left w:val="none" w:sz="0" w:space="0" w:color="auto"/>
        <w:bottom w:val="none" w:sz="0" w:space="0" w:color="auto"/>
        <w:right w:val="none" w:sz="0" w:space="0" w:color="auto"/>
      </w:divBdr>
    </w:div>
    <w:div w:id="1069502938">
      <w:bodyDiv w:val="1"/>
      <w:marLeft w:val="0"/>
      <w:marRight w:val="0"/>
      <w:marTop w:val="0"/>
      <w:marBottom w:val="0"/>
      <w:divBdr>
        <w:top w:val="none" w:sz="0" w:space="0" w:color="auto"/>
        <w:left w:val="none" w:sz="0" w:space="0" w:color="auto"/>
        <w:bottom w:val="none" w:sz="0" w:space="0" w:color="auto"/>
        <w:right w:val="none" w:sz="0" w:space="0" w:color="auto"/>
      </w:divBdr>
    </w:div>
    <w:div w:id="1073429011">
      <w:bodyDiv w:val="1"/>
      <w:marLeft w:val="0"/>
      <w:marRight w:val="0"/>
      <w:marTop w:val="0"/>
      <w:marBottom w:val="0"/>
      <w:divBdr>
        <w:top w:val="none" w:sz="0" w:space="0" w:color="auto"/>
        <w:left w:val="none" w:sz="0" w:space="0" w:color="auto"/>
        <w:bottom w:val="none" w:sz="0" w:space="0" w:color="auto"/>
        <w:right w:val="none" w:sz="0" w:space="0" w:color="auto"/>
      </w:divBdr>
    </w:div>
    <w:div w:id="1074427705">
      <w:bodyDiv w:val="1"/>
      <w:marLeft w:val="0"/>
      <w:marRight w:val="0"/>
      <w:marTop w:val="0"/>
      <w:marBottom w:val="0"/>
      <w:divBdr>
        <w:top w:val="none" w:sz="0" w:space="0" w:color="auto"/>
        <w:left w:val="none" w:sz="0" w:space="0" w:color="auto"/>
        <w:bottom w:val="none" w:sz="0" w:space="0" w:color="auto"/>
        <w:right w:val="none" w:sz="0" w:space="0" w:color="auto"/>
      </w:divBdr>
    </w:div>
    <w:div w:id="1082138532">
      <w:bodyDiv w:val="1"/>
      <w:marLeft w:val="0"/>
      <w:marRight w:val="0"/>
      <w:marTop w:val="0"/>
      <w:marBottom w:val="0"/>
      <w:divBdr>
        <w:top w:val="none" w:sz="0" w:space="0" w:color="auto"/>
        <w:left w:val="none" w:sz="0" w:space="0" w:color="auto"/>
        <w:bottom w:val="none" w:sz="0" w:space="0" w:color="auto"/>
        <w:right w:val="none" w:sz="0" w:space="0" w:color="auto"/>
      </w:divBdr>
    </w:div>
    <w:div w:id="1093012624">
      <w:bodyDiv w:val="1"/>
      <w:marLeft w:val="0"/>
      <w:marRight w:val="0"/>
      <w:marTop w:val="0"/>
      <w:marBottom w:val="0"/>
      <w:divBdr>
        <w:top w:val="none" w:sz="0" w:space="0" w:color="auto"/>
        <w:left w:val="none" w:sz="0" w:space="0" w:color="auto"/>
        <w:bottom w:val="none" w:sz="0" w:space="0" w:color="auto"/>
        <w:right w:val="none" w:sz="0" w:space="0" w:color="auto"/>
      </w:divBdr>
    </w:div>
    <w:div w:id="1093433778">
      <w:bodyDiv w:val="1"/>
      <w:marLeft w:val="0"/>
      <w:marRight w:val="0"/>
      <w:marTop w:val="0"/>
      <w:marBottom w:val="0"/>
      <w:divBdr>
        <w:top w:val="none" w:sz="0" w:space="0" w:color="auto"/>
        <w:left w:val="none" w:sz="0" w:space="0" w:color="auto"/>
        <w:bottom w:val="none" w:sz="0" w:space="0" w:color="auto"/>
        <w:right w:val="none" w:sz="0" w:space="0" w:color="auto"/>
      </w:divBdr>
    </w:div>
    <w:div w:id="1099720895">
      <w:bodyDiv w:val="1"/>
      <w:marLeft w:val="0"/>
      <w:marRight w:val="0"/>
      <w:marTop w:val="0"/>
      <w:marBottom w:val="0"/>
      <w:divBdr>
        <w:top w:val="none" w:sz="0" w:space="0" w:color="auto"/>
        <w:left w:val="none" w:sz="0" w:space="0" w:color="auto"/>
        <w:bottom w:val="none" w:sz="0" w:space="0" w:color="auto"/>
        <w:right w:val="none" w:sz="0" w:space="0" w:color="auto"/>
      </w:divBdr>
    </w:div>
    <w:div w:id="1100029866">
      <w:bodyDiv w:val="1"/>
      <w:marLeft w:val="0"/>
      <w:marRight w:val="0"/>
      <w:marTop w:val="0"/>
      <w:marBottom w:val="0"/>
      <w:divBdr>
        <w:top w:val="none" w:sz="0" w:space="0" w:color="auto"/>
        <w:left w:val="none" w:sz="0" w:space="0" w:color="auto"/>
        <w:bottom w:val="none" w:sz="0" w:space="0" w:color="auto"/>
        <w:right w:val="none" w:sz="0" w:space="0" w:color="auto"/>
      </w:divBdr>
    </w:div>
    <w:div w:id="1102608137">
      <w:bodyDiv w:val="1"/>
      <w:marLeft w:val="0"/>
      <w:marRight w:val="0"/>
      <w:marTop w:val="0"/>
      <w:marBottom w:val="0"/>
      <w:divBdr>
        <w:top w:val="none" w:sz="0" w:space="0" w:color="auto"/>
        <w:left w:val="none" w:sz="0" w:space="0" w:color="auto"/>
        <w:bottom w:val="none" w:sz="0" w:space="0" w:color="auto"/>
        <w:right w:val="none" w:sz="0" w:space="0" w:color="auto"/>
      </w:divBdr>
    </w:div>
    <w:div w:id="1102799050">
      <w:bodyDiv w:val="1"/>
      <w:marLeft w:val="0"/>
      <w:marRight w:val="0"/>
      <w:marTop w:val="0"/>
      <w:marBottom w:val="0"/>
      <w:divBdr>
        <w:top w:val="none" w:sz="0" w:space="0" w:color="auto"/>
        <w:left w:val="none" w:sz="0" w:space="0" w:color="auto"/>
        <w:bottom w:val="none" w:sz="0" w:space="0" w:color="auto"/>
        <w:right w:val="none" w:sz="0" w:space="0" w:color="auto"/>
      </w:divBdr>
    </w:div>
    <w:div w:id="1113594087">
      <w:bodyDiv w:val="1"/>
      <w:marLeft w:val="0"/>
      <w:marRight w:val="0"/>
      <w:marTop w:val="0"/>
      <w:marBottom w:val="0"/>
      <w:divBdr>
        <w:top w:val="none" w:sz="0" w:space="0" w:color="auto"/>
        <w:left w:val="none" w:sz="0" w:space="0" w:color="auto"/>
        <w:bottom w:val="none" w:sz="0" w:space="0" w:color="auto"/>
        <w:right w:val="none" w:sz="0" w:space="0" w:color="auto"/>
      </w:divBdr>
    </w:div>
    <w:div w:id="1114639405">
      <w:bodyDiv w:val="1"/>
      <w:marLeft w:val="0"/>
      <w:marRight w:val="0"/>
      <w:marTop w:val="0"/>
      <w:marBottom w:val="0"/>
      <w:divBdr>
        <w:top w:val="none" w:sz="0" w:space="0" w:color="auto"/>
        <w:left w:val="none" w:sz="0" w:space="0" w:color="auto"/>
        <w:bottom w:val="none" w:sz="0" w:space="0" w:color="auto"/>
        <w:right w:val="none" w:sz="0" w:space="0" w:color="auto"/>
      </w:divBdr>
    </w:div>
    <w:div w:id="1115447223">
      <w:bodyDiv w:val="1"/>
      <w:marLeft w:val="0"/>
      <w:marRight w:val="0"/>
      <w:marTop w:val="0"/>
      <w:marBottom w:val="0"/>
      <w:divBdr>
        <w:top w:val="none" w:sz="0" w:space="0" w:color="auto"/>
        <w:left w:val="none" w:sz="0" w:space="0" w:color="auto"/>
        <w:bottom w:val="none" w:sz="0" w:space="0" w:color="auto"/>
        <w:right w:val="none" w:sz="0" w:space="0" w:color="auto"/>
      </w:divBdr>
    </w:div>
    <w:div w:id="1121001658">
      <w:bodyDiv w:val="1"/>
      <w:marLeft w:val="0"/>
      <w:marRight w:val="0"/>
      <w:marTop w:val="0"/>
      <w:marBottom w:val="0"/>
      <w:divBdr>
        <w:top w:val="none" w:sz="0" w:space="0" w:color="auto"/>
        <w:left w:val="none" w:sz="0" w:space="0" w:color="auto"/>
        <w:bottom w:val="none" w:sz="0" w:space="0" w:color="auto"/>
        <w:right w:val="none" w:sz="0" w:space="0" w:color="auto"/>
      </w:divBdr>
    </w:div>
    <w:div w:id="1130442540">
      <w:bodyDiv w:val="1"/>
      <w:marLeft w:val="0"/>
      <w:marRight w:val="0"/>
      <w:marTop w:val="0"/>
      <w:marBottom w:val="0"/>
      <w:divBdr>
        <w:top w:val="none" w:sz="0" w:space="0" w:color="auto"/>
        <w:left w:val="none" w:sz="0" w:space="0" w:color="auto"/>
        <w:bottom w:val="none" w:sz="0" w:space="0" w:color="auto"/>
        <w:right w:val="none" w:sz="0" w:space="0" w:color="auto"/>
      </w:divBdr>
    </w:div>
    <w:div w:id="1135561704">
      <w:bodyDiv w:val="1"/>
      <w:marLeft w:val="0"/>
      <w:marRight w:val="0"/>
      <w:marTop w:val="0"/>
      <w:marBottom w:val="0"/>
      <w:divBdr>
        <w:top w:val="none" w:sz="0" w:space="0" w:color="auto"/>
        <w:left w:val="none" w:sz="0" w:space="0" w:color="auto"/>
        <w:bottom w:val="none" w:sz="0" w:space="0" w:color="auto"/>
        <w:right w:val="none" w:sz="0" w:space="0" w:color="auto"/>
      </w:divBdr>
    </w:div>
    <w:div w:id="1143083870">
      <w:bodyDiv w:val="1"/>
      <w:marLeft w:val="0"/>
      <w:marRight w:val="0"/>
      <w:marTop w:val="0"/>
      <w:marBottom w:val="0"/>
      <w:divBdr>
        <w:top w:val="none" w:sz="0" w:space="0" w:color="auto"/>
        <w:left w:val="none" w:sz="0" w:space="0" w:color="auto"/>
        <w:bottom w:val="none" w:sz="0" w:space="0" w:color="auto"/>
        <w:right w:val="none" w:sz="0" w:space="0" w:color="auto"/>
      </w:divBdr>
    </w:div>
    <w:div w:id="1145050889">
      <w:bodyDiv w:val="1"/>
      <w:marLeft w:val="0"/>
      <w:marRight w:val="0"/>
      <w:marTop w:val="0"/>
      <w:marBottom w:val="0"/>
      <w:divBdr>
        <w:top w:val="none" w:sz="0" w:space="0" w:color="auto"/>
        <w:left w:val="none" w:sz="0" w:space="0" w:color="auto"/>
        <w:bottom w:val="none" w:sz="0" w:space="0" w:color="auto"/>
        <w:right w:val="none" w:sz="0" w:space="0" w:color="auto"/>
      </w:divBdr>
    </w:div>
    <w:div w:id="1145581774">
      <w:bodyDiv w:val="1"/>
      <w:marLeft w:val="0"/>
      <w:marRight w:val="0"/>
      <w:marTop w:val="0"/>
      <w:marBottom w:val="0"/>
      <w:divBdr>
        <w:top w:val="none" w:sz="0" w:space="0" w:color="auto"/>
        <w:left w:val="none" w:sz="0" w:space="0" w:color="auto"/>
        <w:bottom w:val="none" w:sz="0" w:space="0" w:color="auto"/>
        <w:right w:val="none" w:sz="0" w:space="0" w:color="auto"/>
      </w:divBdr>
    </w:div>
    <w:div w:id="1147167626">
      <w:bodyDiv w:val="1"/>
      <w:marLeft w:val="0"/>
      <w:marRight w:val="0"/>
      <w:marTop w:val="0"/>
      <w:marBottom w:val="0"/>
      <w:divBdr>
        <w:top w:val="none" w:sz="0" w:space="0" w:color="auto"/>
        <w:left w:val="none" w:sz="0" w:space="0" w:color="auto"/>
        <w:bottom w:val="none" w:sz="0" w:space="0" w:color="auto"/>
        <w:right w:val="none" w:sz="0" w:space="0" w:color="auto"/>
      </w:divBdr>
    </w:div>
    <w:div w:id="1148280482">
      <w:bodyDiv w:val="1"/>
      <w:marLeft w:val="0"/>
      <w:marRight w:val="0"/>
      <w:marTop w:val="0"/>
      <w:marBottom w:val="0"/>
      <w:divBdr>
        <w:top w:val="none" w:sz="0" w:space="0" w:color="auto"/>
        <w:left w:val="none" w:sz="0" w:space="0" w:color="auto"/>
        <w:bottom w:val="none" w:sz="0" w:space="0" w:color="auto"/>
        <w:right w:val="none" w:sz="0" w:space="0" w:color="auto"/>
      </w:divBdr>
    </w:div>
    <w:div w:id="1149248902">
      <w:bodyDiv w:val="1"/>
      <w:marLeft w:val="0"/>
      <w:marRight w:val="0"/>
      <w:marTop w:val="0"/>
      <w:marBottom w:val="0"/>
      <w:divBdr>
        <w:top w:val="none" w:sz="0" w:space="0" w:color="auto"/>
        <w:left w:val="none" w:sz="0" w:space="0" w:color="auto"/>
        <w:bottom w:val="none" w:sz="0" w:space="0" w:color="auto"/>
        <w:right w:val="none" w:sz="0" w:space="0" w:color="auto"/>
      </w:divBdr>
    </w:div>
    <w:div w:id="1151674078">
      <w:bodyDiv w:val="1"/>
      <w:marLeft w:val="0"/>
      <w:marRight w:val="0"/>
      <w:marTop w:val="0"/>
      <w:marBottom w:val="0"/>
      <w:divBdr>
        <w:top w:val="none" w:sz="0" w:space="0" w:color="auto"/>
        <w:left w:val="none" w:sz="0" w:space="0" w:color="auto"/>
        <w:bottom w:val="none" w:sz="0" w:space="0" w:color="auto"/>
        <w:right w:val="none" w:sz="0" w:space="0" w:color="auto"/>
      </w:divBdr>
    </w:div>
    <w:div w:id="1155298588">
      <w:bodyDiv w:val="1"/>
      <w:marLeft w:val="0"/>
      <w:marRight w:val="0"/>
      <w:marTop w:val="0"/>
      <w:marBottom w:val="0"/>
      <w:divBdr>
        <w:top w:val="none" w:sz="0" w:space="0" w:color="auto"/>
        <w:left w:val="none" w:sz="0" w:space="0" w:color="auto"/>
        <w:bottom w:val="none" w:sz="0" w:space="0" w:color="auto"/>
        <w:right w:val="none" w:sz="0" w:space="0" w:color="auto"/>
      </w:divBdr>
    </w:div>
    <w:div w:id="1159544240">
      <w:bodyDiv w:val="1"/>
      <w:marLeft w:val="0"/>
      <w:marRight w:val="0"/>
      <w:marTop w:val="0"/>
      <w:marBottom w:val="0"/>
      <w:divBdr>
        <w:top w:val="none" w:sz="0" w:space="0" w:color="auto"/>
        <w:left w:val="none" w:sz="0" w:space="0" w:color="auto"/>
        <w:bottom w:val="none" w:sz="0" w:space="0" w:color="auto"/>
        <w:right w:val="none" w:sz="0" w:space="0" w:color="auto"/>
      </w:divBdr>
    </w:div>
    <w:div w:id="1159810312">
      <w:bodyDiv w:val="1"/>
      <w:marLeft w:val="0"/>
      <w:marRight w:val="0"/>
      <w:marTop w:val="0"/>
      <w:marBottom w:val="0"/>
      <w:divBdr>
        <w:top w:val="none" w:sz="0" w:space="0" w:color="auto"/>
        <w:left w:val="none" w:sz="0" w:space="0" w:color="auto"/>
        <w:bottom w:val="none" w:sz="0" w:space="0" w:color="auto"/>
        <w:right w:val="none" w:sz="0" w:space="0" w:color="auto"/>
      </w:divBdr>
    </w:div>
    <w:div w:id="1168640935">
      <w:bodyDiv w:val="1"/>
      <w:marLeft w:val="0"/>
      <w:marRight w:val="0"/>
      <w:marTop w:val="0"/>
      <w:marBottom w:val="0"/>
      <w:divBdr>
        <w:top w:val="none" w:sz="0" w:space="0" w:color="auto"/>
        <w:left w:val="none" w:sz="0" w:space="0" w:color="auto"/>
        <w:bottom w:val="none" w:sz="0" w:space="0" w:color="auto"/>
        <w:right w:val="none" w:sz="0" w:space="0" w:color="auto"/>
      </w:divBdr>
    </w:div>
    <w:div w:id="1176387133">
      <w:bodyDiv w:val="1"/>
      <w:marLeft w:val="0"/>
      <w:marRight w:val="0"/>
      <w:marTop w:val="0"/>
      <w:marBottom w:val="0"/>
      <w:divBdr>
        <w:top w:val="none" w:sz="0" w:space="0" w:color="auto"/>
        <w:left w:val="none" w:sz="0" w:space="0" w:color="auto"/>
        <w:bottom w:val="none" w:sz="0" w:space="0" w:color="auto"/>
        <w:right w:val="none" w:sz="0" w:space="0" w:color="auto"/>
      </w:divBdr>
    </w:div>
    <w:div w:id="1178346123">
      <w:bodyDiv w:val="1"/>
      <w:marLeft w:val="0"/>
      <w:marRight w:val="0"/>
      <w:marTop w:val="0"/>
      <w:marBottom w:val="0"/>
      <w:divBdr>
        <w:top w:val="none" w:sz="0" w:space="0" w:color="auto"/>
        <w:left w:val="none" w:sz="0" w:space="0" w:color="auto"/>
        <w:bottom w:val="none" w:sz="0" w:space="0" w:color="auto"/>
        <w:right w:val="none" w:sz="0" w:space="0" w:color="auto"/>
      </w:divBdr>
    </w:div>
    <w:div w:id="1181241118">
      <w:bodyDiv w:val="1"/>
      <w:marLeft w:val="0"/>
      <w:marRight w:val="0"/>
      <w:marTop w:val="0"/>
      <w:marBottom w:val="0"/>
      <w:divBdr>
        <w:top w:val="none" w:sz="0" w:space="0" w:color="auto"/>
        <w:left w:val="none" w:sz="0" w:space="0" w:color="auto"/>
        <w:bottom w:val="none" w:sz="0" w:space="0" w:color="auto"/>
        <w:right w:val="none" w:sz="0" w:space="0" w:color="auto"/>
      </w:divBdr>
    </w:div>
    <w:div w:id="1187402313">
      <w:bodyDiv w:val="1"/>
      <w:marLeft w:val="0"/>
      <w:marRight w:val="0"/>
      <w:marTop w:val="0"/>
      <w:marBottom w:val="0"/>
      <w:divBdr>
        <w:top w:val="none" w:sz="0" w:space="0" w:color="auto"/>
        <w:left w:val="none" w:sz="0" w:space="0" w:color="auto"/>
        <w:bottom w:val="none" w:sz="0" w:space="0" w:color="auto"/>
        <w:right w:val="none" w:sz="0" w:space="0" w:color="auto"/>
      </w:divBdr>
    </w:div>
    <w:div w:id="1197424302">
      <w:bodyDiv w:val="1"/>
      <w:marLeft w:val="0"/>
      <w:marRight w:val="0"/>
      <w:marTop w:val="0"/>
      <w:marBottom w:val="0"/>
      <w:divBdr>
        <w:top w:val="none" w:sz="0" w:space="0" w:color="auto"/>
        <w:left w:val="none" w:sz="0" w:space="0" w:color="auto"/>
        <w:bottom w:val="none" w:sz="0" w:space="0" w:color="auto"/>
        <w:right w:val="none" w:sz="0" w:space="0" w:color="auto"/>
      </w:divBdr>
    </w:div>
    <w:div w:id="1197474173">
      <w:bodyDiv w:val="1"/>
      <w:marLeft w:val="0"/>
      <w:marRight w:val="0"/>
      <w:marTop w:val="0"/>
      <w:marBottom w:val="0"/>
      <w:divBdr>
        <w:top w:val="none" w:sz="0" w:space="0" w:color="auto"/>
        <w:left w:val="none" w:sz="0" w:space="0" w:color="auto"/>
        <w:bottom w:val="none" w:sz="0" w:space="0" w:color="auto"/>
        <w:right w:val="none" w:sz="0" w:space="0" w:color="auto"/>
      </w:divBdr>
    </w:div>
    <w:div w:id="1206793563">
      <w:bodyDiv w:val="1"/>
      <w:marLeft w:val="0"/>
      <w:marRight w:val="0"/>
      <w:marTop w:val="0"/>
      <w:marBottom w:val="0"/>
      <w:divBdr>
        <w:top w:val="none" w:sz="0" w:space="0" w:color="auto"/>
        <w:left w:val="none" w:sz="0" w:space="0" w:color="auto"/>
        <w:bottom w:val="none" w:sz="0" w:space="0" w:color="auto"/>
        <w:right w:val="none" w:sz="0" w:space="0" w:color="auto"/>
      </w:divBdr>
    </w:div>
    <w:div w:id="1213006814">
      <w:bodyDiv w:val="1"/>
      <w:marLeft w:val="0"/>
      <w:marRight w:val="0"/>
      <w:marTop w:val="0"/>
      <w:marBottom w:val="0"/>
      <w:divBdr>
        <w:top w:val="none" w:sz="0" w:space="0" w:color="auto"/>
        <w:left w:val="none" w:sz="0" w:space="0" w:color="auto"/>
        <w:bottom w:val="none" w:sz="0" w:space="0" w:color="auto"/>
        <w:right w:val="none" w:sz="0" w:space="0" w:color="auto"/>
      </w:divBdr>
    </w:div>
    <w:div w:id="1214006903">
      <w:bodyDiv w:val="1"/>
      <w:marLeft w:val="0"/>
      <w:marRight w:val="0"/>
      <w:marTop w:val="0"/>
      <w:marBottom w:val="0"/>
      <w:divBdr>
        <w:top w:val="none" w:sz="0" w:space="0" w:color="auto"/>
        <w:left w:val="none" w:sz="0" w:space="0" w:color="auto"/>
        <w:bottom w:val="none" w:sz="0" w:space="0" w:color="auto"/>
        <w:right w:val="none" w:sz="0" w:space="0" w:color="auto"/>
      </w:divBdr>
    </w:div>
    <w:div w:id="1218786855">
      <w:bodyDiv w:val="1"/>
      <w:marLeft w:val="0"/>
      <w:marRight w:val="0"/>
      <w:marTop w:val="0"/>
      <w:marBottom w:val="0"/>
      <w:divBdr>
        <w:top w:val="none" w:sz="0" w:space="0" w:color="auto"/>
        <w:left w:val="none" w:sz="0" w:space="0" w:color="auto"/>
        <w:bottom w:val="none" w:sz="0" w:space="0" w:color="auto"/>
        <w:right w:val="none" w:sz="0" w:space="0" w:color="auto"/>
      </w:divBdr>
    </w:div>
    <w:div w:id="1227376044">
      <w:bodyDiv w:val="1"/>
      <w:marLeft w:val="0"/>
      <w:marRight w:val="0"/>
      <w:marTop w:val="0"/>
      <w:marBottom w:val="0"/>
      <w:divBdr>
        <w:top w:val="none" w:sz="0" w:space="0" w:color="auto"/>
        <w:left w:val="none" w:sz="0" w:space="0" w:color="auto"/>
        <w:bottom w:val="none" w:sz="0" w:space="0" w:color="auto"/>
        <w:right w:val="none" w:sz="0" w:space="0" w:color="auto"/>
      </w:divBdr>
    </w:div>
    <w:div w:id="1232082971">
      <w:bodyDiv w:val="1"/>
      <w:marLeft w:val="0"/>
      <w:marRight w:val="0"/>
      <w:marTop w:val="0"/>
      <w:marBottom w:val="0"/>
      <w:divBdr>
        <w:top w:val="none" w:sz="0" w:space="0" w:color="auto"/>
        <w:left w:val="none" w:sz="0" w:space="0" w:color="auto"/>
        <w:bottom w:val="none" w:sz="0" w:space="0" w:color="auto"/>
        <w:right w:val="none" w:sz="0" w:space="0" w:color="auto"/>
      </w:divBdr>
    </w:div>
    <w:div w:id="1234463439">
      <w:bodyDiv w:val="1"/>
      <w:marLeft w:val="0"/>
      <w:marRight w:val="0"/>
      <w:marTop w:val="0"/>
      <w:marBottom w:val="0"/>
      <w:divBdr>
        <w:top w:val="none" w:sz="0" w:space="0" w:color="auto"/>
        <w:left w:val="none" w:sz="0" w:space="0" w:color="auto"/>
        <w:bottom w:val="none" w:sz="0" w:space="0" w:color="auto"/>
        <w:right w:val="none" w:sz="0" w:space="0" w:color="auto"/>
      </w:divBdr>
    </w:div>
    <w:div w:id="1237131000">
      <w:bodyDiv w:val="1"/>
      <w:marLeft w:val="0"/>
      <w:marRight w:val="0"/>
      <w:marTop w:val="0"/>
      <w:marBottom w:val="0"/>
      <w:divBdr>
        <w:top w:val="none" w:sz="0" w:space="0" w:color="auto"/>
        <w:left w:val="none" w:sz="0" w:space="0" w:color="auto"/>
        <w:bottom w:val="none" w:sz="0" w:space="0" w:color="auto"/>
        <w:right w:val="none" w:sz="0" w:space="0" w:color="auto"/>
      </w:divBdr>
    </w:div>
    <w:div w:id="1238856637">
      <w:bodyDiv w:val="1"/>
      <w:marLeft w:val="0"/>
      <w:marRight w:val="0"/>
      <w:marTop w:val="0"/>
      <w:marBottom w:val="0"/>
      <w:divBdr>
        <w:top w:val="none" w:sz="0" w:space="0" w:color="auto"/>
        <w:left w:val="none" w:sz="0" w:space="0" w:color="auto"/>
        <w:bottom w:val="none" w:sz="0" w:space="0" w:color="auto"/>
        <w:right w:val="none" w:sz="0" w:space="0" w:color="auto"/>
      </w:divBdr>
    </w:div>
    <w:div w:id="1241594744">
      <w:bodyDiv w:val="1"/>
      <w:marLeft w:val="0"/>
      <w:marRight w:val="0"/>
      <w:marTop w:val="0"/>
      <w:marBottom w:val="0"/>
      <w:divBdr>
        <w:top w:val="none" w:sz="0" w:space="0" w:color="auto"/>
        <w:left w:val="none" w:sz="0" w:space="0" w:color="auto"/>
        <w:bottom w:val="none" w:sz="0" w:space="0" w:color="auto"/>
        <w:right w:val="none" w:sz="0" w:space="0" w:color="auto"/>
      </w:divBdr>
    </w:div>
    <w:div w:id="1242837731">
      <w:bodyDiv w:val="1"/>
      <w:marLeft w:val="0"/>
      <w:marRight w:val="0"/>
      <w:marTop w:val="0"/>
      <w:marBottom w:val="0"/>
      <w:divBdr>
        <w:top w:val="none" w:sz="0" w:space="0" w:color="auto"/>
        <w:left w:val="none" w:sz="0" w:space="0" w:color="auto"/>
        <w:bottom w:val="none" w:sz="0" w:space="0" w:color="auto"/>
        <w:right w:val="none" w:sz="0" w:space="0" w:color="auto"/>
      </w:divBdr>
    </w:div>
    <w:div w:id="1246306875">
      <w:bodyDiv w:val="1"/>
      <w:marLeft w:val="0"/>
      <w:marRight w:val="0"/>
      <w:marTop w:val="0"/>
      <w:marBottom w:val="0"/>
      <w:divBdr>
        <w:top w:val="none" w:sz="0" w:space="0" w:color="auto"/>
        <w:left w:val="none" w:sz="0" w:space="0" w:color="auto"/>
        <w:bottom w:val="none" w:sz="0" w:space="0" w:color="auto"/>
        <w:right w:val="none" w:sz="0" w:space="0" w:color="auto"/>
      </w:divBdr>
    </w:div>
    <w:div w:id="1256981200">
      <w:bodyDiv w:val="1"/>
      <w:marLeft w:val="0"/>
      <w:marRight w:val="0"/>
      <w:marTop w:val="0"/>
      <w:marBottom w:val="0"/>
      <w:divBdr>
        <w:top w:val="none" w:sz="0" w:space="0" w:color="auto"/>
        <w:left w:val="none" w:sz="0" w:space="0" w:color="auto"/>
        <w:bottom w:val="none" w:sz="0" w:space="0" w:color="auto"/>
        <w:right w:val="none" w:sz="0" w:space="0" w:color="auto"/>
      </w:divBdr>
    </w:div>
    <w:div w:id="1257177965">
      <w:bodyDiv w:val="1"/>
      <w:marLeft w:val="0"/>
      <w:marRight w:val="0"/>
      <w:marTop w:val="0"/>
      <w:marBottom w:val="0"/>
      <w:divBdr>
        <w:top w:val="none" w:sz="0" w:space="0" w:color="auto"/>
        <w:left w:val="none" w:sz="0" w:space="0" w:color="auto"/>
        <w:bottom w:val="none" w:sz="0" w:space="0" w:color="auto"/>
        <w:right w:val="none" w:sz="0" w:space="0" w:color="auto"/>
      </w:divBdr>
    </w:div>
    <w:div w:id="1257859798">
      <w:bodyDiv w:val="1"/>
      <w:marLeft w:val="0"/>
      <w:marRight w:val="0"/>
      <w:marTop w:val="0"/>
      <w:marBottom w:val="0"/>
      <w:divBdr>
        <w:top w:val="none" w:sz="0" w:space="0" w:color="auto"/>
        <w:left w:val="none" w:sz="0" w:space="0" w:color="auto"/>
        <w:bottom w:val="none" w:sz="0" w:space="0" w:color="auto"/>
        <w:right w:val="none" w:sz="0" w:space="0" w:color="auto"/>
      </w:divBdr>
    </w:div>
    <w:div w:id="1259171547">
      <w:bodyDiv w:val="1"/>
      <w:marLeft w:val="0"/>
      <w:marRight w:val="0"/>
      <w:marTop w:val="0"/>
      <w:marBottom w:val="0"/>
      <w:divBdr>
        <w:top w:val="none" w:sz="0" w:space="0" w:color="auto"/>
        <w:left w:val="none" w:sz="0" w:space="0" w:color="auto"/>
        <w:bottom w:val="none" w:sz="0" w:space="0" w:color="auto"/>
        <w:right w:val="none" w:sz="0" w:space="0" w:color="auto"/>
      </w:divBdr>
    </w:div>
    <w:div w:id="1261522046">
      <w:bodyDiv w:val="1"/>
      <w:marLeft w:val="0"/>
      <w:marRight w:val="0"/>
      <w:marTop w:val="0"/>
      <w:marBottom w:val="0"/>
      <w:divBdr>
        <w:top w:val="none" w:sz="0" w:space="0" w:color="auto"/>
        <w:left w:val="none" w:sz="0" w:space="0" w:color="auto"/>
        <w:bottom w:val="none" w:sz="0" w:space="0" w:color="auto"/>
        <w:right w:val="none" w:sz="0" w:space="0" w:color="auto"/>
      </w:divBdr>
    </w:div>
    <w:div w:id="1262256029">
      <w:bodyDiv w:val="1"/>
      <w:marLeft w:val="0"/>
      <w:marRight w:val="0"/>
      <w:marTop w:val="0"/>
      <w:marBottom w:val="0"/>
      <w:divBdr>
        <w:top w:val="none" w:sz="0" w:space="0" w:color="auto"/>
        <w:left w:val="none" w:sz="0" w:space="0" w:color="auto"/>
        <w:bottom w:val="none" w:sz="0" w:space="0" w:color="auto"/>
        <w:right w:val="none" w:sz="0" w:space="0" w:color="auto"/>
      </w:divBdr>
    </w:div>
    <w:div w:id="1270505837">
      <w:bodyDiv w:val="1"/>
      <w:marLeft w:val="0"/>
      <w:marRight w:val="0"/>
      <w:marTop w:val="0"/>
      <w:marBottom w:val="0"/>
      <w:divBdr>
        <w:top w:val="none" w:sz="0" w:space="0" w:color="auto"/>
        <w:left w:val="none" w:sz="0" w:space="0" w:color="auto"/>
        <w:bottom w:val="none" w:sz="0" w:space="0" w:color="auto"/>
        <w:right w:val="none" w:sz="0" w:space="0" w:color="auto"/>
      </w:divBdr>
    </w:div>
    <w:div w:id="1272933836">
      <w:bodyDiv w:val="1"/>
      <w:marLeft w:val="0"/>
      <w:marRight w:val="0"/>
      <w:marTop w:val="0"/>
      <w:marBottom w:val="0"/>
      <w:divBdr>
        <w:top w:val="none" w:sz="0" w:space="0" w:color="auto"/>
        <w:left w:val="none" w:sz="0" w:space="0" w:color="auto"/>
        <w:bottom w:val="none" w:sz="0" w:space="0" w:color="auto"/>
        <w:right w:val="none" w:sz="0" w:space="0" w:color="auto"/>
      </w:divBdr>
    </w:div>
    <w:div w:id="1275283518">
      <w:bodyDiv w:val="1"/>
      <w:marLeft w:val="0"/>
      <w:marRight w:val="0"/>
      <w:marTop w:val="0"/>
      <w:marBottom w:val="0"/>
      <w:divBdr>
        <w:top w:val="none" w:sz="0" w:space="0" w:color="auto"/>
        <w:left w:val="none" w:sz="0" w:space="0" w:color="auto"/>
        <w:bottom w:val="none" w:sz="0" w:space="0" w:color="auto"/>
        <w:right w:val="none" w:sz="0" w:space="0" w:color="auto"/>
      </w:divBdr>
    </w:div>
    <w:div w:id="1279290460">
      <w:bodyDiv w:val="1"/>
      <w:marLeft w:val="0"/>
      <w:marRight w:val="0"/>
      <w:marTop w:val="0"/>
      <w:marBottom w:val="0"/>
      <w:divBdr>
        <w:top w:val="none" w:sz="0" w:space="0" w:color="auto"/>
        <w:left w:val="none" w:sz="0" w:space="0" w:color="auto"/>
        <w:bottom w:val="none" w:sz="0" w:space="0" w:color="auto"/>
        <w:right w:val="none" w:sz="0" w:space="0" w:color="auto"/>
      </w:divBdr>
    </w:div>
    <w:div w:id="1279603735">
      <w:bodyDiv w:val="1"/>
      <w:marLeft w:val="0"/>
      <w:marRight w:val="0"/>
      <w:marTop w:val="0"/>
      <w:marBottom w:val="0"/>
      <w:divBdr>
        <w:top w:val="none" w:sz="0" w:space="0" w:color="auto"/>
        <w:left w:val="none" w:sz="0" w:space="0" w:color="auto"/>
        <w:bottom w:val="none" w:sz="0" w:space="0" w:color="auto"/>
        <w:right w:val="none" w:sz="0" w:space="0" w:color="auto"/>
      </w:divBdr>
    </w:div>
    <w:div w:id="1281257822">
      <w:bodyDiv w:val="1"/>
      <w:marLeft w:val="0"/>
      <w:marRight w:val="0"/>
      <w:marTop w:val="0"/>
      <w:marBottom w:val="0"/>
      <w:divBdr>
        <w:top w:val="none" w:sz="0" w:space="0" w:color="auto"/>
        <w:left w:val="none" w:sz="0" w:space="0" w:color="auto"/>
        <w:bottom w:val="none" w:sz="0" w:space="0" w:color="auto"/>
        <w:right w:val="none" w:sz="0" w:space="0" w:color="auto"/>
      </w:divBdr>
    </w:div>
    <w:div w:id="1283272064">
      <w:bodyDiv w:val="1"/>
      <w:marLeft w:val="0"/>
      <w:marRight w:val="0"/>
      <w:marTop w:val="0"/>
      <w:marBottom w:val="0"/>
      <w:divBdr>
        <w:top w:val="none" w:sz="0" w:space="0" w:color="auto"/>
        <w:left w:val="none" w:sz="0" w:space="0" w:color="auto"/>
        <w:bottom w:val="none" w:sz="0" w:space="0" w:color="auto"/>
        <w:right w:val="none" w:sz="0" w:space="0" w:color="auto"/>
      </w:divBdr>
    </w:div>
    <w:div w:id="1285817530">
      <w:bodyDiv w:val="1"/>
      <w:marLeft w:val="0"/>
      <w:marRight w:val="0"/>
      <w:marTop w:val="0"/>
      <w:marBottom w:val="0"/>
      <w:divBdr>
        <w:top w:val="none" w:sz="0" w:space="0" w:color="auto"/>
        <w:left w:val="none" w:sz="0" w:space="0" w:color="auto"/>
        <w:bottom w:val="none" w:sz="0" w:space="0" w:color="auto"/>
        <w:right w:val="none" w:sz="0" w:space="0" w:color="auto"/>
      </w:divBdr>
    </w:div>
    <w:div w:id="1287395760">
      <w:bodyDiv w:val="1"/>
      <w:marLeft w:val="0"/>
      <w:marRight w:val="0"/>
      <w:marTop w:val="0"/>
      <w:marBottom w:val="0"/>
      <w:divBdr>
        <w:top w:val="none" w:sz="0" w:space="0" w:color="auto"/>
        <w:left w:val="none" w:sz="0" w:space="0" w:color="auto"/>
        <w:bottom w:val="none" w:sz="0" w:space="0" w:color="auto"/>
        <w:right w:val="none" w:sz="0" w:space="0" w:color="auto"/>
      </w:divBdr>
    </w:div>
    <w:div w:id="1293051026">
      <w:bodyDiv w:val="1"/>
      <w:marLeft w:val="0"/>
      <w:marRight w:val="0"/>
      <w:marTop w:val="0"/>
      <w:marBottom w:val="0"/>
      <w:divBdr>
        <w:top w:val="none" w:sz="0" w:space="0" w:color="auto"/>
        <w:left w:val="none" w:sz="0" w:space="0" w:color="auto"/>
        <w:bottom w:val="none" w:sz="0" w:space="0" w:color="auto"/>
        <w:right w:val="none" w:sz="0" w:space="0" w:color="auto"/>
      </w:divBdr>
    </w:div>
    <w:div w:id="1305040395">
      <w:bodyDiv w:val="1"/>
      <w:marLeft w:val="0"/>
      <w:marRight w:val="0"/>
      <w:marTop w:val="0"/>
      <w:marBottom w:val="0"/>
      <w:divBdr>
        <w:top w:val="none" w:sz="0" w:space="0" w:color="auto"/>
        <w:left w:val="none" w:sz="0" w:space="0" w:color="auto"/>
        <w:bottom w:val="none" w:sz="0" w:space="0" w:color="auto"/>
        <w:right w:val="none" w:sz="0" w:space="0" w:color="auto"/>
      </w:divBdr>
    </w:div>
    <w:div w:id="1309745522">
      <w:bodyDiv w:val="1"/>
      <w:marLeft w:val="0"/>
      <w:marRight w:val="0"/>
      <w:marTop w:val="0"/>
      <w:marBottom w:val="0"/>
      <w:divBdr>
        <w:top w:val="none" w:sz="0" w:space="0" w:color="auto"/>
        <w:left w:val="none" w:sz="0" w:space="0" w:color="auto"/>
        <w:bottom w:val="none" w:sz="0" w:space="0" w:color="auto"/>
        <w:right w:val="none" w:sz="0" w:space="0" w:color="auto"/>
      </w:divBdr>
    </w:div>
    <w:div w:id="1311447429">
      <w:bodyDiv w:val="1"/>
      <w:marLeft w:val="0"/>
      <w:marRight w:val="0"/>
      <w:marTop w:val="0"/>
      <w:marBottom w:val="0"/>
      <w:divBdr>
        <w:top w:val="none" w:sz="0" w:space="0" w:color="auto"/>
        <w:left w:val="none" w:sz="0" w:space="0" w:color="auto"/>
        <w:bottom w:val="none" w:sz="0" w:space="0" w:color="auto"/>
        <w:right w:val="none" w:sz="0" w:space="0" w:color="auto"/>
      </w:divBdr>
    </w:div>
    <w:div w:id="1312908989">
      <w:bodyDiv w:val="1"/>
      <w:marLeft w:val="0"/>
      <w:marRight w:val="0"/>
      <w:marTop w:val="0"/>
      <w:marBottom w:val="0"/>
      <w:divBdr>
        <w:top w:val="none" w:sz="0" w:space="0" w:color="auto"/>
        <w:left w:val="none" w:sz="0" w:space="0" w:color="auto"/>
        <w:bottom w:val="none" w:sz="0" w:space="0" w:color="auto"/>
        <w:right w:val="none" w:sz="0" w:space="0" w:color="auto"/>
      </w:divBdr>
    </w:div>
    <w:div w:id="1315796332">
      <w:bodyDiv w:val="1"/>
      <w:marLeft w:val="0"/>
      <w:marRight w:val="0"/>
      <w:marTop w:val="0"/>
      <w:marBottom w:val="0"/>
      <w:divBdr>
        <w:top w:val="none" w:sz="0" w:space="0" w:color="auto"/>
        <w:left w:val="none" w:sz="0" w:space="0" w:color="auto"/>
        <w:bottom w:val="none" w:sz="0" w:space="0" w:color="auto"/>
        <w:right w:val="none" w:sz="0" w:space="0" w:color="auto"/>
      </w:divBdr>
    </w:div>
    <w:div w:id="1326783622">
      <w:bodyDiv w:val="1"/>
      <w:marLeft w:val="0"/>
      <w:marRight w:val="0"/>
      <w:marTop w:val="0"/>
      <w:marBottom w:val="0"/>
      <w:divBdr>
        <w:top w:val="none" w:sz="0" w:space="0" w:color="auto"/>
        <w:left w:val="none" w:sz="0" w:space="0" w:color="auto"/>
        <w:bottom w:val="none" w:sz="0" w:space="0" w:color="auto"/>
        <w:right w:val="none" w:sz="0" w:space="0" w:color="auto"/>
      </w:divBdr>
    </w:div>
    <w:div w:id="1326787786">
      <w:bodyDiv w:val="1"/>
      <w:marLeft w:val="0"/>
      <w:marRight w:val="0"/>
      <w:marTop w:val="0"/>
      <w:marBottom w:val="0"/>
      <w:divBdr>
        <w:top w:val="none" w:sz="0" w:space="0" w:color="auto"/>
        <w:left w:val="none" w:sz="0" w:space="0" w:color="auto"/>
        <w:bottom w:val="none" w:sz="0" w:space="0" w:color="auto"/>
        <w:right w:val="none" w:sz="0" w:space="0" w:color="auto"/>
      </w:divBdr>
    </w:div>
    <w:div w:id="1327786544">
      <w:bodyDiv w:val="1"/>
      <w:marLeft w:val="0"/>
      <w:marRight w:val="0"/>
      <w:marTop w:val="0"/>
      <w:marBottom w:val="0"/>
      <w:divBdr>
        <w:top w:val="none" w:sz="0" w:space="0" w:color="auto"/>
        <w:left w:val="none" w:sz="0" w:space="0" w:color="auto"/>
        <w:bottom w:val="none" w:sz="0" w:space="0" w:color="auto"/>
        <w:right w:val="none" w:sz="0" w:space="0" w:color="auto"/>
      </w:divBdr>
    </w:div>
    <w:div w:id="1330060208">
      <w:bodyDiv w:val="1"/>
      <w:marLeft w:val="0"/>
      <w:marRight w:val="0"/>
      <w:marTop w:val="0"/>
      <w:marBottom w:val="0"/>
      <w:divBdr>
        <w:top w:val="none" w:sz="0" w:space="0" w:color="auto"/>
        <w:left w:val="none" w:sz="0" w:space="0" w:color="auto"/>
        <w:bottom w:val="none" w:sz="0" w:space="0" w:color="auto"/>
        <w:right w:val="none" w:sz="0" w:space="0" w:color="auto"/>
      </w:divBdr>
    </w:div>
    <w:div w:id="1332954704">
      <w:bodyDiv w:val="1"/>
      <w:marLeft w:val="0"/>
      <w:marRight w:val="0"/>
      <w:marTop w:val="0"/>
      <w:marBottom w:val="0"/>
      <w:divBdr>
        <w:top w:val="none" w:sz="0" w:space="0" w:color="auto"/>
        <w:left w:val="none" w:sz="0" w:space="0" w:color="auto"/>
        <w:bottom w:val="none" w:sz="0" w:space="0" w:color="auto"/>
        <w:right w:val="none" w:sz="0" w:space="0" w:color="auto"/>
      </w:divBdr>
    </w:div>
    <w:div w:id="1333684440">
      <w:bodyDiv w:val="1"/>
      <w:marLeft w:val="0"/>
      <w:marRight w:val="0"/>
      <w:marTop w:val="0"/>
      <w:marBottom w:val="0"/>
      <w:divBdr>
        <w:top w:val="none" w:sz="0" w:space="0" w:color="auto"/>
        <w:left w:val="none" w:sz="0" w:space="0" w:color="auto"/>
        <w:bottom w:val="none" w:sz="0" w:space="0" w:color="auto"/>
        <w:right w:val="none" w:sz="0" w:space="0" w:color="auto"/>
      </w:divBdr>
    </w:div>
    <w:div w:id="1337197320">
      <w:bodyDiv w:val="1"/>
      <w:marLeft w:val="0"/>
      <w:marRight w:val="0"/>
      <w:marTop w:val="0"/>
      <w:marBottom w:val="0"/>
      <w:divBdr>
        <w:top w:val="none" w:sz="0" w:space="0" w:color="auto"/>
        <w:left w:val="none" w:sz="0" w:space="0" w:color="auto"/>
        <w:bottom w:val="none" w:sz="0" w:space="0" w:color="auto"/>
        <w:right w:val="none" w:sz="0" w:space="0" w:color="auto"/>
      </w:divBdr>
    </w:div>
    <w:div w:id="1340693490">
      <w:bodyDiv w:val="1"/>
      <w:marLeft w:val="0"/>
      <w:marRight w:val="0"/>
      <w:marTop w:val="0"/>
      <w:marBottom w:val="0"/>
      <w:divBdr>
        <w:top w:val="none" w:sz="0" w:space="0" w:color="auto"/>
        <w:left w:val="none" w:sz="0" w:space="0" w:color="auto"/>
        <w:bottom w:val="none" w:sz="0" w:space="0" w:color="auto"/>
        <w:right w:val="none" w:sz="0" w:space="0" w:color="auto"/>
      </w:divBdr>
    </w:div>
    <w:div w:id="1342320731">
      <w:bodyDiv w:val="1"/>
      <w:marLeft w:val="0"/>
      <w:marRight w:val="0"/>
      <w:marTop w:val="0"/>
      <w:marBottom w:val="0"/>
      <w:divBdr>
        <w:top w:val="none" w:sz="0" w:space="0" w:color="auto"/>
        <w:left w:val="none" w:sz="0" w:space="0" w:color="auto"/>
        <w:bottom w:val="none" w:sz="0" w:space="0" w:color="auto"/>
        <w:right w:val="none" w:sz="0" w:space="0" w:color="auto"/>
      </w:divBdr>
    </w:div>
    <w:div w:id="1343165853">
      <w:bodyDiv w:val="1"/>
      <w:marLeft w:val="0"/>
      <w:marRight w:val="0"/>
      <w:marTop w:val="0"/>
      <w:marBottom w:val="0"/>
      <w:divBdr>
        <w:top w:val="none" w:sz="0" w:space="0" w:color="auto"/>
        <w:left w:val="none" w:sz="0" w:space="0" w:color="auto"/>
        <w:bottom w:val="none" w:sz="0" w:space="0" w:color="auto"/>
        <w:right w:val="none" w:sz="0" w:space="0" w:color="auto"/>
      </w:divBdr>
    </w:div>
    <w:div w:id="1343896254">
      <w:bodyDiv w:val="1"/>
      <w:marLeft w:val="0"/>
      <w:marRight w:val="0"/>
      <w:marTop w:val="0"/>
      <w:marBottom w:val="0"/>
      <w:divBdr>
        <w:top w:val="none" w:sz="0" w:space="0" w:color="auto"/>
        <w:left w:val="none" w:sz="0" w:space="0" w:color="auto"/>
        <w:bottom w:val="none" w:sz="0" w:space="0" w:color="auto"/>
        <w:right w:val="none" w:sz="0" w:space="0" w:color="auto"/>
      </w:divBdr>
    </w:div>
    <w:div w:id="1345061045">
      <w:bodyDiv w:val="1"/>
      <w:marLeft w:val="0"/>
      <w:marRight w:val="0"/>
      <w:marTop w:val="0"/>
      <w:marBottom w:val="0"/>
      <w:divBdr>
        <w:top w:val="none" w:sz="0" w:space="0" w:color="auto"/>
        <w:left w:val="none" w:sz="0" w:space="0" w:color="auto"/>
        <w:bottom w:val="none" w:sz="0" w:space="0" w:color="auto"/>
        <w:right w:val="none" w:sz="0" w:space="0" w:color="auto"/>
      </w:divBdr>
    </w:div>
    <w:div w:id="1346782269">
      <w:bodyDiv w:val="1"/>
      <w:marLeft w:val="0"/>
      <w:marRight w:val="0"/>
      <w:marTop w:val="0"/>
      <w:marBottom w:val="0"/>
      <w:divBdr>
        <w:top w:val="none" w:sz="0" w:space="0" w:color="auto"/>
        <w:left w:val="none" w:sz="0" w:space="0" w:color="auto"/>
        <w:bottom w:val="none" w:sz="0" w:space="0" w:color="auto"/>
        <w:right w:val="none" w:sz="0" w:space="0" w:color="auto"/>
      </w:divBdr>
    </w:div>
    <w:div w:id="1349723015">
      <w:bodyDiv w:val="1"/>
      <w:marLeft w:val="0"/>
      <w:marRight w:val="0"/>
      <w:marTop w:val="0"/>
      <w:marBottom w:val="0"/>
      <w:divBdr>
        <w:top w:val="none" w:sz="0" w:space="0" w:color="auto"/>
        <w:left w:val="none" w:sz="0" w:space="0" w:color="auto"/>
        <w:bottom w:val="none" w:sz="0" w:space="0" w:color="auto"/>
        <w:right w:val="none" w:sz="0" w:space="0" w:color="auto"/>
      </w:divBdr>
    </w:div>
    <w:div w:id="1350907283">
      <w:bodyDiv w:val="1"/>
      <w:marLeft w:val="0"/>
      <w:marRight w:val="0"/>
      <w:marTop w:val="0"/>
      <w:marBottom w:val="0"/>
      <w:divBdr>
        <w:top w:val="none" w:sz="0" w:space="0" w:color="auto"/>
        <w:left w:val="none" w:sz="0" w:space="0" w:color="auto"/>
        <w:bottom w:val="none" w:sz="0" w:space="0" w:color="auto"/>
        <w:right w:val="none" w:sz="0" w:space="0" w:color="auto"/>
      </w:divBdr>
    </w:div>
    <w:div w:id="1355839258">
      <w:bodyDiv w:val="1"/>
      <w:marLeft w:val="0"/>
      <w:marRight w:val="0"/>
      <w:marTop w:val="0"/>
      <w:marBottom w:val="0"/>
      <w:divBdr>
        <w:top w:val="none" w:sz="0" w:space="0" w:color="auto"/>
        <w:left w:val="none" w:sz="0" w:space="0" w:color="auto"/>
        <w:bottom w:val="none" w:sz="0" w:space="0" w:color="auto"/>
        <w:right w:val="none" w:sz="0" w:space="0" w:color="auto"/>
      </w:divBdr>
    </w:div>
    <w:div w:id="1356344384">
      <w:bodyDiv w:val="1"/>
      <w:marLeft w:val="0"/>
      <w:marRight w:val="0"/>
      <w:marTop w:val="0"/>
      <w:marBottom w:val="0"/>
      <w:divBdr>
        <w:top w:val="none" w:sz="0" w:space="0" w:color="auto"/>
        <w:left w:val="none" w:sz="0" w:space="0" w:color="auto"/>
        <w:bottom w:val="none" w:sz="0" w:space="0" w:color="auto"/>
        <w:right w:val="none" w:sz="0" w:space="0" w:color="auto"/>
      </w:divBdr>
    </w:div>
    <w:div w:id="1361542799">
      <w:bodyDiv w:val="1"/>
      <w:marLeft w:val="0"/>
      <w:marRight w:val="0"/>
      <w:marTop w:val="0"/>
      <w:marBottom w:val="0"/>
      <w:divBdr>
        <w:top w:val="none" w:sz="0" w:space="0" w:color="auto"/>
        <w:left w:val="none" w:sz="0" w:space="0" w:color="auto"/>
        <w:bottom w:val="none" w:sz="0" w:space="0" w:color="auto"/>
        <w:right w:val="none" w:sz="0" w:space="0" w:color="auto"/>
      </w:divBdr>
    </w:div>
    <w:div w:id="1361737600">
      <w:bodyDiv w:val="1"/>
      <w:marLeft w:val="0"/>
      <w:marRight w:val="0"/>
      <w:marTop w:val="0"/>
      <w:marBottom w:val="0"/>
      <w:divBdr>
        <w:top w:val="none" w:sz="0" w:space="0" w:color="auto"/>
        <w:left w:val="none" w:sz="0" w:space="0" w:color="auto"/>
        <w:bottom w:val="none" w:sz="0" w:space="0" w:color="auto"/>
        <w:right w:val="none" w:sz="0" w:space="0" w:color="auto"/>
      </w:divBdr>
    </w:div>
    <w:div w:id="1361861256">
      <w:bodyDiv w:val="1"/>
      <w:marLeft w:val="0"/>
      <w:marRight w:val="0"/>
      <w:marTop w:val="0"/>
      <w:marBottom w:val="0"/>
      <w:divBdr>
        <w:top w:val="none" w:sz="0" w:space="0" w:color="auto"/>
        <w:left w:val="none" w:sz="0" w:space="0" w:color="auto"/>
        <w:bottom w:val="none" w:sz="0" w:space="0" w:color="auto"/>
        <w:right w:val="none" w:sz="0" w:space="0" w:color="auto"/>
      </w:divBdr>
    </w:div>
    <w:div w:id="1365445752">
      <w:bodyDiv w:val="1"/>
      <w:marLeft w:val="0"/>
      <w:marRight w:val="0"/>
      <w:marTop w:val="0"/>
      <w:marBottom w:val="0"/>
      <w:divBdr>
        <w:top w:val="none" w:sz="0" w:space="0" w:color="auto"/>
        <w:left w:val="none" w:sz="0" w:space="0" w:color="auto"/>
        <w:bottom w:val="none" w:sz="0" w:space="0" w:color="auto"/>
        <w:right w:val="none" w:sz="0" w:space="0" w:color="auto"/>
      </w:divBdr>
    </w:div>
    <w:div w:id="1366491596">
      <w:bodyDiv w:val="1"/>
      <w:marLeft w:val="0"/>
      <w:marRight w:val="0"/>
      <w:marTop w:val="0"/>
      <w:marBottom w:val="0"/>
      <w:divBdr>
        <w:top w:val="none" w:sz="0" w:space="0" w:color="auto"/>
        <w:left w:val="none" w:sz="0" w:space="0" w:color="auto"/>
        <w:bottom w:val="none" w:sz="0" w:space="0" w:color="auto"/>
        <w:right w:val="none" w:sz="0" w:space="0" w:color="auto"/>
      </w:divBdr>
    </w:div>
    <w:div w:id="1366901487">
      <w:bodyDiv w:val="1"/>
      <w:marLeft w:val="0"/>
      <w:marRight w:val="0"/>
      <w:marTop w:val="0"/>
      <w:marBottom w:val="0"/>
      <w:divBdr>
        <w:top w:val="none" w:sz="0" w:space="0" w:color="auto"/>
        <w:left w:val="none" w:sz="0" w:space="0" w:color="auto"/>
        <w:bottom w:val="none" w:sz="0" w:space="0" w:color="auto"/>
        <w:right w:val="none" w:sz="0" w:space="0" w:color="auto"/>
      </w:divBdr>
    </w:div>
    <w:div w:id="1369183975">
      <w:bodyDiv w:val="1"/>
      <w:marLeft w:val="0"/>
      <w:marRight w:val="0"/>
      <w:marTop w:val="0"/>
      <w:marBottom w:val="0"/>
      <w:divBdr>
        <w:top w:val="none" w:sz="0" w:space="0" w:color="auto"/>
        <w:left w:val="none" w:sz="0" w:space="0" w:color="auto"/>
        <w:bottom w:val="none" w:sz="0" w:space="0" w:color="auto"/>
        <w:right w:val="none" w:sz="0" w:space="0" w:color="auto"/>
      </w:divBdr>
    </w:div>
    <w:div w:id="1375690721">
      <w:bodyDiv w:val="1"/>
      <w:marLeft w:val="0"/>
      <w:marRight w:val="0"/>
      <w:marTop w:val="0"/>
      <w:marBottom w:val="0"/>
      <w:divBdr>
        <w:top w:val="none" w:sz="0" w:space="0" w:color="auto"/>
        <w:left w:val="none" w:sz="0" w:space="0" w:color="auto"/>
        <w:bottom w:val="none" w:sz="0" w:space="0" w:color="auto"/>
        <w:right w:val="none" w:sz="0" w:space="0" w:color="auto"/>
      </w:divBdr>
    </w:div>
    <w:div w:id="1378166536">
      <w:bodyDiv w:val="1"/>
      <w:marLeft w:val="0"/>
      <w:marRight w:val="0"/>
      <w:marTop w:val="0"/>
      <w:marBottom w:val="0"/>
      <w:divBdr>
        <w:top w:val="none" w:sz="0" w:space="0" w:color="auto"/>
        <w:left w:val="none" w:sz="0" w:space="0" w:color="auto"/>
        <w:bottom w:val="none" w:sz="0" w:space="0" w:color="auto"/>
        <w:right w:val="none" w:sz="0" w:space="0" w:color="auto"/>
      </w:divBdr>
    </w:div>
    <w:div w:id="1380010248">
      <w:bodyDiv w:val="1"/>
      <w:marLeft w:val="0"/>
      <w:marRight w:val="0"/>
      <w:marTop w:val="0"/>
      <w:marBottom w:val="0"/>
      <w:divBdr>
        <w:top w:val="none" w:sz="0" w:space="0" w:color="auto"/>
        <w:left w:val="none" w:sz="0" w:space="0" w:color="auto"/>
        <w:bottom w:val="none" w:sz="0" w:space="0" w:color="auto"/>
        <w:right w:val="none" w:sz="0" w:space="0" w:color="auto"/>
      </w:divBdr>
    </w:div>
    <w:div w:id="1381975886">
      <w:bodyDiv w:val="1"/>
      <w:marLeft w:val="0"/>
      <w:marRight w:val="0"/>
      <w:marTop w:val="0"/>
      <w:marBottom w:val="0"/>
      <w:divBdr>
        <w:top w:val="none" w:sz="0" w:space="0" w:color="auto"/>
        <w:left w:val="none" w:sz="0" w:space="0" w:color="auto"/>
        <w:bottom w:val="none" w:sz="0" w:space="0" w:color="auto"/>
        <w:right w:val="none" w:sz="0" w:space="0" w:color="auto"/>
      </w:divBdr>
    </w:div>
    <w:div w:id="1383477054">
      <w:bodyDiv w:val="1"/>
      <w:marLeft w:val="0"/>
      <w:marRight w:val="0"/>
      <w:marTop w:val="0"/>
      <w:marBottom w:val="0"/>
      <w:divBdr>
        <w:top w:val="none" w:sz="0" w:space="0" w:color="auto"/>
        <w:left w:val="none" w:sz="0" w:space="0" w:color="auto"/>
        <w:bottom w:val="none" w:sz="0" w:space="0" w:color="auto"/>
        <w:right w:val="none" w:sz="0" w:space="0" w:color="auto"/>
      </w:divBdr>
    </w:div>
    <w:div w:id="1387101364">
      <w:bodyDiv w:val="1"/>
      <w:marLeft w:val="0"/>
      <w:marRight w:val="0"/>
      <w:marTop w:val="0"/>
      <w:marBottom w:val="0"/>
      <w:divBdr>
        <w:top w:val="none" w:sz="0" w:space="0" w:color="auto"/>
        <w:left w:val="none" w:sz="0" w:space="0" w:color="auto"/>
        <w:bottom w:val="none" w:sz="0" w:space="0" w:color="auto"/>
        <w:right w:val="none" w:sz="0" w:space="0" w:color="auto"/>
      </w:divBdr>
    </w:div>
    <w:div w:id="1388145876">
      <w:bodyDiv w:val="1"/>
      <w:marLeft w:val="0"/>
      <w:marRight w:val="0"/>
      <w:marTop w:val="0"/>
      <w:marBottom w:val="0"/>
      <w:divBdr>
        <w:top w:val="none" w:sz="0" w:space="0" w:color="auto"/>
        <w:left w:val="none" w:sz="0" w:space="0" w:color="auto"/>
        <w:bottom w:val="none" w:sz="0" w:space="0" w:color="auto"/>
        <w:right w:val="none" w:sz="0" w:space="0" w:color="auto"/>
      </w:divBdr>
    </w:div>
    <w:div w:id="1388609438">
      <w:bodyDiv w:val="1"/>
      <w:marLeft w:val="0"/>
      <w:marRight w:val="0"/>
      <w:marTop w:val="0"/>
      <w:marBottom w:val="0"/>
      <w:divBdr>
        <w:top w:val="none" w:sz="0" w:space="0" w:color="auto"/>
        <w:left w:val="none" w:sz="0" w:space="0" w:color="auto"/>
        <w:bottom w:val="none" w:sz="0" w:space="0" w:color="auto"/>
        <w:right w:val="none" w:sz="0" w:space="0" w:color="auto"/>
      </w:divBdr>
    </w:div>
    <w:div w:id="1388719197">
      <w:bodyDiv w:val="1"/>
      <w:marLeft w:val="0"/>
      <w:marRight w:val="0"/>
      <w:marTop w:val="0"/>
      <w:marBottom w:val="0"/>
      <w:divBdr>
        <w:top w:val="none" w:sz="0" w:space="0" w:color="auto"/>
        <w:left w:val="none" w:sz="0" w:space="0" w:color="auto"/>
        <w:bottom w:val="none" w:sz="0" w:space="0" w:color="auto"/>
        <w:right w:val="none" w:sz="0" w:space="0" w:color="auto"/>
      </w:divBdr>
    </w:div>
    <w:div w:id="1400396675">
      <w:bodyDiv w:val="1"/>
      <w:marLeft w:val="0"/>
      <w:marRight w:val="0"/>
      <w:marTop w:val="0"/>
      <w:marBottom w:val="0"/>
      <w:divBdr>
        <w:top w:val="none" w:sz="0" w:space="0" w:color="auto"/>
        <w:left w:val="none" w:sz="0" w:space="0" w:color="auto"/>
        <w:bottom w:val="none" w:sz="0" w:space="0" w:color="auto"/>
        <w:right w:val="none" w:sz="0" w:space="0" w:color="auto"/>
      </w:divBdr>
    </w:div>
    <w:div w:id="1402672539">
      <w:bodyDiv w:val="1"/>
      <w:marLeft w:val="0"/>
      <w:marRight w:val="0"/>
      <w:marTop w:val="0"/>
      <w:marBottom w:val="0"/>
      <w:divBdr>
        <w:top w:val="none" w:sz="0" w:space="0" w:color="auto"/>
        <w:left w:val="none" w:sz="0" w:space="0" w:color="auto"/>
        <w:bottom w:val="none" w:sz="0" w:space="0" w:color="auto"/>
        <w:right w:val="none" w:sz="0" w:space="0" w:color="auto"/>
      </w:divBdr>
    </w:div>
    <w:div w:id="1403218012">
      <w:bodyDiv w:val="1"/>
      <w:marLeft w:val="0"/>
      <w:marRight w:val="0"/>
      <w:marTop w:val="0"/>
      <w:marBottom w:val="0"/>
      <w:divBdr>
        <w:top w:val="none" w:sz="0" w:space="0" w:color="auto"/>
        <w:left w:val="none" w:sz="0" w:space="0" w:color="auto"/>
        <w:bottom w:val="none" w:sz="0" w:space="0" w:color="auto"/>
        <w:right w:val="none" w:sz="0" w:space="0" w:color="auto"/>
      </w:divBdr>
    </w:div>
    <w:div w:id="1409112538">
      <w:bodyDiv w:val="1"/>
      <w:marLeft w:val="0"/>
      <w:marRight w:val="0"/>
      <w:marTop w:val="0"/>
      <w:marBottom w:val="0"/>
      <w:divBdr>
        <w:top w:val="none" w:sz="0" w:space="0" w:color="auto"/>
        <w:left w:val="none" w:sz="0" w:space="0" w:color="auto"/>
        <w:bottom w:val="none" w:sz="0" w:space="0" w:color="auto"/>
        <w:right w:val="none" w:sz="0" w:space="0" w:color="auto"/>
      </w:divBdr>
    </w:div>
    <w:div w:id="1410157185">
      <w:bodyDiv w:val="1"/>
      <w:marLeft w:val="0"/>
      <w:marRight w:val="0"/>
      <w:marTop w:val="0"/>
      <w:marBottom w:val="0"/>
      <w:divBdr>
        <w:top w:val="none" w:sz="0" w:space="0" w:color="auto"/>
        <w:left w:val="none" w:sz="0" w:space="0" w:color="auto"/>
        <w:bottom w:val="none" w:sz="0" w:space="0" w:color="auto"/>
        <w:right w:val="none" w:sz="0" w:space="0" w:color="auto"/>
      </w:divBdr>
    </w:div>
    <w:div w:id="1411730331">
      <w:bodyDiv w:val="1"/>
      <w:marLeft w:val="0"/>
      <w:marRight w:val="0"/>
      <w:marTop w:val="0"/>
      <w:marBottom w:val="0"/>
      <w:divBdr>
        <w:top w:val="none" w:sz="0" w:space="0" w:color="auto"/>
        <w:left w:val="none" w:sz="0" w:space="0" w:color="auto"/>
        <w:bottom w:val="none" w:sz="0" w:space="0" w:color="auto"/>
        <w:right w:val="none" w:sz="0" w:space="0" w:color="auto"/>
      </w:divBdr>
    </w:div>
    <w:div w:id="1412004619">
      <w:bodyDiv w:val="1"/>
      <w:marLeft w:val="0"/>
      <w:marRight w:val="0"/>
      <w:marTop w:val="0"/>
      <w:marBottom w:val="0"/>
      <w:divBdr>
        <w:top w:val="none" w:sz="0" w:space="0" w:color="auto"/>
        <w:left w:val="none" w:sz="0" w:space="0" w:color="auto"/>
        <w:bottom w:val="none" w:sz="0" w:space="0" w:color="auto"/>
        <w:right w:val="none" w:sz="0" w:space="0" w:color="auto"/>
      </w:divBdr>
    </w:div>
    <w:div w:id="1417753323">
      <w:bodyDiv w:val="1"/>
      <w:marLeft w:val="0"/>
      <w:marRight w:val="0"/>
      <w:marTop w:val="0"/>
      <w:marBottom w:val="0"/>
      <w:divBdr>
        <w:top w:val="none" w:sz="0" w:space="0" w:color="auto"/>
        <w:left w:val="none" w:sz="0" w:space="0" w:color="auto"/>
        <w:bottom w:val="none" w:sz="0" w:space="0" w:color="auto"/>
        <w:right w:val="none" w:sz="0" w:space="0" w:color="auto"/>
      </w:divBdr>
    </w:div>
    <w:div w:id="1419794558">
      <w:bodyDiv w:val="1"/>
      <w:marLeft w:val="0"/>
      <w:marRight w:val="0"/>
      <w:marTop w:val="0"/>
      <w:marBottom w:val="0"/>
      <w:divBdr>
        <w:top w:val="none" w:sz="0" w:space="0" w:color="auto"/>
        <w:left w:val="none" w:sz="0" w:space="0" w:color="auto"/>
        <w:bottom w:val="none" w:sz="0" w:space="0" w:color="auto"/>
        <w:right w:val="none" w:sz="0" w:space="0" w:color="auto"/>
      </w:divBdr>
    </w:div>
    <w:div w:id="1423183357">
      <w:bodyDiv w:val="1"/>
      <w:marLeft w:val="0"/>
      <w:marRight w:val="0"/>
      <w:marTop w:val="0"/>
      <w:marBottom w:val="0"/>
      <w:divBdr>
        <w:top w:val="none" w:sz="0" w:space="0" w:color="auto"/>
        <w:left w:val="none" w:sz="0" w:space="0" w:color="auto"/>
        <w:bottom w:val="none" w:sz="0" w:space="0" w:color="auto"/>
        <w:right w:val="none" w:sz="0" w:space="0" w:color="auto"/>
      </w:divBdr>
    </w:div>
    <w:div w:id="1426540208">
      <w:bodyDiv w:val="1"/>
      <w:marLeft w:val="0"/>
      <w:marRight w:val="0"/>
      <w:marTop w:val="0"/>
      <w:marBottom w:val="0"/>
      <w:divBdr>
        <w:top w:val="none" w:sz="0" w:space="0" w:color="auto"/>
        <w:left w:val="none" w:sz="0" w:space="0" w:color="auto"/>
        <w:bottom w:val="none" w:sz="0" w:space="0" w:color="auto"/>
        <w:right w:val="none" w:sz="0" w:space="0" w:color="auto"/>
      </w:divBdr>
    </w:div>
    <w:div w:id="1430812290">
      <w:bodyDiv w:val="1"/>
      <w:marLeft w:val="0"/>
      <w:marRight w:val="0"/>
      <w:marTop w:val="0"/>
      <w:marBottom w:val="0"/>
      <w:divBdr>
        <w:top w:val="none" w:sz="0" w:space="0" w:color="auto"/>
        <w:left w:val="none" w:sz="0" w:space="0" w:color="auto"/>
        <w:bottom w:val="none" w:sz="0" w:space="0" w:color="auto"/>
        <w:right w:val="none" w:sz="0" w:space="0" w:color="auto"/>
      </w:divBdr>
    </w:div>
    <w:div w:id="1432166760">
      <w:bodyDiv w:val="1"/>
      <w:marLeft w:val="0"/>
      <w:marRight w:val="0"/>
      <w:marTop w:val="0"/>
      <w:marBottom w:val="0"/>
      <w:divBdr>
        <w:top w:val="none" w:sz="0" w:space="0" w:color="auto"/>
        <w:left w:val="none" w:sz="0" w:space="0" w:color="auto"/>
        <w:bottom w:val="none" w:sz="0" w:space="0" w:color="auto"/>
        <w:right w:val="none" w:sz="0" w:space="0" w:color="auto"/>
      </w:divBdr>
    </w:div>
    <w:div w:id="1432315138">
      <w:bodyDiv w:val="1"/>
      <w:marLeft w:val="0"/>
      <w:marRight w:val="0"/>
      <w:marTop w:val="0"/>
      <w:marBottom w:val="0"/>
      <w:divBdr>
        <w:top w:val="none" w:sz="0" w:space="0" w:color="auto"/>
        <w:left w:val="none" w:sz="0" w:space="0" w:color="auto"/>
        <w:bottom w:val="none" w:sz="0" w:space="0" w:color="auto"/>
        <w:right w:val="none" w:sz="0" w:space="0" w:color="auto"/>
      </w:divBdr>
    </w:div>
    <w:div w:id="1437944173">
      <w:bodyDiv w:val="1"/>
      <w:marLeft w:val="0"/>
      <w:marRight w:val="0"/>
      <w:marTop w:val="0"/>
      <w:marBottom w:val="0"/>
      <w:divBdr>
        <w:top w:val="none" w:sz="0" w:space="0" w:color="auto"/>
        <w:left w:val="none" w:sz="0" w:space="0" w:color="auto"/>
        <w:bottom w:val="none" w:sz="0" w:space="0" w:color="auto"/>
        <w:right w:val="none" w:sz="0" w:space="0" w:color="auto"/>
      </w:divBdr>
    </w:div>
    <w:div w:id="1441997716">
      <w:bodyDiv w:val="1"/>
      <w:marLeft w:val="0"/>
      <w:marRight w:val="0"/>
      <w:marTop w:val="0"/>
      <w:marBottom w:val="0"/>
      <w:divBdr>
        <w:top w:val="none" w:sz="0" w:space="0" w:color="auto"/>
        <w:left w:val="none" w:sz="0" w:space="0" w:color="auto"/>
        <w:bottom w:val="none" w:sz="0" w:space="0" w:color="auto"/>
        <w:right w:val="none" w:sz="0" w:space="0" w:color="auto"/>
      </w:divBdr>
    </w:div>
    <w:div w:id="1446608782">
      <w:bodyDiv w:val="1"/>
      <w:marLeft w:val="0"/>
      <w:marRight w:val="0"/>
      <w:marTop w:val="0"/>
      <w:marBottom w:val="0"/>
      <w:divBdr>
        <w:top w:val="none" w:sz="0" w:space="0" w:color="auto"/>
        <w:left w:val="none" w:sz="0" w:space="0" w:color="auto"/>
        <w:bottom w:val="none" w:sz="0" w:space="0" w:color="auto"/>
        <w:right w:val="none" w:sz="0" w:space="0" w:color="auto"/>
      </w:divBdr>
    </w:div>
    <w:div w:id="1447121278">
      <w:bodyDiv w:val="1"/>
      <w:marLeft w:val="0"/>
      <w:marRight w:val="0"/>
      <w:marTop w:val="0"/>
      <w:marBottom w:val="0"/>
      <w:divBdr>
        <w:top w:val="none" w:sz="0" w:space="0" w:color="auto"/>
        <w:left w:val="none" w:sz="0" w:space="0" w:color="auto"/>
        <w:bottom w:val="none" w:sz="0" w:space="0" w:color="auto"/>
        <w:right w:val="none" w:sz="0" w:space="0" w:color="auto"/>
      </w:divBdr>
    </w:div>
    <w:div w:id="1448701018">
      <w:bodyDiv w:val="1"/>
      <w:marLeft w:val="0"/>
      <w:marRight w:val="0"/>
      <w:marTop w:val="0"/>
      <w:marBottom w:val="0"/>
      <w:divBdr>
        <w:top w:val="none" w:sz="0" w:space="0" w:color="auto"/>
        <w:left w:val="none" w:sz="0" w:space="0" w:color="auto"/>
        <w:bottom w:val="none" w:sz="0" w:space="0" w:color="auto"/>
        <w:right w:val="none" w:sz="0" w:space="0" w:color="auto"/>
      </w:divBdr>
    </w:div>
    <w:div w:id="1449199728">
      <w:bodyDiv w:val="1"/>
      <w:marLeft w:val="0"/>
      <w:marRight w:val="0"/>
      <w:marTop w:val="0"/>
      <w:marBottom w:val="0"/>
      <w:divBdr>
        <w:top w:val="none" w:sz="0" w:space="0" w:color="auto"/>
        <w:left w:val="none" w:sz="0" w:space="0" w:color="auto"/>
        <w:bottom w:val="none" w:sz="0" w:space="0" w:color="auto"/>
        <w:right w:val="none" w:sz="0" w:space="0" w:color="auto"/>
      </w:divBdr>
    </w:div>
    <w:div w:id="1451972889">
      <w:bodyDiv w:val="1"/>
      <w:marLeft w:val="0"/>
      <w:marRight w:val="0"/>
      <w:marTop w:val="0"/>
      <w:marBottom w:val="0"/>
      <w:divBdr>
        <w:top w:val="none" w:sz="0" w:space="0" w:color="auto"/>
        <w:left w:val="none" w:sz="0" w:space="0" w:color="auto"/>
        <w:bottom w:val="none" w:sz="0" w:space="0" w:color="auto"/>
        <w:right w:val="none" w:sz="0" w:space="0" w:color="auto"/>
      </w:divBdr>
    </w:div>
    <w:div w:id="1452943297">
      <w:bodyDiv w:val="1"/>
      <w:marLeft w:val="0"/>
      <w:marRight w:val="0"/>
      <w:marTop w:val="0"/>
      <w:marBottom w:val="0"/>
      <w:divBdr>
        <w:top w:val="none" w:sz="0" w:space="0" w:color="auto"/>
        <w:left w:val="none" w:sz="0" w:space="0" w:color="auto"/>
        <w:bottom w:val="none" w:sz="0" w:space="0" w:color="auto"/>
        <w:right w:val="none" w:sz="0" w:space="0" w:color="auto"/>
      </w:divBdr>
    </w:div>
    <w:div w:id="1453674902">
      <w:bodyDiv w:val="1"/>
      <w:marLeft w:val="0"/>
      <w:marRight w:val="0"/>
      <w:marTop w:val="0"/>
      <w:marBottom w:val="0"/>
      <w:divBdr>
        <w:top w:val="none" w:sz="0" w:space="0" w:color="auto"/>
        <w:left w:val="none" w:sz="0" w:space="0" w:color="auto"/>
        <w:bottom w:val="none" w:sz="0" w:space="0" w:color="auto"/>
        <w:right w:val="none" w:sz="0" w:space="0" w:color="auto"/>
      </w:divBdr>
    </w:div>
    <w:div w:id="1459106845">
      <w:bodyDiv w:val="1"/>
      <w:marLeft w:val="0"/>
      <w:marRight w:val="0"/>
      <w:marTop w:val="0"/>
      <w:marBottom w:val="0"/>
      <w:divBdr>
        <w:top w:val="none" w:sz="0" w:space="0" w:color="auto"/>
        <w:left w:val="none" w:sz="0" w:space="0" w:color="auto"/>
        <w:bottom w:val="none" w:sz="0" w:space="0" w:color="auto"/>
        <w:right w:val="none" w:sz="0" w:space="0" w:color="auto"/>
      </w:divBdr>
    </w:div>
    <w:div w:id="1459373644">
      <w:bodyDiv w:val="1"/>
      <w:marLeft w:val="0"/>
      <w:marRight w:val="0"/>
      <w:marTop w:val="0"/>
      <w:marBottom w:val="0"/>
      <w:divBdr>
        <w:top w:val="none" w:sz="0" w:space="0" w:color="auto"/>
        <w:left w:val="none" w:sz="0" w:space="0" w:color="auto"/>
        <w:bottom w:val="none" w:sz="0" w:space="0" w:color="auto"/>
        <w:right w:val="none" w:sz="0" w:space="0" w:color="auto"/>
      </w:divBdr>
    </w:div>
    <w:div w:id="1459836804">
      <w:bodyDiv w:val="1"/>
      <w:marLeft w:val="0"/>
      <w:marRight w:val="0"/>
      <w:marTop w:val="0"/>
      <w:marBottom w:val="0"/>
      <w:divBdr>
        <w:top w:val="none" w:sz="0" w:space="0" w:color="auto"/>
        <w:left w:val="none" w:sz="0" w:space="0" w:color="auto"/>
        <w:bottom w:val="none" w:sz="0" w:space="0" w:color="auto"/>
        <w:right w:val="none" w:sz="0" w:space="0" w:color="auto"/>
      </w:divBdr>
    </w:div>
    <w:div w:id="1461419844">
      <w:bodyDiv w:val="1"/>
      <w:marLeft w:val="0"/>
      <w:marRight w:val="0"/>
      <w:marTop w:val="0"/>
      <w:marBottom w:val="0"/>
      <w:divBdr>
        <w:top w:val="none" w:sz="0" w:space="0" w:color="auto"/>
        <w:left w:val="none" w:sz="0" w:space="0" w:color="auto"/>
        <w:bottom w:val="none" w:sz="0" w:space="0" w:color="auto"/>
        <w:right w:val="none" w:sz="0" w:space="0" w:color="auto"/>
      </w:divBdr>
    </w:div>
    <w:div w:id="1465468840">
      <w:bodyDiv w:val="1"/>
      <w:marLeft w:val="0"/>
      <w:marRight w:val="0"/>
      <w:marTop w:val="0"/>
      <w:marBottom w:val="0"/>
      <w:divBdr>
        <w:top w:val="none" w:sz="0" w:space="0" w:color="auto"/>
        <w:left w:val="none" w:sz="0" w:space="0" w:color="auto"/>
        <w:bottom w:val="none" w:sz="0" w:space="0" w:color="auto"/>
        <w:right w:val="none" w:sz="0" w:space="0" w:color="auto"/>
      </w:divBdr>
    </w:div>
    <w:div w:id="1465729685">
      <w:bodyDiv w:val="1"/>
      <w:marLeft w:val="0"/>
      <w:marRight w:val="0"/>
      <w:marTop w:val="0"/>
      <w:marBottom w:val="0"/>
      <w:divBdr>
        <w:top w:val="none" w:sz="0" w:space="0" w:color="auto"/>
        <w:left w:val="none" w:sz="0" w:space="0" w:color="auto"/>
        <w:bottom w:val="none" w:sz="0" w:space="0" w:color="auto"/>
        <w:right w:val="none" w:sz="0" w:space="0" w:color="auto"/>
      </w:divBdr>
    </w:div>
    <w:div w:id="1466850251">
      <w:bodyDiv w:val="1"/>
      <w:marLeft w:val="0"/>
      <w:marRight w:val="0"/>
      <w:marTop w:val="0"/>
      <w:marBottom w:val="0"/>
      <w:divBdr>
        <w:top w:val="none" w:sz="0" w:space="0" w:color="auto"/>
        <w:left w:val="none" w:sz="0" w:space="0" w:color="auto"/>
        <w:bottom w:val="none" w:sz="0" w:space="0" w:color="auto"/>
        <w:right w:val="none" w:sz="0" w:space="0" w:color="auto"/>
      </w:divBdr>
    </w:div>
    <w:div w:id="1469317508">
      <w:bodyDiv w:val="1"/>
      <w:marLeft w:val="0"/>
      <w:marRight w:val="0"/>
      <w:marTop w:val="0"/>
      <w:marBottom w:val="0"/>
      <w:divBdr>
        <w:top w:val="none" w:sz="0" w:space="0" w:color="auto"/>
        <w:left w:val="none" w:sz="0" w:space="0" w:color="auto"/>
        <w:bottom w:val="none" w:sz="0" w:space="0" w:color="auto"/>
        <w:right w:val="none" w:sz="0" w:space="0" w:color="auto"/>
      </w:divBdr>
    </w:div>
    <w:div w:id="1471436689">
      <w:bodyDiv w:val="1"/>
      <w:marLeft w:val="0"/>
      <w:marRight w:val="0"/>
      <w:marTop w:val="0"/>
      <w:marBottom w:val="0"/>
      <w:divBdr>
        <w:top w:val="none" w:sz="0" w:space="0" w:color="auto"/>
        <w:left w:val="none" w:sz="0" w:space="0" w:color="auto"/>
        <w:bottom w:val="none" w:sz="0" w:space="0" w:color="auto"/>
        <w:right w:val="none" w:sz="0" w:space="0" w:color="auto"/>
      </w:divBdr>
    </w:div>
    <w:div w:id="1472820220">
      <w:bodyDiv w:val="1"/>
      <w:marLeft w:val="0"/>
      <w:marRight w:val="0"/>
      <w:marTop w:val="0"/>
      <w:marBottom w:val="0"/>
      <w:divBdr>
        <w:top w:val="none" w:sz="0" w:space="0" w:color="auto"/>
        <w:left w:val="none" w:sz="0" w:space="0" w:color="auto"/>
        <w:bottom w:val="none" w:sz="0" w:space="0" w:color="auto"/>
        <w:right w:val="none" w:sz="0" w:space="0" w:color="auto"/>
      </w:divBdr>
    </w:div>
    <w:div w:id="1474442126">
      <w:bodyDiv w:val="1"/>
      <w:marLeft w:val="0"/>
      <w:marRight w:val="0"/>
      <w:marTop w:val="0"/>
      <w:marBottom w:val="0"/>
      <w:divBdr>
        <w:top w:val="none" w:sz="0" w:space="0" w:color="auto"/>
        <w:left w:val="none" w:sz="0" w:space="0" w:color="auto"/>
        <w:bottom w:val="none" w:sz="0" w:space="0" w:color="auto"/>
        <w:right w:val="none" w:sz="0" w:space="0" w:color="auto"/>
      </w:divBdr>
    </w:div>
    <w:div w:id="1476028865">
      <w:bodyDiv w:val="1"/>
      <w:marLeft w:val="0"/>
      <w:marRight w:val="0"/>
      <w:marTop w:val="0"/>
      <w:marBottom w:val="0"/>
      <w:divBdr>
        <w:top w:val="none" w:sz="0" w:space="0" w:color="auto"/>
        <w:left w:val="none" w:sz="0" w:space="0" w:color="auto"/>
        <w:bottom w:val="none" w:sz="0" w:space="0" w:color="auto"/>
        <w:right w:val="none" w:sz="0" w:space="0" w:color="auto"/>
      </w:divBdr>
    </w:div>
    <w:div w:id="1477063495">
      <w:bodyDiv w:val="1"/>
      <w:marLeft w:val="0"/>
      <w:marRight w:val="0"/>
      <w:marTop w:val="0"/>
      <w:marBottom w:val="0"/>
      <w:divBdr>
        <w:top w:val="none" w:sz="0" w:space="0" w:color="auto"/>
        <w:left w:val="none" w:sz="0" w:space="0" w:color="auto"/>
        <w:bottom w:val="none" w:sz="0" w:space="0" w:color="auto"/>
        <w:right w:val="none" w:sz="0" w:space="0" w:color="auto"/>
      </w:divBdr>
    </w:div>
    <w:div w:id="1477532229">
      <w:bodyDiv w:val="1"/>
      <w:marLeft w:val="0"/>
      <w:marRight w:val="0"/>
      <w:marTop w:val="0"/>
      <w:marBottom w:val="0"/>
      <w:divBdr>
        <w:top w:val="none" w:sz="0" w:space="0" w:color="auto"/>
        <w:left w:val="none" w:sz="0" w:space="0" w:color="auto"/>
        <w:bottom w:val="none" w:sz="0" w:space="0" w:color="auto"/>
        <w:right w:val="none" w:sz="0" w:space="0" w:color="auto"/>
      </w:divBdr>
    </w:div>
    <w:div w:id="1481144971">
      <w:bodyDiv w:val="1"/>
      <w:marLeft w:val="0"/>
      <w:marRight w:val="0"/>
      <w:marTop w:val="0"/>
      <w:marBottom w:val="0"/>
      <w:divBdr>
        <w:top w:val="none" w:sz="0" w:space="0" w:color="auto"/>
        <w:left w:val="none" w:sz="0" w:space="0" w:color="auto"/>
        <w:bottom w:val="none" w:sz="0" w:space="0" w:color="auto"/>
        <w:right w:val="none" w:sz="0" w:space="0" w:color="auto"/>
      </w:divBdr>
    </w:div>
    <w:div w:id="1486317549">
      <w:bodyDiv w:val="1"/>
      <w:marLeft w:val="0"/>
      <w:marRight w:val="0"/>
      <w:marTop w:val="0"/>
      <w:marBottom w:val="0"/>
      <w:divBdr>
        <w:top w:val="none" w:sz="0" w:space="0" w:color="auto"/>
        <w:left w:val="none" w:sz="0" w:space="0" w:color="auto"/>
        <w:bottom w:val="none" w:sz="0" w:space="0" w:color="auto"/>
        <w:right w:val="none" w:sz="0" w:space="0" w:color="auto"/>
      </w:divBdr>
    </w:div>
    <w:div w:id="1490831929">
      <w:bodyDiv w:val="1"/>
      <w:marLeft w:val="0"/>
      <w:marRight w:val="0"/>
      <w:marTop w:val="0"/>
      <w:marBottom w:val="0"/>
      <w:divBdr>
        <w:top w:val="none" w:sz="0" w:space="0" w:color="auto"/>
        <w:left w:val="none" w:sz="0" w:space="0" w:color="auto"/>
        <w:bottom w:val="none" w:sz="0" w:space="0" w:color="auto"/>
        <w:right w:val="none" w:sz="0" w:space="0" w:color="auto"/>
      </w:divBdr>
    </w:div>
    <w:div w:id="1491291464">
      <w:bodyDiv w:val="1"/>
      <w:marLeft w:val="0"/>
      <w:marRight w:val="0"/>
      <w:marTop w:val="0"/>
      <w:marBottom w:val="0"/>
      <w:divBdr>
        <w:top w:val="none" w:sz="0" w:space="0" w:color="auto"/>
        <w:left w:val="none" w:sz="0" w:space="0" w:color="auto"/>
        <w:bottom w:val="none" w:sz="0" w:space="0" w:color="auto"/>
        <w:right w:val="none" w:sz="0" w:space="0" w:color="auto"/>
      </w:divBdr>
    </w:div>
    <w:div w:id="1491479183">
      <w:bodyDiv w:val="1"/>
      <w:marLeft w:val="0"/>
      <w:marRight w:val="0"/>
      <w:marTop w:val="0"/>
      <w:marBottom w:val="0"/>
      <w:divBdr>
        <w:top w:val="none" w:sz="0" w:space="0" w:color="auto"/>
        <w:left w:val="none" w:sz="0" w:space="0" w:color="auto"/>
        <w:bottom w:val="none" w:sz="0" w:space="0" w:color="auto"/>
        <w:right w:val="none" w:sz="0" w:space="0" w:color="auto"/>
      </w:divBdr>
    </w:div>
    <w:div w:id="1491677824">
      <w:bodyDiv w:val="1"/>
      <w:marLeft w:val="0"/>
      <w:marRight w:val="0"/>
      <w:marTop w:val="0"/>
      <w:marBottom w:val="0"/>
      <w:divBdr>
        <w:top w:val="none" w:sz="0" w:space="0" w:color="auto"/>
        <w:left w:val="none" w:sz="0" w:space="0" w:color="auto"/>
        <w:bottom w:val="none" w:sz="0" w:space="0" w:color="auto"/>
        <w:right w:val="none" w:sz="0" w:space="0" w:color="auto"/>
      </w:divBdr>
    </w:div>
    <w:div w:id="1493329541">
      <w:bodyDiv w:val="1"/>
      <w:marLeft w:val="0"/>
      <w:marRight w:val="0"/>
      <w:marTop w:val="0"/>
      <w:marBottom w:val="0"/>
      <w:divBdr>
        <w:top w:val="none" w:sz="0" w:space="0" w:color="auto"/>
        <w:left w:val="none" w:sz="0" w:space="0" w:color="auto"/>
        <w:bottom w:val="none" w:sz="0" w:space="0" w:color="auto"/>
        <w:right w:val="none" w:sz="0" w:space="0" w:color="auto"/>
      </w:divBdr>
    </w:div>
    <w:div w:id="1494948799">
      <w:bodyDiv w:val="1"/>
      <w:marLeft w:val="0"/>
      <w:marRight w:val="0"/>
      <w:marTop w:val="0"/>
      <w:marBottom w:val="0"/>
      <w:divBdr>
        <w:top w:val="none" w:sz="0" w:space="0" w:color="auto"/>
        <w:left w:val="none" w:sz="0" w:space="0" w:color="auto"/>
        <w:bottom w:val="none" w:sz="0" w:space="0" w:color="auto"/>
        <w:right w:val="none" w:sz="0" w:space="0" w:color="auto"/>
      </w:divBdr>
    </w:div>
    <w:div w:id="1495297820">
      <w:bodyDiv w:val="1"/>
      <w:marLeft w:val="0"/>
      <w:marRight w:val="0"/>
      <w:marTop w:val="0"/>
      <w:marBottom w:val="0"/>
      <w:divBdr>
        <w:top w:val="none" w:sz="0" w:space="0" w:color="auto"/>
        <w:left w:val="none" w:sz="0" w:space="0" w:color="auto"/>
        <w:bottom w:val="none" w:sz="0" w:space="0" w:color="auto"/>
        <w:right w:val="none" w:sz="0" w:space="0" w:color="auto"/>
      </w:divBdr>
    </w:div>
    <w:div w:id="1498883518">
      <w:bodyDiv w:val="1"/>
      <w:marLeft w:val="0"/>
      <w:marRight w:val="0"/>
      <w:marTop w:val="0"/>
      <w:marBottom w:val="0"/>
      <w:divBdr>
        <w:top w:val="none" w:sz="0" w:space="0" w:color="auto"/>
        <w:left w:val="none" w:sz="0" w:space="0" w:color="auto"/>
        <w:bottom w:val="none" w:sz="0" w:space="0" w:color="auto"/>
        <w:right w:val="none" w:sz="0" w:space="0" w:color="auto"/>
      </w:divBdr>
    </w:div>
    <w:div w:id="1500342773">
      <w:bodyDiv w:val="1"/>
      <w:marLeft w:val="0"/>
      <w:marRight w:val="0"/>
      <w:marTop w:val="0"/>
      <w:marBottom w:val="0"/>
      <w:divBdr>
        <w:top w:val="none" w:sz="0" w:space="0" w:color="auto"/>
        <w:left w:val="none" w:sz="0" w:space="0" w:color="auto"/>
        <w:bottom w:val="none" w:sz="0" w:space="0" w:color="auto"/>
        <w:right w:val="none" w:sz="0" w:space="0" w:color="auto"/>
      </w:divBdr>
    </w:div>
    <w:div w:id="1501457932">
      <w:bodyDiv w:val="1"/>
      <w:marLeft w:val="0"/>
      <w:marRight w:val="0"/>
      <w:marTop w:val="0"/>
      <w:marBottom w:val="0"/>
      <w:divBdr>
        <w:top w:val="none" w:sz="0" w:space="0" w:color="auto"/>
        <w:left w:val="none" w:sz="0" w:space="0" w:color="auto"/>
        <w:bottom w:val="none" w:sz="0" w:space="0" w:color="auto"/>
        <w:right w:val="none" w:sz="0" w:space="0" w:color="auto"/>
      </w:divBdr>
    </w:div>
    <w:div w:id="1503936187">
      <w:bodyDiv w:val="1"/>
      <w:marLeft w:val="0"/>
      <w:marRight w:val="0"/>
      <w:marTop w:val="0"/>
      <w:marBottom w:val="0"/>
      <w:divBdr>
        <w:top w:val="none" w:sz="0" w:space="0" w:color="auto"/>
        <w:left w:val="none" w:sz="0" w:space="0" w:color="auto"/>
        <w:bottom w:val="none" w:sz="0" w:space="0" w:color="auto"/>
        <w:right w:val="none" w:sz="0" w:space="0" w:color="auto"/>
      </w:divBdr>
    </w:div>
    <w:div w:id="1504514235">
      <w:bodyDiv w:val="1"/>
      <w:marLeft w:val="0"/>
      <w:marRight w:val="0"/>
      <w:marTop w:val="0"/>
      <w:marBottom w:val="0"/>
      <w:divBdr>
        <w:top w:val="none" w:sz="0" w:space="0" w:color="auto"/>
        <w:left w:val="none" w:sz="0" w:space="0" w:color="auto"/>
        <w:bottom w:val="none" w:sz="0" w:space="0" w:color="auto"/>
        <w:right w:val="none" w:sz="0" w:space="0" w:color="auto"/>
      </w:divBdr>
    </w:div>
    <w:div w:id="1506743839">
      <w:bodyDiv w:val="1"/>
      <w:marLeft w:val="0"/>
      <w:marRight w:val="0"/>
      <w:marTop w:val="0"/>
      <w:marBottom w:val="0"/>
      <w:divBdr>
        <w:top w:val="none" w:sz="0" w:space="0" w:color="auto"/>
        <w:left w:val="none" w:sz="0" w:space="0" w:color="auto"/>
        <w:bottom w:val="none" w:sz="0" w:space="0" w:color="auto"/>
        <w:right w:val="none" w:sz="0" w:space="0" w:color="auto"/>
      </w:divBdr>
    </w:div>
    <w:div w:id="1508517186">
      <w:bodyDiv w:val="1"/>
      <w:marLeft w:val="0"/>
      <w:marRight w:val="0"/>
      <w:marTop w:val="0"/>
      <w:marBottom w:val="0"/>
      <w:divBdr>
        <w:top w:val="none" w:sz="0" w:space="0" w:color="auto"/>
        <w:left w:val="none" w:sz="0" w:space="0" w:color="auto"/>
        <w:bottom w:val="none" w:sz="0" w:space="0" w:color="auto"/>
        <w:right w:val="none" w:sz="0" w:space="0" w:color="auto"/>
      </w:divBdr>
    </w:div>
    <w:div w:id="1513061863">
      <w:bodyDiv w:val="1"/>
      <w:marLeft w:val="0"/>
      <w:marRight w:val="0"/>
      <w:marTop w:val="0"/>
      <w:marBottom w:val="0"/>
      <w:divBdr>
        <w:top w:val="none" w:sz="0" w:space="0" w:color="auto"/>
        <w:left w:val="none" w:sz="0" w:space="0" w:color="auto"/>
        <w:bottom w:val="none" w:sz="0" w:space="0" w:color="auto"/>
        <w:right w:val="none" w:sz="0" w:space="0" w:color="auto"/>
      </w:divBdr>
    </w:div>
    <w:div w:id="1516921584">
      <w:bodyDiv w:val="1"/>
      <w:marLeft w:val="0"/>
      <w:marRight w:val="0"/>
      <w:marTop w:val="0"/>
      <w:marBottom w:val="0"/>
      <w:divBdr>
        <w:top w:val="none" w:sz="0" w:space="0" w:color="auto"/>
        <w:left w:val="none" w:sz="0" w:space="0" w:color="auto"/>
        <w:bottom w:val="none" w:sz="0" w:space="0" w:color="auto"/>
        <w:right w:val="none" w:sz="0" w:space="0" w:color="auto"/>
      </w:divBdr>
    </w:div>
    <w:div w:id="1520581652">
      <w:bodyDiv w:val="1"/>
      <w:marLeft w:val="0"/>
      <w:marRight w:val="0"/>
      <w:marTop w:val="0"/>
      <w:marBottom w:val="0"/>
      <w:divBdr>
        <w:top w:val="none" w:sz="0" w:space="0" w:color="auto"/>
        <w:left w:val="none" w:sz="0" w:space="0" w:color="auto"/>
        <w:bottom w:val="none" w:sz="0" w:space="0" w:color="auto"/>
        <w:right w:val="none" w:sz="0" w:space="0" w:color="auto"/>
      </w:divBdr>
    </w:div>
    <w:div w:id="1523932539">
      <w:bodyDiv w:val="1"/>
      <w:marLeft w:val="0"/>
      <w:marRight w:val="0"/>
      <w:marTop w:val="0"/>
      <w:marBottom w:val="0"/>
      <w:divBdr>
        <w:top w:val="none" w:sz="0" w:space="0" w:color="auto"/>
        <w:left w:val="none" w:sz="0" w:space="0" w:color="auto"/>
        <w:bottom w:val="none" w:sz="0" w:space="0" w:color="auto"/>
        <w:right w:val="none" w:sz="0" w:space="0" w:color="auto"/>
      </w:divBdr>
    </w:div>
    <w:div w:id="1524662079">
      <w:bodyDiv w:val="1"/>
      <w:marLeft w:val="0"/>
      <w:marRight w:val="0"/>
      <w:marTop w:val="0"/>
      <w:marBottom w:val="0"/>
      <w:divBdr>
        <w:top w:val="none" w:sz="0" w:space="0" w:color="auto"/>
        <w:left w:val="none" w:sz="0" w:space="0" w:color="auto"/>
        <w:bottom w:val="none" w:sz="0" w:space="0" w:color="auto"/>
        <w:right w:val="none" w:sz="0" w:space="0" w:color="auto"/>
      </w:divBdr>
    </w:div>
    <w:div w:id="1526749764">
      <w:bodyDiv w:val="1"/>
      <w:marLeft w:val="0"/>
      <w:marRight w:val="0"/>
      <w:marTop w:val="0"/>
      <w:marBottom w:val="0"/>
      <w:divBdr>
        <w:top w:val="none" w:sz="0" w:space="0" w:color="auto"/>
        <w:left w:val="none" w:sz="0" w:space="0" w:color="auto"/>
        <w:bottom w:val="none" w:sz="0" w:space="0" w:color="auto"/>
        <w:right w:val="none" w:sz="0" w:space="0" w:color="auto"/>
      </w:divBdr>
    </w:div>
    <w:div w:id="1530333236">
      <w:bodyDiv w:val="1"/>
      <w:marLeft w:val="0"/>
      <w:marRight w:val="0"/>
      <w:marTop w:val="0"/>
      <w:marBottom w:val="0"/>
      <w:divBdr>
        <w:top w:val="none" w:sz="0" w:space="0" w:color="auto"/>
        <w:left w:val="none" w:sz="0" w:space="0" w:color="auto"/>
        <w:bottom w:val="none" w:sz="0" w:space="0" w:color="auto"/>
        <w:right w:val="none" w:sz="0" w:space="0" w:color="auto"/>
      </w:divBdr>
    </w:div>
    <w:div w:id="1536237915">
      <w:bodyDiv w:val="1"/>
      <w:marLeft w:val="0"/>
      <w:marRight w:val="0"/>
      <w:marTop w:val="0"/>
      <w:marBottom w:val="0"/>
      <w:divBdr>
        <w:top w:val="none" w:sz="0" w:space="0" w:color="auto"/>
        <w:left w:val="none" w:sz="0" w:space="0" w:color="auto"/>
        <w:bottom w:val="none" w:sz="0" w:space="0" w:color="auto"/>
        <w:right w:val="none" w:sz="0" w:space="0" w:color="auto"/>
      </w:divBdr>
    </w:div>
    <w:div w:id="1539664583">
      <w:bodyDiv w:val="1"/>
      <w:marLeft w:val="0"/>
      <w:marRight w:val="0"/>
      <w:marTop w:val="0"/>
      <w:marBottom w:val="0"/>
      <w:divBdr>
        <w:top w:val="none" w:sz="0" w:space="0" w:color="auto"/>
        <w:left w:val="none" w:sz="0" w:space="0" w:color="auto"/>
        <w:bottom w:val="none" w:sz="0" w:space="0" w:color="auto"/>
        <w:right w:val="none" w:sz="0" w:space="0" w:color="auto"/>
      </w:divBdr>
    </w:div>
    <w:div w:id="1548950116">
      <w:bodyDiv w:val="1"/>
      <w:marLeft w:val="0"/>
      <w:marRight w:val="0"/>
      <w:marTop w:val="0"/>
      <w:marBottom w:val="0"/>
      <w:divBdr>
        <w:top w:val="none" w:sz="0" w:space="0" w:color="auto"/>
        <w:left w:val="none" w:sz="0" w:space="0" w:color="auto"/>
        <w:bottom w:val="none" w:sz="0" w:space="0" w:color="auto"/>
        <w:right w:val="none" w:sz="0" w:space="0" w:color="auto"/>
      </w:divBdr>
    </w:div>
    <w:div w:id="1549075244">
      <w:bodyDiv w:val="1"/>
      <w:marLeft w:val="0"/>
      <w:marRight w:val="0"/>
      <w:marTop w:val="0"/>
      <w:marBottom w:val="0"/>
      <w:divBdr>
        <w:top w:val="none" w:sz="0" w:space="0" w:color="auto"/>
        <w:left w:val="none" w:sz="0" w:space="0" w:color="auto"/>
        <w:bottom w:val="none" w:sz="0" w:space="0" w:color="auto"/>
        <w:right w:val="none" w:sz="0" w:space="0" w:color="auto"/>
      </w:divBdr>
    </w:div>
    <w:div w:id="1550065721">
      <w:bodyDiv w:val="1"/>
      <w:marLeft w:val="0"/>
      <w:marRight w:val="0"/>
      <w:marTop w:val="0"/>
      <w:marBottom w:val="0"/>
      <w:divBdr>
        <w:top w:val="none" w:sz="0" w:space="0" w:color="auto"/>
        <w:left w:val="none" w:sz="0" w:space="0" w:color="auto"/>
        <w:bottom w:val="none" w:sz="0" w:space="0" w:color="auto"/>
        <w:right w:val="none" w:sz="0" w:space="0" w:color="auto"/>
      </w:divBdr>
    </w:div>
    <w:div w:id="1552958009">
      <w:bodyDiv w:val="1"/>
      <w:marLeft w:val="0"/>
      <w:marRight w:val="0"/>
      <w:marTop w:val="0"/>
      <w:marBottom w:val="0"/>
      <w:divBdr>
        <w:top w:val="none" w:sz="0" w:space="0" w:color="auto"/>
        <w:left w:val="none" w:sz="0" w:space="0" w:color="auto"/>
        <w:bottom w:val="none" w:sz="0" w:space="0" w:color="auto"/>
        <w:right w:val="none" w:sz="0" w:space="0" w:color="auto"/>
      </w:divBdr>
    </w:div>
    <w:div w:id="1554345138">
      <w:bodyDiv w:val="1"/>
      <w:marLeft w:val="0"/>
      <w:marRight w:val="0"/>
      <w:marTop w:val="0"/>
      <w:marBottom w:val="0"/>
      <w:divBdr>
        <w:top w:val="none" w:sz="0" w:space="0" w:color="auto"/>
        <w:left w:val="none" w:sz="0" w:space="0" w:color="auto"/>
        <w:bottom w:val="none" w:sz="0" w:space="0" w:color="auto"/>
        <w:right w:val="none" w:sz="0" w:space="0" w:color="auto"/>
      </w:divBdr>
    </w:div>
    <w:div w:id="1554609838">
      <w:bodyDiv w:val="1"/>
      <w:marLeft w:val="0"/>
      <w:marRight w:val="0"/>
      <w:marTop w:val="0"/>
      <w:marBottom w:val="0"/>
      <w:divBdr>
        <w:top w:val="none" w:sz="0" w:space="0" w:color="auto"/>
        <w:left w:val="none" w:sz="0" w:space="0" w:color="auto"/>
        <w:bottom w:val="none" w:sz="0" w:space="0" w:color="auto"/>
        <w:right w:val="none" w:sz="0" w:space="0" w:color="auto"/>
      </w:divBdr>
    </w:div>
    <w:div w:id="1555652959">
      <w:bodyDiv w:val="1"/>
      <w:marLeft w:val="0"/>
      <w:marRight w:val="0"/>
      <w:marTop w:val="0"/>
      <w:marBottom w:val="0"/>
      <w:divBdr>
        <w:top w:val="none" w:sz="0" w:space="0" w:color="auto"/>
        <w:left w:val="none" w:sz="0" w:space="0" w:color="auto"/>
        <w:bottom w:val="none" w:sz="0" w:space="0" w:color="auto"/>
        <w:right w:val="none" w:sz="0" w:space="0" w:color="auto"/>
      </w:divBdr>
    </w:div>
    <w:div w:id="1558514892">
      <w:bodyDiv w:val="1"/>
      <w:marLeft w:val="0"/>
      <w:marRight w:val="0"/>
      <w:marTop w:val="0"/>
      <w:marBottom w:val="0"/>
      <w:divBdr>
        <w:top w:val="none" w:sz="0" w:space="0" w:color="auto"/>
        <w:left w:val="none" w:sz="0" w:space="0" w:color="auto"/>
        <w:bottom w:val="none" w:sz="0" w:space="0" w:color="auto"/>
        <w:right w:val="none" w:sz="0" w:space="0" w:color="auto"/>
      </w:divBdr>
    </w:div>
    <w:div w:id="1559365427">
      <w:bodyDiv w:val="1"/>
      <w:marLeft w:val="0"/>
      <w:marRight w:val="0"/>
      <w:marTop w:val="0"/>
      <w:marBottom w:val="0"/>
      <w:divBdr>
        <w:top w:val="none" w:sz="0" w:space="0" w:color="auto"/>
        <w:left w:val="none" w:sz="0" w:space="0" w:color="auto"/>
        <w:bottom w:val="none" w:sz="0" w:space="0" w:color="auto"/>
        <w:right w:val="none" w:sz="0" w:space="0" w:color="auto"/>
      </w:divBdr>
    </w:div>
    <w:div w:id="1559704705">
      <w:bodyDiv w:val="1"/>
      <w:marLeft w:val="0"/>
      <w:marRight w:val="0"/>
      <w:marTop w:val="0"/>
      <w:marBottom w:val="0"/>
      <w:divBdr>
        <w:top w:val="none" w:sz="0" w:space="0" w:color="auto"/>
        <w:left w:val="none" w:sz="0" w:space="0" w:color="auto"/>
        <w:bottom w:val="none" w:sz="0" w:space="0" w:color="auto"/>
        <w:right w:val="none" w:sz="0" w:space="0" w:color="auto"/>
      </w:divBdr>
    </w:div>
    <w:div w:id="1560021321">
      <w:bodyDiv w:val="1"/>
      <w:marLeft w:val="0"/>
      <w:marRight w:val="0"/>
      <w:marTop w:val="0"/>
      <w:marBottom w:val="0"/>
      <w:divBdr>
        <w:top w:val="none" w:sz="0" w:space="0" w:color="auto"/>
        <w:left w:val="none" w:sz="0" w:space="0" w:color="auto"/>
        <w:bottom w:val="none" w:sz="0" w:space="0" w:color="auto"/>
        <w:right w:val="none" w:sz="0" w:space="0" w:color="auto"/>
      </w:divBdr>
    </w:div>
    <w:div w:id="1560246589">
      <w:bodyDiv w:val="1"/>
      <w:marLeft w:val="0"/>
      <w:marRight w:val="0"/>
      <w:marTop w:val="0"/>
      <w:marBottom w:val="0"/>
      <w:divBdr>
        <w:top w:val="none" w:sz="0" w:space="0" w:color="auto"/>
        <w:left w:val="none" w:sz="0" w:space="0" w:color="auto"/>
        <w:bottom w:val="none" w:sz="0" w:space="0" w:color="auto"/>
        <w:right w:val="none" w:sz="0" w:space="0" w:color="auto"/>
      </w:divBdr>
    </w:div>
    <w:div w:id="1560552745">
      <w:bodyDiv w:val="1"/>
      <w:marLeft w:val="0"/>
      <w:marRight w:val="0"/>
      <w:marTop w:val="0"/>
      <w:marBottom w:val="0"/>
      <w:divBdr>
        <w:top w:val="none" w:sz="0" w:space="0" w:color="auto"/>
        <w:left w:val="none" w:sz="0" w:space="0" w:color="auto"/>
        <w:bottom w:val="none" w:sz="0" w:space="0" w:color="auto"/>
        <w:right w:val="none" w:sz="0" w:space="0" w:color="auto"/>
      </w:divBdr>
    </w:div>
    <w:div w:id="1561480260">
      <w:bodyDiv w:val="1"/>
      <w:marLeft w:val="0"/>
      <w:marRight w:val="0"/>
      <w:marTop w:val="0"/>
      <w:marBottom w:val="0"/>
      <w:divBdr>
        <w:top w:val="none" w:sz="0" w:space="0" w:color="auto"/>
        <w:left w:val="none" w:sz="0" w:space="0" w:color="auto"/>
        <w:bottom w:val="none" w:sz="0" w:space="0" w:color="auto"/>
        <w:right w:val="none" w:sz="0" w:space="0" w:color="auto"/>
      </w:divBdr>
    </w:div>
    <w:div w:id="1565221048">
      <w:bodyDiv w:val="1"/>
      <w:marLeft w:val="0"/>
      <w:marRight w:val="0"/>
      <w:marTop w:val="0"/>
      <w:marBottom w:val="0"/>
      <w:divBdr>
        <w:top w:val="none" w:sz="0" w:space="0" w:color="auto"/>
        <w:left w:val="none" w:sz="0" w:space="0" w:color="auto"/>
        <w:bottom w:val="none" w:sz="0" w:space="0" w:color="auto"/>
        <w:right w:val="none" w:sz="0" w:space="0" w:color="auto"/>
      </w:divBdr>
    </w:div>
    <w:div w:id="1570845143">
      <w:bodyDiv w:val="1"/>
      <w:marLeft w:val="0"/>
      <w:marRight w:val="0"/>
      <w:marTop w:val="0"/>
      <w:marBottom w:val="0"/>
      <w:divBdr>
        <w:top w:val="none" w:sz="0" w:space="0" w:color="auto"/>
        <w:left w:val="none" w:sz="0" w:space="0" w:color="auto"/>
        <w:bottom w:val="none" w:sz="0" w:space="0" w:color="auto"/>
        <w:right w:val="none" w:sz="0" w:space="0" w:color="auto"/>
      </w:divBdr>
    </w:div>
    <w:div w:id="1574849126">
      <w:bodyDiv w:val="1"/>
      <w:marLeft w:val="0"/>
      <w:marRight w:val="0"/>
      <w:marTop w:val="0"/>
      <w:marBottom w:val="0"/>
      <w:divBdr>
        <w:top w:val="none" w:sz="0" w:space="0" w:color="auto"/>
        <w:left w:val="none" w:sz="0" w:space="0" w:color="auto"/>
        <w:bottom w:val="none" w:sz="0" w:space="0" w:color="auto"/>
        <w:right w:val="none" w:sz="0" w:space="0" w:color="auto"/>
      </w:divBdr>
    </w:div>
    <w:div w:id="1581132865">
      <w:bodyDiv w:val="1"/>
      <w:marLeft w:val="0"/>
      <w:marRight w:val="0"/>
      <w:marTop w:val="0"/>
      <w:marBottom w:val="0"/>
      <w:divBdr>
        <w:top w:val="none" w:sz="0" w:space="0" w:color="auto"/>
        <w:left w:val="none" w:sz="0" w:space="0" w:color="auto"/>
        <w:bottom w:val="none" w:sz="0" w:space="0" w:color="auto"/>
        <w:right w:val="none" w:sz="0" w:space="0" w:color="auto"/>
      </w:divBdr>
    </w:div>
    <w:div w:id="1583641152">
      <w:bodyDiv w:val="1"/>
      <w:marLeft w:val="0"/>
      <w:marRight w:val="0"/>
      <w:marTop w:val="0"/>
      <w:marBottom w:val="0"/>
      <w:divBdr>
        <w:top w:val="none" w:sz="0" w:space="0" w:color="auto"/>
        <w:left w:val="none" w:sz="0" w:space="0" w:color="auto"/>
        <w:bottom w:val="none" w:sz="0" w:space="0" w:color="auto"/>
        <w:right w:val="none" w:sz="0" w:space="0" w:color="auto"/>
      </w:divBdr>
    </w:div>
    <w:div w:id="1584799892">
      <w:bodyDiv w:val="1"/>
      <w:marLeft w:val="0"/>
      <w:marRight w:val="0"/>
      <w:marTop w:val="0"/>
      <w:marBottom w:val="0"/>
      <w:divBdr>
        <w:top w:val="none" w:sz="0" w:space="0" w:color="auto"/>
        <w:left w:val="none" w:sz="0" w:space="0" w:color="auto"/>
        <w:bottom w:val="none" w:sz="0" w:space="0" w:color="auto"/>
        <w:right w:val="none" w:sz="0" w:space="0" w:color="auto"/>
      </w:divBdr>
    </w:div>
    <w:div w:id="1585148379">
      <w:bodyDiv w:val="1"/>
      <w:marLeft w:val="0"/>
      <w:marRight w:val="0"/>
      <w:marTop w:val="0"/>
      <w:marBottom w:val="0"/>
      <w:divBdr>
        <w:top w:val="none" w:sz="0" w:space="0" w:color="auto"/>
        <w:left w:val="none" w:sz="0" w:space="0" w:color="auto"/>
        <w:bottom w:val="none" w:sz="0" w:space="0" w:color="auto"/>
        <w:right w:val="none" w:sz="0" w:space="0" w:color="auto"/>
      </w:divBdr>
    </w:div>
    <w:div w:id="1585258604">
      <w:bodyDiv w:val="1"/>
      <w:marLeft w:val="0"/>
      <w:marRight w:val="0"/>
      <w:marTop w:val="0"/>
      <w:marBottom w:val="0"/>
      <w:divBdr>
        <w:top w:val="none" w:sz="0" w:space="0" w:color="auto"/>
        <w:left w:val="none" w:sz="0" w:space="0" w:color="auto"/>
        <w:bottom w:val="none" w:sz="0" w:space="0" w:color="auto"/>
        <w:right w:val="none" w:sz="0" w:space="0" w:color="auto"/>
      </w:divBdr>
    </w:div>
    <w:div w:id="1586763499">
      <w:bodyDiv w:val="1"/>
      <w:marLeft w:val="0"/>
      <w:marRight w:val="0"/>
      <w:marTop w:val="0"/>
      <w:marBottom w:val="0"/>
      <w:divBdr>
        <w:top w:val="none" w:sz="0" w:space="0" w:color="auto"/>
        <w:left w:val="none" w:sz="0" w:space="0" w:color="auto"/>
        <w:bottom w:val="none" w:sz="0" w:space="0" w:color="auto"/>
        <w:right w:val="none" w:sz="0" w:space="0" w:color="auto"/>
      </w:divBdr>
    </w:div>
    <w:div w:id="1593201718">
      <w:bodyDiv w:val="1"/>
      <w:marLeft w:val="0"/>
      <w:marRight w:val="0"/>
      <w:marTop w:val="0"/>
      <w:marBottom w:val="0"/>
      <w:divBdr>
        <w:top w:val="none" w:sz="0" w:space="0" w:color="auto"/>
        <w:left w:val="none" w:sz="0" w:space="0" w:color="auto"/>
        <w:bottom w:val="none" w:sz="0" w:space="0" w:color="auto"/>
        <w:right w:val="none" w:sz="0" w:space="0" w:color="auto"/>
      </w:divBdr>
    </w:div>
    <w:div w:id="1593733046">
      <w:bodyDiv w:val="1"/>
      <w:marLeft w:val="0"/>
      <w:marRight w:val="0"/>
      <w:marTop w:val="0"/>
      <w:marBottom w:val="0"/>
      <w:divBdr>
        <w:top w:val="none" w:sz="0" w:space="0" w:color="auto"/>
        <w:left w:val="none" w:sz="0" w:space="0" w:color="auto"/>
        <w:bottom w:val="none" w:sz="0" w:space="0" w:color="auto"/>
        <w:right w:val="none" w:sz="0" w:space="0" w:color="auto"/>
      </w:divBdr>
    </w:div>
    <w:div w:id="1594850387">
      <w:bodyDiv w:val="1"/>
      <w:marLeft w:val="0"/>
      <w:marRight w:val="0"/>
      <w:marTop w:val="0"/>
      <w:marBottom w:val="0"/>
      <w:divBdr>
        <w:top w:val="none" w:sz="0" w:space="0" w:color="auto"/>
        <w:left w:val="none" w:sz="0" w:space="0" w:color="auto"/>
        <w:bottom w:val="none" w:sz="0" w:space="0" w:color="auto"/>
        <w:right w:val="none" w:sz="0" w:space="0" w:color="auto"/>
      </w:divBdr>
    </w:div>
    <w:div w:id="1612853322">
      <w:bodyDiv w:val="1"/>
      <w:marLeft w:val="0"/>
      <w:marRight w:val="0"/>
      <w:marTop w:val="0"/>
      <w:marBottom w:val="0"/>
      <w:divBdr>
        <w:top w:val="none" w:sz="0" w:space="0" w:color="auto"/>
        <w:left w:val="none" w:sz="0" w:space="0" w:color="auto"/>
        <w:bottom w:val="none" w:sz="0" w:space="0" w:color="auto"/>
        <w:right w:val="none" w:sz="0" w:space="0" w:color="auto"/>
      </w:divBdr>
    </w:div>
    <w:div w:id="1613317622">
      <w:bodyDiv w:val="1"/>
      <w:marLeft w:val="0"/>
      <w:marRight w:val="0"/>
      <w:marTop w:val="0"/>
      <w:marBottom w:val="0"/>
      <w:divBdr>
        <w:top w:val="none" w:sz="0" w:space="0" w:color="auto"/>
        <w:left w:val="none" w:sz="0" w:space="0" w:color="auto"/>
        <w:bottom w:val="none" w:sz="0" w:space="0" w:color="auto"/>
        <w:right w:val="none" w:sz="0" w:space="0" w:color="auto"/>
      </w:divBdr>
    </w:div>
    <w:div w:id="1614551197">
      <w:bodyDiv w:val="1"/>
      <w:marLeft w:val="0"/>
      <w:marRight w:val="0"/>
      <w:marTop w:val="0"/>
      <w:marBottom w:val="0"/>
      <w:divBdr>
        <w:top w:val="none" w:sz="0" w:space="0" w:color="auto"/>
        <w:left w:val="none" w:sz="0" w:space="0" w:color="auto"/>
        <w:bottom w:val="none" w:sz="0" w:space="0" w:color="auto"/>
        <w:right w:val="none" w:sz="0" w:space="0" w:color="auto"/>
      </w:divBdr>
    </w:div>
    <w:div w:id="1628782586">
      <w:bodyDiv w:val="1"/>
      <w:marLeft w:val="0"/>
      <w:marRight w:val="0"/>
      <w:marTop w:val="0"/>
      <w:marBottom w:val="0"/>
      <w:divBdr>
        <w:top w:val="none" w:sz="0" w:space="0" w:color="auto"/>
        <w:left w:val="none" w:sz="0" w:space="0" w:color="auto"/>
        <w:bottom w:val="none" w:sz="0" w:space="0" w:color="auto"/>
        <w:right w:val="none" w:sz="0" w:space="0" w:color="auto"/>
      </w:divBdr>
    </w:div>
    <w:div w:id="1629122917">
      <w:bodyDiv w:val="1"/>
      <w:marLeft w:val="0"/>
      <w:marRight w:val="0"/>
      <w:marTop w:val="0"/>
      <w:marBottom w:val="0"/>
      <w:divBdr>
        <w:top w:val="none" w:sz="0" w:space="0" w:color="auto"/>
        <w:left w:val="none" w:sz="0" w:space="0" w:color="auto"/>
        <w:bottom w:val="none" w:sz="0" w:space="0" w:color="auto"/>
        <w:right w:val="none" w:sz="0" w:space="0" w:color="auto"/>
      </w:divBdr>
    </w:div>
    <w:div w:id="1630627955">
      <w:bodyDiv w:val="1"/>
      <w:marLeft w:val="0"/>
      <w:marRight w:val="0"/>
      <w:marTop w:val="0"/>
      <w:marBottom w:val="0"/>
      <w:divBdr>
        <w:top w:val="none" w:sz="0" w:space="0" w:color="auto"/>
        <w:left w:val="none" w:sz="0" w:space="0" w:color="auto"/>
        <w:bottom w:val="none" w:sz="0" w:space="0" w:color="auto"/>
        <w:right w:val="none" w:sz="0" w:space="0" w:color="auto"/>
      </w:divBdr>
    </w:div>
    <w:div w:id="1634018229">
      <w:bodyDiv w:val="1"/>
      <w:marLeft w:val="0"/>
      <w:marRight w:val="0"/>
      <w:marTop w:val="0"/>
      <w:marBottom w:val="0"/>
      <w:divBdr>
        <w:top w:val="none" w:sz="0" w:space="0" w:color="auto"/>
        <w:left w:val="none" w:sz="0" w:space="0" w:color="auto"/>
        <w:bottom w:val="none" w:sz="0" w:space="0" w:color="auto"/>
        <w:right w:val="none" w:sz="0" w:space="0" w:color="auto"/>
      </w:divBdr>
    </w:div>
    <w:div w:id="1640920424">
      <w:bodyDiv w:val="1"/>
      <w:marLeft w:val="0"/>
      <w:marRight w:val="0"/>
      <w:marTop w:val="0"/>
      <w:marBottom w:val="0"/>
      <w:divBdr>
        <w:top w:val="none" w:sz="0" w:space="0" w:color="auto"/>
        <w:left w:val="none" w:sz="0" w:space="0" w:color="auto"/>
        <w:bottom w:val="none" w:sz="0" w:space="0" w:color="auto"/>
        <w:right w:val="none" w:sz="0" w:space="0" w:color="auto"/>
      </w:divBdr>
    </w:div>
    <w:div w:id="1642155275">
      <w:bodyDiv w:val="1"/>
      <w:marLeft w:val="0"/>
      <w:marRight w:val="0"/>
      <w:marTop w:val="0"/>
      <w:marBottom w:val="0"/>
      <w:divBdr>
        <w:top w:val="none" w:sz="0" w:space="0" w:color="auto"/>
        <w:left w:val="none" w:sz="0" w:space="0" w:color="auto"/>
        <w:bottom w:val="none" w:sz="0" w:space="0" w:color="auto"/>
        <w:right w:val="none" w:sz="0" w:space="0" w:color="auto"/>
      </w:divBdr>
    </w:div>
    <w:div w:id="1643582156">
      <w:bodyDiv w:val="1"/>
      <w:marLeft w:val="0"/>
      <w:marRight w:val="0"/>
      <w:marTop w:val="0"/>
      <w:marBottom w:val="0"/>
      <w:divBdr>
        <w:top w:val="none" w:sz="0" w:space="0" w:color="auto"/>
        <w:left w:val="none" w:sz="0" w:space="0" w:color="auto"/>
        <w:bottom w:val="none" w:sz="0" w:space="0" w:color="auto"/>
        <w:right w:val="none" w:sz="0" w:space="0" w:color="auto"/>
      </w:divBdr>
    </w:div>
    <w:div w:id="1647776833">
      <w:bodyDiv w:val="1"/>
      <w:marLeft w:val="0"/>
      <w:marRight w:val="0"/>
      <w:marTop w:val="0"/>
      <w:marBottom w:val="0"/>
      <w:divBdr>
        <w:top w:val="none" w:sz="0" w:space="0" w:color="auto"/>
        <w:left w:val="none" w:sz="0" w:space="0" w:color="auto"/>
        <w:bottom w:val="none" w:sz="0" w:space="0" w:color="auto"/>
        <w:right w:val="none" w:sz="0" w:space="0" w:color="auto"/>
      </w:divBdr>
    </w:div>
    <w:div w:id="1650792931">
      <w:bodyDiv w:val="1"/>
      <w:marLeft w:val="0"/>
      <w:marRight w:val="0"/>
      <w:marTop w:val="0"/>
      <w:marBottom w:val="0"/>
      <w:divBdr>
        <w:top w:val="none" w:sz="0" w:space="0" w:color="auto"/>
        <w:left w:val="none" w:sz="0" w:space="0" w:color="auto"/>
        <w:bottom w:val="none" w:sz="0" w:space="0" w:color="auto"/>
        <w:right w:val="none" w:sz="0" w:space="0" w:color="auto"/>
      </w:divBdr>
    </w:div>
    <w:div w:id="1652904915">
      <w:bodyDiv w:val="1"/>
      <w:marLeft w:val="0"/>
      <w:marRight w:val="0"/>
      <w:marTop w:val="0"/>
      <w:marBottom w:val="0"/>
      <w:divBdr>
        <w:top w:val="none" w:sz="0" w:space="0" w:color="auto"/>
        <w:left w:val="none" w:sz="0" w:space="0" w:color="auto"/>
        <w:bottom w:val="none" w:sz="0" w:space="0" w:color="auto"/>
        <w:right w:val="none" w:sz="0" w:space="0" w:color="auto"/>
      </w:divBdr>
    </w:div>
    <w:div w:id="1654522204">
      <w:bodyDiv w:val="1"/>
      <w:marLeft w:val="0"/>
      <w:marRight w:val="0"/>
      <w:marTop w:val="0"/>
      <w:marBottom w:val="0"/>
      <w:divBdr>
        <w:top w:val="none" w:sz="0" w:space="0" w:color="auto"/>
        <w:left w:val="none" w:sz="0" w:space="0" w:color="auto"/>
        <w:bottom w:val="none" w:sz="0" w:space="0" w:color="auto"/>
        <w:right w:val="none" w:sz="0" w:space="0" w:color="auto"/>
      </w:divBdr>
    </w:div>
    <w:div w:id="1654987199">
      <w:bodyDiv w:val="1"/>
      <w:marLeft w:val="0"/>
      <w:marRight w:val="0"/>
      <w:marTop w:val="0"/>
      <w:marBottom w:val="0"/>
      <w:divBdr>
        <w:top w:val="none" w:sz="0" w:space="0" w:color="auto"/>
        <w:left w:val="none" w:sz="0" w:space="0" w:color="auto"/>
        <w:bottom w:val="none" w:sz="0" w:space="0" w:color="auto"/>
        <w:right w:val="none" w:sz="0" w:space="0" w:color="auto"/>
      </w:divBdr>
    </w:div>
    <w:div w:id="1658069388">
      <w:bodyDiv w:val="1"/>
      <w:marLeft w:val="0"/>
      <w:marRight w:val="0"/>
      <w:marTop w:val="0"/>
      <w:marBottom w:val="0"/>
      <w:divBdr>
        <w:top w:val="none" w:sz="0" w:space="0" w:color="auto"/>
        <w:left w:val="none" w:sz="0" w:space="0" w:color="auto"/>
        <w:bottom w:val="none" w:sz="0" w:space="0" w:color="auto"/>
        <w:right w:val="none" w:sz="0" w:space="0" w:color="auto"/>
      </w:divBdr>
    </w:div>
    <w:div w:id="1658992021">
      <w:bodyDiv w:val="1"/>
      <w:marLeft w:val="0"/>
      <w:marRight w:val="0"/>
      <w:marTop w:val="0"/>
      <w:marBottom w:val="0"/>
      <w:divBdr>
        <w:top w:val="none" w:sz="0" w:space="0" w:color="auto"/>
        <w:left w:val="none" w:sz="0" w:space="0" w:color="auto"/>
        <w:bottom w:val="none" w:sz="0" w:space="0" w:color="auto"/>
        <w:right w:val="none" w:sz="0" w:space="0" w:color="auto"/>
      </w:divBdr>
    </w:div>
    <w:div w:id="1659575439">
      <w:bodyDiv w:val="1"/>
      <w:marLeft w:val="0"/>
      <w:marRight w:val="0"/>
      <w:marTop w:val="0"/>
      <w:marBottom w:val="0"/>
      <w:divBdr>
        <w:top w:val="none" w:sz="0" w:space="0" w:color="auto"/>
        <w:left w:val="none" w:sz="0" w:space="0" w:color="auto"/>
        <w:bottom w:val="none" w:sz="0" w:space="0" w:color="auto"/>
        <w:right w:val="none" w:sz="0" w:space="0" w:color="auto"/>
      </w:divBdr>
    </w:div>
    <w:div w:id="1664429226">
      <w:bodyDiv w:val="1"/>
      <w:marLeft w:val="0"/>
      <w:marRight w:val="0"/>
      <w:marTop w:val="0"/>
      <w:marBottom w:val="0"/>
      <w:divBdr>
        <w:top w:val="none" w:sz="0" w:space="0" w:color="auto"/>
        <w:left w:val="none" w:sz="0" w:space="0" w:color="auto"/>
        <w:bottom w:val="none" w:sz="0" w:space="0" w:color="auto"/>
        <w:right w:val="none" w:sz="0" w:space="0" w:color="auto"/>
      </w:divBdr>
    </w:div>
    <w:div w:id="1665015476">
      <w:bodyDiv w:val="1"/>
      <w:marLeft w:val="0"/>
      <w:marRight w:val="0"/>
      <w:marTop w:val="0"/>
      <w:marBottom w:val="0"/>
      <w:divBdr>
        <w:top w:val="none" w:sz="0" w:space="0" w:color="auto"/>
        <w:left w:val="none" w:sz="0" w:space="0" w:color="auto"/>
        <w:bottom w:val="none" w:sz="0" w:space="0" w:color="auto"/>
        <w:right w:val="none" w:sz="0" w:space="0" w:color="auto"/>
      </w:divBdr>
    </w:div>
    <w:div w:id="1675112640">
      <w:bodyDiv w:val="1"/>
      <w:marLeft w:val="0"/>
      <w:marRight w:val="0"/>
      <w:marTop w:val="0"/>
      <w:marBottom w:val="0"/>
      <w:divBdr>
        <w:top w:val="none" w:sz="0" w:space="0" w:color="auto"/>
        <w:left w:val="none" w:sz="0" w:space="0" w:color="auto"/>
        <w:bottom w:val="none" w:sz="0" w:space="0" w:color="auto"/>
        <w:right w:val="none" w:sz="0" w:space="0" w:color="auto"/>
      </w:divBdr>
    </w:div>
    <w:div w:id="1676415098">
      <w:bodyDiv w:val="1"/>
      <w:marLeft w:val="0"/>
      <w:marRight w:val="0"/>
      <w:marTop w:val="0"/>
      <w:marBottom w:val="0"/>
      <w:divBdr>
        <w:top w:val="none" w:sz="0" w:space="0" w:color="auto"/>
        <w:left w:val="none" w:sz="0" w:space="0" w:color="auto"/>
        <w:bottom w:val="none" w:sz="0" w:space="0" w:color="auto"/>
        <w:right w:val="none" w:sz="0" w:space="0" w:color="auto"/>
      </w:divBdr>
    </w:div>
    <w:div w:id="1687445281">
      <w:bodyDiv w:val="1"/>
      <w:marLeft w:val="0"/>
      <w:marRight w:val="0"/>
      <w:marTop w:val="0"/>
      <w:marBottom w:val="0"/>
      <w:divBdr>
        <w:top w:val="none" w:sz="0" w:space="0" w:color="auto"/>
        <w:left w:val="none" w:sz="0" w:space="0" w:color="auto"/>
        <w:bottom w:val="none" w:sz="0" w:space="0" w:color="auto"/>
        <w:right w:val="none" w:sz="0" w:space="0" w:color="auto"/>
      </w:divBdr>
    </w:div>
    <w:div w:id="1690180942">
      <w:bodyDiv w:val="1"/>
      <w:marLeft w:val="0"/>
      <w:marRight w:val="0"/>
      <w:marTop w:val="0"/>
      <w:marBottom w:val="0"/>
      <w:divBdr>
        <w:top w:val="none" w:sz="0" w:space="0" w:color="auto"/>
        <w:left w:val="none" w:sz="0" w:space="0" w:color="auto"/>
        <w:bottom w:val="none" w:sz="0" w:space="0" w:color="auto"/>
        <w:right w:val="none" w:sz="0" w:space="0" w:color="auto"/>
      </w:divBdr>
    </w:div>
    <w:div w:id="1690377266">
      <w:bodyDiv w:val="1"/>
      <w:marLeft w:val="0"/>
      <w:marRight w:val="0"/>
      <w:marTop w:val="0"/>
      <w:marBottom w:val="0"/>
      <w:divBdr>
        <w:top w:val="none" w:sz="0" w:space="0" w:color="auto"/>
        <w:left w:val="none" w:sz="0" w:space="0" w:color="auto"/>
        <w:bottom w:val="none" w:sz="0" w:space="0" w:color="auto"/>
        <w:right w:val="none" w:sz="0" w:space="0" w:color="auto"/>
      </w:divBdr>
    </w:div>
    <w:div w:id="1693068328">
      <w:bodyDiv w:val="1"/>
      <w:marLeft w:val="0"/>
      <w:marRight w:val="0"/>
      <w:marTop w:val="0"/>
      <w:marBottom w:val="0"/>
      <w:divBdr>
        <w:top w:val="none" w:sz="0" w:space="0" w:color="auto"/>
        <w:left w:val="none" w:sz="0" w:space="0" w:color="auto"/>
        <w:bottom w:val="none" w:sz="0" w:space="0" w:color="auto"/>
        <w:right w:val="none" w:sz="0" w:space="0" w:color="auto"/>
      </w:divBdr>
    </w:div>
    <w:div w:id="1694065512">
      <w:bodyDiv w:val="1"/>
      <w:marLeft w:val="0"/>
      <w:marRight w:val="0"/>
      <w:marTop w:val="0"/>
      <w:marBottom w:val="0"/>
      <w:divBdr>
        <w:top w:val="none" w:sz="0" w:space="0" w:color="auto"/>
        <w:left w:val="none" w:sz="0" w:space="0" w:color="auto"/>
        <w:bottom w:val="none" w:sz="0" w:space="0" w:color="auto"/>
        <w:right w:val="none" w:sz="0" w:space="0" w:color="auto"/>
      </w:divBdr>
    </w:div>
    <w:div w:id="1695381765">
      <w:bodyDiv w:val="1"/>
      <w:marLeft w:val="0"/>
      <w:marRight w:val="0"/>
      <w:marTop w:val="0"/>
      <w:marBottom w:val="0"/>
      <w:divBdr>
        <w:top w:val="none" w:sz="0" w:space="0" w:color="auto"/>
        <w:left w:val="none" w:sz="0" w:space="0" w:color="auto"/>
        <w:bottom w:val="none" w:sz="0" w:space="0" w:color="auto"/>
        <w:right w:val="none" w:sz="0" w:space="0" w:color="auto"/>
      </w:divBdr>
    </w:div>
    <w:div w:id="1697850428">
      <w:bodyDiv w:val="1"/>
      <w:marLeft w:val="0"/>
      <w:marRight w:val="0"/>
      <w:marTop w:val="0"/>
      <w:marBottom w:val="0"/>
      <w:divBdr>
        <w:top w:val="none" w:sz="0" w:space="0" w:color="auto"/>
        <w:left w:val="none" w:sz="0" w:space="0" w:color="auto"/>
        <w:bottom w:val="none" w:sz="0" w:space="0" w:color="auto"/>
        <w:right w:val="none" w:sz="0" w:space="0" w:color="auto"/>
      </w:divBdr>
    </w:div>
    <w:div w:id="1698845233">
      <w:bodyDiv w:val="1"/>
      <w:marLeft w:val="0"/>
      <w:marRight w:val="0"/>
      <w:marTop w:val="0"/>
      <w:marBottom w:val="0"/>
      <w:divBdr>
        <w:top w:val="none" w:sz="0" w:space="0" w:color="auto"/>
        <w:left w:val="none" w:sz="0" w:space="0" w:color="auto"/>
        <w:bottom w:val="none" w:sz="0" w:space="0" w:color="auto"/>
        <w:right w:val="none" w:sz="0" w:space="0" w:color="auto"/>
      </w:divBdr>
    </w:div>
    <w:div w:id="1711103970">
      <w:bodyDiv w:val="1"/>
      <w:marLeft w:val="0"/>
      <w:marRight w:val="0"/>
      <w:marTop w:val="0"/>
      <w:marBottom w:val="0"/>
      <w:divBdr>
        <w:top w:val="none" w:sz="0" w:space="0" w:color="auto"/>
        <w:left w:val="none" w:sz="0" w:space="0" w:color="auto"/>
        <w:bottom w:val="none" w:sz="0" w:space="0" w:color="auto"/>
        <w:right w:val="none" w:sz="0" w:space="0" w:color="auto"/>
      </w:divBdr>
    </w:div>
    <w:div w:id="1714034474">
      <w:bodyDiv w:val="1"/>
      <w:marLeft w:val="0"/>
      <w:marRight w:val="0"/>
      <w:marTop w:val="0"/>
      <w:marBottom w:val="0"/>
      <w:divBdr>
        <w:top w:val="none" w:sz="0" w:space="0" w:color="auto"/>
        <w:left w:val="none" w:sz="0" w:space="0" w:color="auto"/>
        <w:bottom w:val="none" w:sz="0" w:space="0" w:color="auto"/>
        <w:right w:val="none" w:sz="0" w:space="0" w:color="auto"/>
      </w:divBdr>
    </w:div>
    <w:div w:id="1716157879">
      <w:bodyDiv w:val="1"/>
      <w:marLeft w:val="0"/>
      <w:marRight w:val="0"/>
      <w:marTop w:val="0"/>
      <w:marBottom w:val="0"/>
      <w:divBdr>
        <w:top w:val="none" w:sz="0" w:space="0" w:color="auto"/>
        <w:left w:val="none" w:sz="0" w:space="0" w:color="auto"/>
        <w:bottom w:val="none" w:sz="0" w:space="0" w:color="auto"/>
        <w:right w:val="none" w:sz="0" w:space="0" w:color="auto"/>
      </w:divBdr>
    </w:div>
    <w:div w:id="1717849408">
      <w:bodyDiv w:val="1"/>
      <w:marLeft w:val="0"/>
      <w:marRight w:val="0"/>
      <w:marTop w:val="0"/>
      <w:marBottom w:val="0"/>
      <w:divBdr>
        <w:top w:val="none" w:sz="0" w:space="0" w:color="auto"/>
        <w:left w:val="none" w:sz="0" w:space="0" w:color="auto"/>
        <w:bottom w:val="none" w:sz="0" w:space="0" w:color="auto"/>
        <w:right w:val="none" w:sz="0" w:space="0" w:color="auto"/>
      </w:divBdr>
    </w:div>
    <w:div w:id="1722098373">
      <w:bodyDiv w:val="1"/>
      <w:marLeft w:val="0"/>
      <w:marRight w:val="0"/>
      <w:marTop w:val="0"/>
      <w:marBottom w:val="0"/>
      <w:divBdr>
        <w:top w:val="none" w:sz="0" w:space="0" w:color="auto"/>
        <w:left w:val="none" w:sz="0" w:space="0" w:color="auto"/>
        <w:bottom w:val="none" w:sz="0" w:space="0" w:color="auto"/>
        <w:right w:val="none" w:sz="0" w:space="0" w:color="auto"/>
      </w:divBdr>
    </w:div>
    <w:div w:id="1724450084">
      <w:bodyDiv w:val="1"/>
      <w:marLeft w:val="0"/>
      <w:marRight w:val="0"/>
      <w:marTop w:val="0"/>
      <w:marBottom w:val="0"/>
      <w:divBdr>
        <w:top w:val="none" w:sz="0" w:space="0" w:color="auto"/>
        <w:left w:val="none" w:sz="0" w:space="0" w:color="auto"/>
        <w:bottom w:val="none" w:sz="0" w:space="0" w:color="auto"/>
        <w:right w:val="none" w:sz="0" w:space="0" w:color="auto"/>
      </w:divBdr>
    </w:div>
    <w:div w:id="1725526036">
      <w:bodyDiv w:val="1"/>
      <w:marLeft w:val="0"/>
      <w:marRight w:val="0"/>
      <w:marTop w:val="0"/>
      <w:marBottom w:val="0"/>
      <w:divBdr>
        <w:top w:val="none" w:sz="0" w:space="0" w:color="auto"/>
        <w:left w:val="none" w:sz="0" w:space="0" w:color="auto"/>
        <w:bottom w:val="none" w:sz="0" w:space="0" w:color="auto"/>
        <w:right w:val="none" w:sz="0" w:space="0" w:color="auto"/>
      </w:divBdr>
    </w:div>
    <w:div w:id="1726683018">
      <w:bodyDiv w:val="1"/>
      <w:marLeft w:val="0"/>
      <w:marRight w:val="0"/>
      <w:marTop w:val="0"/>
      <w:marBottom w:val="0"/>
      <w:divBdr>
        <w:top w:val="none" w:sz="0" w:space="0" w:color="auto"/>
        <w:left w:val="none" w:sz="0" w:space="0" w:color="auto"/>
        <w:bottom w:val="none" w:sz="0" w:space="0" w:color="auto"/>
        <w:right w:val="none" w:sz="0" w:space="0" w:color="auto"/>
      </w:divBdr>
    </w:div>
    <w:div w:id="1736471800">
      <w:bodyDiv w:val="1"/>
      <w:marLeft w:val="0"/>
      <w:marRight w:val="0"/>
      <w:marTop w:val="0"/>
      <w:marBottom w:val="0"/>
      <w:divBdr>
        <w:top w:val="none" w:sz="0" w:space="0" w:color="auto"/>
        <w:left w:val="none" w:sz="0" w:space="0" w:color="auto"/>
        <w:bottom w:val="none" w:sz="0" w:space="0" w:color="auto"/>
        <w:right w:val="none" w:sz="0" w:space="0" w:color="auto"/>
      </w:divBdr>
    </w:div>
    <w:div w:id="1739327062">
      <w:bodyDiv w:val="1"/>
      <w:marLeft w:val="0"/>
      <w:marRight w:val="0"/>
      <w:marTop w:val="0"/>
      <w:marBottom w:val="0"/>
      <w:divBdr>
        <w:top w:val="none" w:sz="0" w:space="0" w:color="auto"/>
        <w:left w:val="none" w:sz="0" w:space="0" w:color="auto"/>
        <w:bottom w:val="none" w:sz="0" w:space="0" w:color="auto"/>
        <w:right w:val="none" w:sz="0" w:space="0" w:color="auto"/>
      </w:divBdr>
    </w:div>
    <w:div w:id="1739665734">
      <w:bodyDiv w:val="1"/>
      <w:marLeft w:val="0"/>
      <w:marRight w:val="0"/>
      <w:marTop w:val="0"/>
      <w:marBottom w:val="0"/>
      <w:divBdr>
        <w:top w:val="none" w:sz="0" w:space="0" w:color="auto"/>
        <w:left w:val="none" w:sz="0" w:space="0" w:color="auto"/>
        <w:bottom w:val="none" w:sz="0" w:space="0" w:color="auto"/>
        <w:right w:val="none" w:sz="0" w:space="0" w:color="auto"/>
      </w:divBdr>
    </w:div>
    <w:div w:id="1741513840">
      <w:bodyDiv w:val="1"/>
      <w:marLeft w:val="0"/>
      <w:marRight w:val="0"/>
      <w:marTop w:val="0"/>
      <w:marBottom w:val="0"/>
      <w:divBdr>
        <w:top w:val="none" w:sz="0" w:space="0" w:color="auto"/>
        <w:left w:val="none" w:sz="0" w:space="0" w:color="auto"/>
        <w:bottom w:val="none" w:sz="0" w:space="0" w:color="auto"/>
        <w:right w:val="none" w:sz="0" w:space="0" w:color="auto"/>
      </w:divBdr>
    </w:div>
    <w:div w:id="1743941069">
      <w:bodyDiv w:val="1"/>
      <w:marLeft w:val="0"/>
      <w:marRight w:val="0"/>
      <w:marTop w:val="0"/>
      <w:marBottom w:val="0"/>
      <w:divBdr>
        <w:top w:val="none" w:sz="0" w:space="0" w:color="auto"/>
        <w:left w:val="none" w:sz="0" w:space="0" w:color="auto"/>
        <w:bottom w:val="none" w:sz="0" w:space="0" w:color="auto"/>
        <w:right w:val="none" w:sz="0" w:space="0" w:color="auto"/>
      </w:divBdr>
    </w:div>
    <w:div w:id="1746339958">
      <w:bodyDiv w:val="1"/>
      <w:marLeft w:val="0"/>
      <w:marRight w:val="0"/>
      <w:marTop w:val="0"/>
      <w:marBottom w:val="0"/>
      <w:divBdr>
        <w:top w:val="none" w:sz="0" w:space="0" w:color="auto"/>
        <w:left w:val="none" w:sz="0" w:space="0" w:color="auto"/>
        <w:bottom w:val="none" w:sz="0" w:space="0" w:color="auto"/>
        <w:right w:val="none" w:sz="0" w:space="0" w:color="auto"/>
      </w:divBdr>
    </w:div>
    <w:div w:id="1749300841">
      <w:bodyDiv w:val="1"/>
      <w:marLeft w:val="0"/>
      <w:marRight w:val="0"/>
      <w:marTop w:val="0"/>
      <w:marBottom w:val="0"/>
      <w:divBdr>
        <w:top w:val="none" w:sz="0" w:space="0" w:color="auto"/>
        <w:left w:val="none" w:sz="0" w:space="0" w:color="auto"/>
        <w:bottom w:val="none" w:sz="0" w:space="0" w:color="auto"/>
        <w:right w:val="none" w:sz="0" w:space="0" w:color="auto"/>
      </w:divBdr>
    </w:div>
    <w:div w:id="1757239604">
      <w:bodyDiv w:val="1"/>
      <w:marLeft w:val="0"/>
      <w:marRight w:val="0"/>
      <w:marTop w:val="0"/>
      <w:marBottom w:val="0"/>
      <w:divBdr>
        <w:top w:val="none" w:sz="0" w:space="0" w:color="auto"/>
        <w:left w:val="none" w:sz="0" w:space="0" w:color="auto"/>
        <w:bottom w:val="none" w:sz="0" w:space="0" w:color="auto"/>
        <w:right w:val="none" w:sz="0" w:space="0" w:color="auto"/>
      </w:divBdr>
    </w:div>
    <w:div w:id="1759056368">
      <w:bodyDiv w:val="1"/>
      <w:marLeft w:val="0"/>
      <w:marRight w:val="0"/>
      <w:marTop w:val="0"/>
      <w:marBottom w:val="0"/>
      <w:divBdr>
        <w:top w:val="none" w:sz="0" w:space="0" w:color="auto"/>
        <w:left w:val="none" w:sz="0" w:space="0" w:color="auto"/>
        <w:bottom w:val="none" w:sz="0" w:space="0" w:color="auto"/>
        <w:right w:val="none" w:sz="0" w:space="0" w:color="auto"/>
      </w:divBdr>
    </w:div>
    <w:div w:id="1761754304">
      <w:bodyDiv w:val="1"/>
      <w:marLeft w:val="0"/>
      <w:marRight w:val="0"/>
      <w:marTop w:val="0"/>
      <w:marBottom w:val="0"/>
      <w:divBdr>
        <w:top w:val="none" w:sz="0" w:space="0" w:color="auto"/>
        <w:left w:val="none" w:sz="0" w:space="0" w:color="auto"/>
        <w:bottom w:val="none" w:sz="0" w:space="0" w:color="auto"/>
        <w:right w:val="none" w:sz="0" w:space="0" w:color="auto"/>
      </w:divBdr>
    </w:div>
    <w:div w:id="1766069575">
      <w:bodyDiv w:val="1"/>
      <w:marLeft w:val="0"/>
      <w:marRight w:val="0"/>
      <w:marTop w:val="0"/>
      <w:marBottom w:val="0"/>
      <w:divBdr>
        <w:top w:val="none" w:sz="0" w:space="0" w:color="auto"/>
        <w:left w:val="none" w:sz="0" w:space="0" w:color="auto"/>
        <w:bottom w:val="none" w:sz="0" w:space="0" w:color="auto"/>
        <w:right w:val="none" w:sz="0" w:space="0" w:color="auto"/>
      </w:divBdr>
    </w:div>
    <w:div w:id="1766726741">
      <w:bodyDiv w:val="1"/>
      <w:marLeft w:val="0"/>
      <w:marRight w:val="0"/>
      <w:marTop w:val="0"/>
      <w:marBottom w:val="0"/>
      <w:divBdr>
        <w:top w:val="none" w:sz="0" w:space="0" w:color="auto"/>
        <w:left w:val="none" w:sz="0" w:space="0" w:color="auto"/>
        <w:bottom w:val="none" w:sz="0" w:space="0" w:color="auto"/>
        <w:right w:val="none" w:sz="0" w:space="0" w:color="auto"/>
      </w:divBdr>
    </w:div>
    <w:div w:id="1766993216">
      <w:bodyDiv w:val="1"/>
      <w:marLeft w:val="0"/>
      <w:marRight w:val="0"/>
      <w:marTop w:val="0"/>
      <w:marBottom w:val="0"/>
      <w:divBdr>
        <w:top w:val="none" w:sz="0" w:space="0" w:color="auto"/>
        <w:left w:val="none" w:sz="0" w:space="0" w:color="auto"/>
        <w:bottom w:val="none" w:sz="0" w:space="0" w:color="auto"/>
        <w:right w:val="none" w:sz="0" w:space="0" w:color="auto"/>
      </w:divBdr>
    </w:div>
    <w:div w:id="1768884240">
      <w:bodyDiv w:val="1"/>
      <w:marLeft w:val="0"/>
      <w:marRight w:val="0"/>
      <w:marTop w:val="0"/>
      <w:marBottom w:val="0"/>
      <w:divBdr>
        <w:top w:val="none" w:sz="0" w:space="0" w:color="auto"/>
        <w:left w:val="none" w:sz="0" w:space="0" w:color="auto"/>
        <w:bottom w:val="none" w:sz="0" w:space="0" w:color="auto"/>
        <w:right w:val="none" w:sz="0" w:space="0" w:color="auto"/>
      </w:divBdr>
    </w:div>
    <w:div w:id="1773278942">
      <w:bodyDiv w:val="1"/>
      <w:marLeft w:val="0"/>
      <w:marRight w:val="0"/>
      <w:marTop w:val="0"/>
      <w:marBottom w:val="0"/>
      <w:divBdr>
        <w:top w:val="none" w:sz="0" w:space="0" w:color="auto"/>
        <w:left w:val="none" w:sz="0" w:space="0" w:color="auto"/>
        <w:bottom w:val="none" w:sz="0" w:space="0" w:color="auto"/>
        <w:right w:val="none" w:sz="0" w:space="0" w:color="auto"/>
      </w:divBdr>
    </w:div>
    <w:div w:id="1777215453">
      <w:bodyDiv w:val="1"/>
      <w:marLeft w:val="0"/>
      <w:marRight w:val="0"/>
      <w:marTop w:val="0"/>
      <w:marBottom w:val="0"/>
      <w:divBdr>
        <w:top w:val="none" w:sz="0" w:space="0" w:color="auto"/>
        <w:left w:val="none" w:sz="0" w:space="0" w:color="auto"/>
        <w:bottom w:val="none" w:sz="0" w:space="0" w:color="auto"/>
        <w:right w:val="none" w:sz="0" w:space="0" w:color="auto"/>
      </w:divBdr>
    </w:div>
    <w:div w:id="1794060114">
      <w:bodyDiv w:val="1"/>
      <w:marLeft w:val="0"/>
      <w:marRight w:val="0"/>
      <w:marTop w:val="0"/>
      <w:marBottom w:val="0"/>
      <w:divBdr>
        <w:top w:val="none" w:sz="0" w:space="0" w:color="auto"/>
        <w:left w:val="none" w:sz="0" w:space="0" w:color="auto"/>
        <w:bottom w:val="none" w:sz="0" w:space="0" w:color="auto"/>
        <w:right w:val="none" w:sz="0" w:space="0" w:color="auto"/>
      </w:divBdr>
    </w:div>
    <w:div w:id="1794245581">
      <w:bodyDiv w:val="1"/>
      <w:marLeft w:val="0"/>
      <w:marRight w:val="0"/>
      <w:marTop w:val="0"/>
      <w:marBottom w:val="0"/>
      <w:divBdr>
        <w:top w:val="none" w:sz="0" w:space="0" w:color="auto"/>
        <w:left w:val="none" w:sz="0" w:space="0" w:color="auto"/>
        <w:bottom w:val="none" w:sz="0" w:space="0" w:color="auto"/>
        <w:right w:val="none" w:sz="0" w:space="0" w:color="auto"/>
      </w:divBdr>
    </w:div>
    <w:div w:id="1794905812">
      <w:bodyDiv w:val="1"/>
      <w:marLeft w:val="0"/>
      <w:marRight w:val="0"/>
      <w:marTop w:val="0"/>
      <w:marBottom w:val="0"/>
      <w:divBdr>
        <w:top w:val="none" w:sz="0" w:space="0" w:color="auto"/>
        <w:left w:val="none" w:sz="0" w:space="0" w:color="auto"/>
        <w:bottom w:val="none" w:sz="0" w:space="0" w:color="auto"/>
        <w:right w:val="none" w:sz="0" w:space="0" w:color="auto"/>
      </w:divBdr>
    </w:div>
    <w:div w:id="1802115374">
      <w:bodyDiv w:val="1"/>
      <w:marLeft w:val="0"/>
      <w:marRight w:val="0"/>
      <w:marTop w:val="0"/>
      <w:marBottom w:val="0"/>
      <w:divBdr>
        <w:top w:val="none" w:sz="0" w:space="0" w:color="auto"/>
        <w:left w:val="none" w:sz="0" w:space="0" w:color="auto"/>
        <w:bottom w:val="none" w:sz="0" w:space="0" w:color="auto"/>
        <w:right w:val="none" w:sz="0" w:space="0" w:color="auto"/>
      </w:divBdr>
    </w:div>
    <w:div w:id="1803578682">
      <w:bodyDiv w:val="1"/>
      <w:marLeft w:val="0"/>
      <w:marRight w:val="0"/>
      <w:marTop w:val="0"/>
      <w:marBottom w:val="0"/>
      <w:divBdr>
        <w:top w:val="none" w:sz="0" w:space="0" w:color="auto"/>
        <w:left w:val="none" w:sz="0" w:space="0" w:color="auto"/>
        <w:bottom w:val="none" w:sz="0" w:space="0" w:color="auto"/>
        <w:right w:val="none" w:sz="0" w:space="0" w:color="auto"/>
      </w:divBdr>
    </w:div>
    <w:div w:id="1810240276">
      <w:bodyDiv w:val="1"/>
      <w:marLeft w:val="0"/>
      <w:marRight w:val="0"/>
      <w:marTop w:val="0"/>
      <w:marBottom w:val="0"/>
      <w:divBdr>
        <w:top w:val="none" w:sz="0" w:space="0" w:color="auto"/>
        <w:left w:val="none" w:sz="0" w:space="0" w:color="auto"/>
        <w:bottom w:val="none" w:sz="0" w:space="0" w:color="auto"/>
        <w:right w:val="none" w:sz="0" w:space="0" w:color="auto"/>
      </w:divBdr>
    </w:div>
    <w:div w:id="1812668707">
      <w:bodyDiv w:val="1"/>
      <w:marLeft w:val="0"/>
      <w:marRight w:val="0"/>
      <w:marTop w:val="0"/>
      <w:marBottom w:val="0"/>
      <w:divBdr>
        <w:top w:val="none" w:sz="0" w:space="0" w:color="auto"/>
        <w:left w:val="none" w:sz="0" w:space="0" w:color="auto"/>
        <w:bottom w:val="none" w:sz="0" w:space="0" w:color="auto"/>
        <w:right w:val="none" w:sz="0" w:space="0" w:color="auto"/>
      </w:divBdr>
    </w:div>
    <w:div w:id="1819229970">
      <w:bodyDiv w:val="1"/>
      <w:marLeft w:val="0"/>
      <w:marRight w:val="0"/>
      <w:marTop w:val="0"/>
      <w:marBottom w:val="0"/>
      <w:divBdr>
        <w:top w:val="none" w:sz="0" w:space="0" w:color="auto"/>
        <w:left w:val="none" w:sz="0" w:space="0" w:color="auto"/>
        <w:bottom w:val="none" w:sz="0" w:space="0" w:color="auto"/>
        <w:right w:val="none" w:sz="0" w:space="0" w:color="auto"/>
      </w:divBdr>
    </w:div>
    <w:div w:id="1823084177">
      <w:bodyDiv w:val="1"/>
      <w:marLeft w:val="0"/>
      <w:marRight w:val="0"/>
      <w:marTop w:val="0"/>
      <w:marBottom w:val="0"/>
      <w:divBdr>
        <w:top w:val="none" w:sz="0" w:space="0" w:color="auto"/>
        <w:left w:val="none" w:sz="0" w:space="0" w:color="auto"/>
        <w:bottom w:val="none" w:sz="0" w:space="0" w:color="auto"/>
        <w:right w:val="none" w:sz="0" w:space="0" w:color="auto"/>
      </w:divBdr>
    </w:div>
    <w:div w:id="1826704453">
      <w:bodyDiv w:val="1"/>
      <w:marLeft w:val="0"/>
      <w:marRight w:val="0"/>
      <w:marTop w:val="0"/>
      <w:marBottom w:val="0"/>
      <w:divBdr>
        <w:top w:val="none" w:sz="0" w:space="0" w:color="auto"/>
        <w:left w:val="none" w:sz="0" w:space="0" w:color="auto"/>
        <w:bottom w:val="none" w:sz="0" w:space="0" w:color="auto"/>
        <w:right w:val="none" w:sz="0" w:space="0" w:color="auto"/>
      </w:divBdr>
    </w:div>
    <w:div w:id="1831288317">
      <w:bodyDiv w:val="1"/>
      <w:marLeft w:val="0"/>
      <w:marRight w:val="0"/>
      <w:marTop w:val="0"/>
      <w:marBottom w:val="0"/>
      <w:divBdr>
        <w:top w:val="none" w:sz="0" w:space="0" w:color="auto"/>
        <w:left w:val="none" w:sz="0" w:space="0" w:color="auto"/>
        <w:bottom w:val="none" w:sz="0" w:space="0" w:color="auto"/>
        <w:right w:val="none" w:sz="0" w:space="0" w:color="auto"/>
      </w:divBdr>
    </w:div>
    <w:div w:id="1833518601">
      <w:bodyDiv w:val="1"/>
      <w:marLeft w:val="0"/>
      <w:marRight w:val="0"/>
      <w:marTop w:val="0"/>
      <w:marBottom w:val="0"/>
      <w:divBdr>
        <w:top w:val="none" w:sz="0" w:space="0" w:color="auto"/>
        <w:left w:val="none" w:sz="0" w:space="0" w:color="auto"/>
        <w:bottom w:val="none" w:sz="0" w:space="0" w:color="auto"/>
        <w:right w:val="none" w:sz="0" w:space="0" w:color="auto"/>
      </w:divBdr>
    </w:div>
    <w:div w:id="1833986546">
      <w:bodyDiv w:val="1"/>
      <w:marLeft w:val="0"/>
      <w:marRight w:val="0"/>
      <w:marTop w:val="0"/>
      <w:marBottom w:val="0"/>
      <w:divBdr>
        <w:top w:val="none" w:sz="0" w:space="0" w:color="auto"/>
        <w:left w:val="none" w:sz="0" w:space="0" w:color="auto"/>
        <w:bottom w:val="none" w:sz="0" w:space="0" w:color="auto"/>
        <w:right w:val="none" w:sz="0" w:space="0" w:color="auto"/>
      </w:divBdr>
    </w:div>
    <w:div w:id="1835798313">
      <w:bodyDiv w:val="1"/>
      <w:marLeft w:val="0"/>
      <w:marRight w:val="0"/>
      <w:marTop w:val="0"/>
      <w:marBottom w:val="0"/>
      <w:divBdr>
        <w:top w:val="none" w:sz="0" w:space="0" w:color="auto"/>
        <w:left w:val="none" w:sz="0" w:space="0" w:color="auto"/>
        <w:bottom w:val="none" w:sz="0" w:space="0" w:color="auto"/>
        <w:right w:val="none" w:sz="0" w:space="0" w:color="auto"/>
      </w:divBdr>
    </w:div>
    <w:div w:id="1837569293">
      <w:bodyDiv w:val="1"/>
      <w:marLeft w:val="0"/>
      <w:marRight w:val="0"/>
      <w:marTop w:val="0"/>
      <w:marBottom w:val="0"/>
      <w:divBdr>
        <w:top w:val="none" w:sz="0" w:space="0" w:color="auto"/>
        <w:left w:val="none" w:sz="0" w:space="0" w:color="auto"/>
        <w:bottom w:val="none" w:sz="0" w:space="0" w:color="auto"/>
        <w:right w:val="none" w:sz="0" w:space="0" w:color="auto"/>
      </w:divBdr>
    </w:div>
    <w:div w:id="1840347925">
      <w:bodyDiv w:val="1"/>
      <w:marLeft w:val="0"/>
      <w:marRight w:val="0"/>
      <w:marTop w:val="0"/>
      <w:marBottom w:val="0"/>
      <w:divBdr>
        <w:top w:val="none" w:sz="0" w:space="0" w:color="auto"/>
        <w:left w:val="none" w:sz="0" w:space="0" w:color="auto"/>
        <w:bottom w:val="none" w:sz="0" w:space="0" w:color="auto"/>
        <w:right w:val="none" w:sz="0" w:space="0" w:color="auto"/>
      </w:divBdr>
    </w:div>
    <w:div w:id="1847287254">
      <w:bodyDiv w:val="1"/>
      <w:marLeft w:val="0"/>
      <w:marRight w:val="0"/>
      <w:marTop w:val="0"/>
      <w:marBottom w:val="0"/>
      <w:divBdr>
        <w:top w:val="none" w:sz="0" w:space="0" w:color="auto"/>
        <w:left w:val="none" w:sz="0" w:space="0" w:color="auto"/>
        <w:bottom w:val="none" w:sz="0" w:space="0" w:color="auto"/>
        <w:right w:val="none" w:sz="0" w:space="0" w:color="auto"/>
      </w:divBdr>
    </w:div>
    <w:div w:id="1848783039">
      <w:bodyDiv w:val="1"/>
      <w:marLeft w:val="0"/>
      <w:marRight w:val="0"/>
      <w:marTop w:val="0"/>
      <w:marBottom w:val="0"/>
      <w:divBdr>
        <w:top w:val="none" w:sz="0" w:space="0" w:color="auto"/>
        <w:left w:val="none" w:sz="0" w:space="0" w:color="auto"/>
        <w:bottom w:val="none" w:sz="0" w:space="0" w:color="auto"/>
        <w:right w:val="none" w:sz="0" w:space="0" w:color="auto"/>
      </w:divBdr>
    </w:div>
    <w:div w:id="1857504147">
      <w:bodyDiv w:val="1"/>
      <w:marLeft w:val="0"/>
      <w:marRight w:val="0"/>
      <w:marTop w:val="0"/>
      <w:marBottom w:val="0"/>
      <w:divBdr>
        <w:top w:val="none" w:sz="0" w:space="0" w:color="auto"/>
        <w:left w:val="none" w:sz="0" w:space="0" w:color="auto"/>
        <w:bottom w:val="none" w:sz="0" w:space="0" w:color="auto"/>
        <w:right w:val="none" w:sz="0" w:space="0" w:color="auto"/>
      </w:divBdr>
    </w:div>
    <w:div w:id="1857619174">
      <w:bodyDiv w:val="1"/>
      <w:marLeft w:val="0"/>
      <w:marRight w:val="0"/>
      <w:marTop w:val="0"/>
      <w:marBottom w:val="0"/>
      <w:divBdr>
        <w:top w:val="none" w:sz="0" w:space="0" w:color="auto"/>
        <w:left w:val="none" w:sz="0" w:space="0" w:color="auto"/>
        <w:bottom w:val="none" w:sz="0" w:space="0" w:color="auto"/>
        <w:right w:val="none" w:sz="0" w:space="0" w:color="auto"/>
      </w:divBdr>
    </w:div>
    <w:div w:id="1860926110">
      <w:bodyDiv w:val="1"/>
      <w:marLeft w:val="0"/>
      <w:marRight w:val="0"/>
      <w:marTop w:val="0"/>
      <w:marBottom w:val="0"/>
      <w:divBdr>
        <w:top w:val="none" w:sz="0" w:space="0" w:color="auto"/>
        <w:left w:val="none" w:sz="0" w:space="0" w:color="auto"/>
        <w:bottom w:val="none" w:sz="0" w:space="0" w:color="auto"/>
        <w:right w:val="none" w:sz="0" w:space="0" w:color="auto"/>
      </w:divBdr>
    </w:div>
    <w:div w:id="1869946475">
      <w:bodyDiv w:val="1"/>
      <w:marLeft w:val="0"/>
      <w:marRight w:val="0"/>
      <w:marTop w:val="0"/>
      <w:marBottom w:val="0"/>
      <w:divBdr>
        <w:top w:val="none" w:sz="0" w:space="0" w:color="auto"/>
        <w:left w:val="none" w:sz="0" w:space="0" w:color="auto"/>
        <w:bottom w:val="none" w:sz="0" w:space="0" w:color="auto"/>
        <w:right w:val="none" w:sz="0" w:space="0" w:color="auto"/>
      </w:divBdr>
    </w:div>
    <w:div w:id="1873035907">
      <w:bodyDiv w:val="1"/>
      <w:marLeft w:val="0"/>
      <w:marRight w:val="0"/>
      <w:marTop w:val="0"/>
      <w:marBottom w:val="0"/>
      <w:divBdr>
        <w:top w:val="none" w:sz="0" w:space="0" w:color="auto"/>
        <w:left w:val="none" w:sz="0" w:space="0" w:color="auto"/>
        <w:bottom w:val="none" w:sz="0" w:space="0" w:color="auto"/>
        <w:right w:val="none" w:sz="0" w:space="0" w:color="auto"/>
      </w:divBdr>
    </w:div>
    <w:div w:id="1877541946">
      <w:bodyDiv w:val="1"/>
      <w:marLeft w:val="0"/>
      <w:marRight w:val="0"/>
      <w:marTop w:val="0"/>
      <w:marBottom w:val="0"/>
      <w:divBdr>
        <w:top w:val="none" w:sz="0" w:space="0" w:color="auto"/>
        <w:left w:val="none" w:sz="0" w:space="0" w:color="auto"/>
        <w:bottom w:val="none" w:sz="0" w:space="0" w:color="auto"/>
        <w:right w:val="none" w:sz="0" w:space="0" w:color="auto"/>
      </w:divBdr>
    </w:div>
    <w:div w:id="1879471727">
      <w:bodyDiv w:val="1"/>
      <w:marLeft w:val="0"/>
      <w:marRight w:val="0"/>
      <w:marTop w:val="0"/>
      <w:marBottom w:val="0"/>
      <w:divBdr>
        <w:top w:val="none" w:sz="0" w:space="0" w:color="auto"/>
        <w:left w:val="none" w:sz="0" w:space="0" w:color="auto"/>
        <w:bottom w:val="none" w:sz="0" w:space="0" w:color="auto"/>
        <w:right w:val="none" w:sz="0" w:space="0" w:color="auto"/>
      </w:divBdr>
    </w:div>
    <w:div w:id="1879583465">
      <w:bodyDiv w:val="1"/>
      <w:marLeft w:val="0"/>
      <w:marRight w:val="0"/>
      <w:marTop w:val="0"/>
      <w:marBottom w:val="0"/>
      <w:divBdr>
        <w:top w:val="none" w:sz="0" w:space="0" w:color="auto"/>
        <w:left w:val="none" w:sz="0" w:space="0" w:color="auto"/>
        <w:bottom w:val="none" w:sz="0" w:space="0" w:color="auto"/>
        <w:right w:val="none" w:sz="0" w:space="0" w:color="auto"/>
      </w:divBdr>
    </w:div>
    <w:div w:id="1884517938">
      <w:bodyDiv w:val="1"/>
      <w:marLeft w:val="0"/>
      <w:marRight w:val="0"/>
      <w:marTop w:val="0"/>
      <w:marBottom w:val="0"/>
      <w:divBdr>
        <w:top w:val="none" w:sz="0" w:space="0" w:color="auto"/>
        <w:left w:val="none" w:sz="0" w:space="0" w:color="auto"/>
        <w:bottom w:val="none" w:sz="0" w:space="0" w:color="auto"/>
        <w:right w:val="none" w:sz="0" w:space="0" w:color="auto"/>
      </w:divBdr>
    </w:div>
    <w:div w:id="1888105312">
      <w:bodyDiv w:val="1"/>
      <w:marLeft w:val="0"/>
      <w:marRight w:val="0"/>
      <w:marTop w:val="0"/>
      <w:marBottom w:val="0"/>
      <w:divBdr>
        <w:top w:val="none" w:sz="0" w:space="0" w:color="auto"/>
        <w:left w:val="none" w:sz="0" w:space="0" w:color="auto"/>
        <w:bottom w:val="none" w:sz="0" w:space="0" w:color="auto"/>
        <w:right w:val="none" w:sz="0" w:space="0" w:color="auto"/>
      </w:divBdr>
    </w:div>
    <w:div w:id="1888830433">
      <w:bodyDiv w:val="1"/>
      <w:marLeft w:val="0"/>
      <w:marRight w:val="0"/>
      <w:marTop w:val="0"/>
      <w:marBottom w:val="0"/>
      <w:divBdr>
        <w:top w:val="none" w:sz="0" w:space="0" w:color="auto"/>
        <w:left w:val="none" w:sz="0" w:space="0" w:color="auto"/>
        <w:bottom w:val="none" w:sz="0" w:space="0" w:color="auto"/>
        <w:right w:val="none" w:sz="0" w:space="0" w:color="auto"/>
      </w:divBdr>
    </w:div>
    <w:div w:id="1892617288">
      <w:bodyDiv w:val="1"/>
      <w:marLeft w:val="0"/>
      <w:marRight w:val="0"/>
      <w:marTop w:val="0"/>
      <w:marBottom w:val="0"/>
      <w:divBdr>
        <w:top w:val="none" w:sz="0" w:space="0" w:color="auto"/>
        <w:left w:val="none" w:sz="0" w:space="0" w:color="auto"/>
        <w:bottom w:val="none" w:sz="0" w:space="0" w:color="auto"/>
        <w:right w:val="none" w:sz="0" w:space="0" w:color="auto"/>
      </w:divBdr>
    </w:div>
    <w:div w:id="1898320332">
      <w:bodyDiv w:val="1"/>
      <w:marLeft w:val="0"/>
      <w:marRight w:val="0"/>
      <w:marTop w:val="0"/>
      <w:marBottom w:val="0"/>
      <w:divBdr>
        <w:top w:val="none" w:sz="0" w:space="0" w:color="auto"/>
        <w:left w:val="none" w:sz="0" w:space="0" w:color="auto"/>
        <w:bottom w:val="none" w:sz="0" w:space="0" w:color="auto"/>
        <w:right w:val="none" w:sz="0" w:space="0" w:color="auto"/>
      </w:divBdr>
    </w:div>
    <w:div w:id="1898933036">
      <w:bodyDiv w:val="1"/>
      <w:marLeft w:val="0"/>
      <w:marRight w:val="0"/>
      <w:marTop w:val="0"/>
      <w:marBottom w:val="0"/>
      <w:divBdr>
        <w:top w:val="none" w:sz="0" w:space="0" w:color="auto"/>
        <w:left w:val="none" w:sz="0" w:space="0" w:color="auto"/>
        <w:bottom w:val="none" w:sz="0" w:space="0" w:color="auto"/>
        <w:right w:val="none" w:sz="0" w:space="0" w:color="auto"/>
      </w:divBdr>
    </w:div>
    <w:div w:id="1899199891">
      <w:bodyDiv w:val="1"/>
      <w:marLeft w:val="0"/>
      <w:marRight w:val="0"/>
      <w:marTop w:val="0"/>
      <w:marBottom w:val="0"/>
      <w:divBdr>
        <w:top w:val="none" w:sz="0" w:space="0" w:color="auto"/>
        <w:left w:val="none" w:sz="0" w:space="0" w:color="auto"/>
        <w:bottom w:val="none" w:sz="0" w:space="0" w:color="auto"/>
        <w:right w:val="none" w:sz="0" w:space="0" w:color="auto"/>
      </w:divBdr>
    </w:div>
    <w:div w:id="1902521231">
      <w:bodyDiv w:val="1"/>
      <w:marLeft w:val="0"/>
      <w:marRight w:val="0"/>
      <w:marTop w:val="0"/>
      <w:marBottom w:val="0"/>
      <w:divBdr>
        <w:top w:val="none" w:sz="0" w:space="0" w:color="auto"/>
        <w:left w:val="none" w:sz="0" w:space="0" w:color="auto"/>
        <w:bottom w:val="none" w:sz="0" w:space="0" w:color="auto"/>
        <w:right w:val="none" w:sz="0" w:space="0" w:color="auto"/>
      </w:divBdr>
    </w:div>
    <w:div w:id="1913465625">
      <w:bodyDiv w:val="1"/>
      <w:marLeft w:val="0"/>
      <w:marRight w:val="0"/>
      <w:marTop w:val="0"/>
      <w:marBottom w:val="0"/>
      <w:divBdr>
        <w:top w:val="none" w:sz="0" w:space="0" w:color="auto"/>
        <w:left w:val="none" w:sz="0" w:space="0" w:color="auto"/>
        <w:bottom w:val="none" w:sz="0" w:space="0" w:color="auto"/>
        <w:right w:val="none" w:sz="0" w:space="0" w:color="auto"/>
      </w:divBdr>
    </w:div>
    <w:div w:id="1915505045">
      <w:bodyDiv w:val="1"/>
      <w:marLeft w:val="0"/>
      <w:marRight w:val="0"/>
      <w:marTop w:val="0"/>
      <w:marBottom w:val="0"/>
      <w:divBdr>
        <w:top w:val="none" w:sz="0" w:space="0" w:color="auto"/>
        <w:left w:val="none" w:sz="0" w:space="0" w:color="auto"/>
        <w:bottom w:val="none" w:sz="0" w:space="0" w:color="auto"/>
        <w:right w:val="none" w:sz="0" w:space="0" w:color="auto"/>
      </w:divBdr>
    </w:div>
    <w:div w:id="1918202215">
      <w:bodyDiv w:val="1"/>
      <w:marLeft w:val="0"/>
      <w:marRight w:val="0"/>
      <w:marTop w:val="0"/>
      <w:marBottom w:val="0"/>
      <w:divBdr>
        <w:top w:val="none" w:sz="0" w:space="0" w:color="auto"/>
        <w:left w:val="none" w:sz="0" w:space="0" w:color="auto"/>
        <w:bottom w:val="none" w:sz="0" w:space="0" w:color="auto"/>
        <w:right w:val="none" w:sz="0" w:space="0" w:color="auto"/>
      </w:divBdr>
    </w:div>
    <w:div w:id="1918323417">
      <w:bodyDiv w:val="1"/>
      <w:marLeft w:val="0"/>
      <w:marRight w:val="0"/>
      <w:marTop w:val="0"/>
      <w:marBottom w:val="0"/>
      <w:divBdr>
        <w:top w:val="none" w:sz="0" w:space="0" w:color="auto"/>
        <w:left w:val="none" w:sz="0" w:space="0" w:color="auto"/>
        <w:bottom w:val="none" w:sz="0" w:space="0" w:color="auto"/>
        <w:right w:val="none" w:sz="0" w:space="0" w:color="auto"/>
      </w:divBdr>
    </w:div>
    <w:div w:id="1919973038">
      <w:bodyDiv w:val="1"/>
      <w:marLeft w:val="0"/>
      <w:marRight w:val="0"/>
      <w:marTop w:val="0"/>
      <w:marBottom w:val="0"/>
      <w:divBdr>
        <w:top w:val="none" w:sz="0" w:space="0" w:color="auto"/>
        <w:left w:val="none" w:sz="0" w:space="0" w:color="auto"/>
        <w:bottom w:val="none" w:sz="0" w:space="0" w:color="auto"/>
        <w:right w:val="none" w:sz="0" w:space="0" w:color="auto"/>
      </w:divBdr>
    </w:div>
    <w:div w:id="1922056819">
      <w:bodyDiv w:val="1"/>
      <w:marLeft w:val="0"/>
      <w:marRight w:val="0"/>
      <w:marTop w:val="0"/>
      <w:marBottom w:val="0"/>
      <w:divBdr>
        <w:top w:val="none" w:sz="0" w:space="0" w:color="auto"/>
        <w:left w:val="none" w:sz="0" w:space="0" w:color="auto"/>
        <w:bottom w:val="none" w:sz="0" w:space="0" w:color="auto"/>
        <w:right w:val="none" w:sz="0" w:space="0" w:color="auto"/>
      </w:divBdr>
    </w:div>
    <w:div w:id="1923252190">
      <w:bodyDiv w:val="1"/>
      <w:marLeft w:val="0"/>
      <w:marRight w:val="0"/>
      <w:marTop w:val="0"/>
      <w:marBottom w:val="0"/>
      <w:divBdr>
        <w:top w:val="none" w:sz="0" w:space="0" w:color="auto"/>
        <w:left w:val="none" w:sz="0" w:space="0" w:color="auto"/>
        <w:bottom w:val="none" w:sz="0" w:space="0" w:color="auto"/>
        <w:right w:val="none" w:sz="0" w:space="0" w:color="auto"/>
      </w:divBdr>
    </w:div>
    <w:div w:id="1923752951">
      <w:bodyDiv w:val="1"/>
      <w:marLeft w:val="0"/>
      <w:marRight w:val="0"/>
      <w:marTop w:val="0"/>
      <w:marBottom w:val="0"/>
      <w:divBdr>
        <w:top w:val="none" w:sz="0" w:space="0" w:color="auto"/>
        <w:left w:val="none" w:sz="0" w:space="0" w:color="auto"/>
        <w:bottom w:val="none" w:sz="0" w:space="0" w:color="auto"/>
        <w:right w:val="none" w:sz="0" w:space="0" w:color="auto"/>
      </w:divBdr>
    </w:div>
    <w:div w:id="1926068798">
      <w:bodyDiv w:val="1"/>
      <w:marLeft w:val="0"/>
      <w:marRight w:val="0"/>
      <w:marTop w:val="0"/>
      <w:marBottom w:val="0"/>
      <w:divBdr>
        <w:top w:val="none" w:sz="0" w:space="0" w:color="auto"/>
        <w:left w:val="none" w:sz="0" w:space="0" w:color="auto"/>
        <w:bottom w:val="none" w:sz="0" w:space="0" w:color="auto"/>
        <w:right w:val="none" w:sz="0" w:space="0" w:color="auto"/>
      </w:divBdr>
    </w:div>
    <w:div w:id="1929456439">
      <w:bodyDiv w:val="1"/>
      <w:marLeft w:val="0"/>
      <w:marRight w:val="0"/>
      <w:marTop w:val="0"/>
      <w:marBottom w:val="0"/>
      <w:divBdr>
        <w:top w:val="none" w:sz="0" w:space="0" w:color="auto"/>
        <w:left w:val="none" w:sz="0" w:space="0" w:color="auto"/>
        <w:bottom w:val="none" w:sz="0" w:space="0" w:color="auto"/>
        <w:right w:val="none" w:sz="0" w:space="0" w:color="auto"/>
      </w:divBdr>
    </w:div>
    <w:div w:id="1929849530">
      <w:bodyDiv w:val="1"/>
      <w:marLeft w:val="0"/>
      <w:marRight w:val="0"/>
      <w:marTop w:val="0"/>
      <w:marBottom w:val="0"/>
      <w:divBdr>
        <w:top w:val="none" w:sz="0" w:space="0" w:color="auto"/>
        <w:left w:val="none" w:sz="0" w:space="0" w:color="auto"/>
        <w:bottom w:val="none" w:sz="0" w:space="0" w:color="auto"/>
        <w:right w:val="none" w:sz="0" w:space="0" w:color="auto"/>
      </w:divBdr>
    </w:div>
    <w:div w:id="1935238241">
      <w:bodyDiv w:val="1"/>
      <w:marLeft w:val="0"/>
      <w:marRight w:val="0"/>
      <w:marTop w:val="0"/>
      <w:marBottom w:val="0"/>
      <w:divBdr>
        <w:top w:val="none" w:sz="0" w:space="0" w:color="auto"/>
        <w:left w:val="none" w:sz="0" w:space="0" w:color="auto"/>
        <w:bottom w:val="none" w:sz="0" w:space="0" w:color="auto"/>
        <w:right w:val="none" w:sz="0" w:space="0" w:color="auto"/>
      </w:divBdr>
    </w:div>
    <w:div w:id="1939171183">
      <w:bodyDiv w:val="1"/>
      <w:marLeft w:val="0"/>
      <w:marRight w:val="0"/>
      <w:marTop w:val="0"/>
      <w:marBottom w:val="0"/>
      <w:divBdr>
        <w:top w:val="none" w:sz="0" w:space="0" w:color="auto"/>
        <w:left w:val="none" w:sz="0" w:space="0" w:color="auto"/>
        <w:bottom w:val="none" w:sz="0" w:space="0" w:color="auto"/>
        <w:right w:val="none" w:sz="0" w:space="0" w:color="auto"/>
      </w:divBdr>
    </w:div>
    <w:div w:id="1943102650">
      <w:bodyDiv w:val="1"/>
      <w:marLeft w:val="0"/>
      <w:marRight w:val="0"/>
      <w:marTop w:val="0"/>
      <w:marBottom w:val="0"/>
      <w:divBdr>
        <w:top w:val="none" w:sz="0" w:space="0" w:color="auto"/>
        <w:left w:val="none" w:sz="0" w:space="0" w:color="auto"/>
        <w:bottom w:val="none" w:sz="0" w:space="0" w:color="auto"/>
        <w:right w:val="none" w:sz="0" w:space="0" w:color="auto"/>
      </w:divBdr>
    </w:div>
    <w:div w:id="1947617618">
      <w:bodyDiv w:val="1"/>
      <w:marLeft w:val="0"/>
      <w:marRight w:val="0"/>
      <w:marTop w:val="0"/>
      <w:marBottom w:val="0"/>
      <w:divBdr>
        <w:top w:val="none" w:sz="0" w:space="0" w:color="auto"/>
        <w:left w:val="none" w:sz="0" w:space="0" w:color="auto"/>
        <w:bottom w:val="none" w:sz="0" w:space="0" w:color="auto"/>
        <w:right w:val="none" w:sz="0" w:space="0" w:color="auto"/>
      </w:divBdr>
    </w:div>
    <w:div w:id="1947887464">
      <w:bodyDiv w:val="1"/>
      <w:marLeft w:val="0"/>
      <w:marRight w:val="0"/>
      <w:marTop w:val="0"/>
      <w:marBottom w:val="0"/>
      <w:divBdr>
        <w:top w:val="none" w:sz="0" w:space="0" w:color="auto"/>
        <w:left w:val="none" w:sz="0" w:space="0" w:color="auto"/>
        <w:bottom w:val="none" w:sz="0" w:space="0" w:color="auto"/>
        <w:right w:val="none" w:sz="0" w:space="0" w:color="auto"/>
      </w:divBdr>
    </w:div>
    <w:div w:id="1948659370">
      <w:bodyDiv w:val="1"/>
      <w:marLeft w:val="0"/>
      <w:marRight w:val="0"/>
      <w:marTop w:val="0"/>
      <w:marBottom w:val="0"/>
      <w:divBdr>
        <w:top w:val="none" w:sz="0" w:space="0" w:color="auto"/>
        <w:left w:val="none" w:sz="0" w:space="0" w:color="auto"/>
        <w:bottom w:val="none" w:sz="0" w:space="0" w:color="auto"/>
        <w:right w:val="none" w:sz="0" w:space="0" w:color="auto"/>
      </w:divBdr>
    </w:div>
    <w:div w:id="1950777142">
      <w:bodyDiv w:val="1"/>
      <w:marLeft w:val="0"/>
      <w:marRight w:val="0"/>
      <w:marTop w:val="0"/>
      <w:marBottom w:val="0"/>
      <w:divBdr>
        <w:top w:val="none" w:sz="0" w:space="0" w:color="auto"/>
        <w:left w:val="none" w:sz="0" w:space="0" w:color="auto"/>
        <w:bottom w:val="none" w:sz="0" w:space="0" w:color="auto"/>
        <w:right w:val="none" w:sz="0" w:space="0" w:color="auto"/>
      </w:divBdr>
    </w:div>
    <w:div w:id="1953828036">
      <w:bodyDiv w:val="1"/>
      <w:marLeft w:val="0"/>
      <w:marRight w:val="0"/>
      <w:marTop w:val="0"/>
      <w:marBottom w:val="0"/>
      <w:divBdr>
        <w:top w:val="none" w:sz="0" w:space="0" w:color="auto"/>
        <w:left w:val="none" w:sz="0" w:space="0" w:color="auto"/>
        <w:bottom w:val="none" w:sz="0" w:space="0" w:color="auto"/>
        <w:right w:val="none" w:sz="0" w:space="0" w:color="auto"/>
      </w:divBdr>
    </w:div>
    <w:div w:id="1956474369">
      <w:bodyDiv w:val="1"/>
      <w:marLeft w:val="0"/>
      <w:marRight w:val="0"/>
      <w:marTop w:val="0"/>
      <w:marBottom w:val="0"/>
      <w:divBdr>
        <w:top w:val="none" w:sz="0" w:space="0" w:color="auto"/>
        <w:left w:val="none" w:sz="0" w:space="0" w:color="auto"/>
        <w:bottom w:val="none" w:sz="0" w:space="0" w:color="auto"/>
        <w:right w:val="none" w:sz="0" w:space="0" w:color="auto"/>
      </w:divBdr>
    </w:div>
    <w:div w:id="1957567005">
      <w:bodyDiv w:val="1"/>
      <w:marLeft w:val="0"/>
      <w:marRight w:val="0"/>
      <w:marTop w:val="0"/>
      <w:marBottom w:val="0"/>
      <w:divBdr>
        <w:top w:val="none" w:sz="0" w:space="0" w:color="auto"/>
        <w:left w:val="none" w:sz="0" w:space="0" w:color="auto"/>
        <w:bottom w:val="none" w:sz="0" w:space="0" w:color="auto"/>
        <w:right w:val="none" w:sz="0" w:space="0" w:color="auto"/>
      </w:divBdr>
    </w:div>
    <w:div w:id="1959407437">
      <w:bodyDiv w:val="1"/>
      <w:marLeft w:val="0"/>
      <w:marRight w:val="0"/>
      <w:marTop w:val="0"/>
      <w:marBottom w:val="0"/>
      <w:divBdr>
        <w:top w:val="none" w:sz="0" w:space="0" w:color="auto"/>
        <w:left w:val="none" w:sz="0" w:space="0" w:color="auto"/>
        <w:bottom w:val="none" w:sz="0" w:space="0" w:color="auto"/>
        <w:right w:val="none" w:sz="0" w:space="0" w:color="auto"/>
      </w:divBdr>
    </w:div>
    <w:div w:id="1960257519">
      <w:bodyDiv w:val="1"/>
      <w:marLeft w:val="0"/>
      <w:marRight w:val="0"/>
      <w:marTop w:val="0"/>
      <w:marBottom w:val="0"/>
      <w:divBdr>
        <w:top w:val="none" w:sz="0" w:space="0" w:color="auto"/>
        <w:left w:val="none" w:sz="0" w:space="0" w:color="auto"/>
        <w:bottom w:val="none" w:sz="0" w:space="0" w:color="auto"/>
        <w:right w:val="none" w:sz="0" w:space="0" w:color="auto"/>
      </w:divBdr>
    </w:div>
    <w:div w:id="1963075601">
      <w:bodyDiv w:val="1"/>
      <w:marLeft w:val="0"/>
      <w:marRight w:val="0"/>
      <w:marTop w:val="0"/>
      <w:marBottom w:val="0"/>
      <w:divBdr>
        <w:top w:val="none" w:sz="0" w:space="0" w:color="auto"/>
        <w:left w:val="none" w:sz="0" w:space="0" w:color="auto"/>
        <w:bottom w:val="none" w:sz="0" w:space="0" w:color="auto"/>
        <w:right w:val="none" w:sz="0" w:space="0" w:color="auto"/>
      </w:divBdr>
    </w:div>
    <w:div w:id="1966353560">
      <w:bodyDiv w:val="1"/>
      <w:marLeft w:val="0"/>
      <w:marRight w:val="0"/>
      <w:marTop w:val="0"/>
      <w:marBottom w:val="0"/>
      <w:divBdr>
        <w:top w:val="none" w:sz="0" w:space="0" w:color="auto"/>
        <w:left w:val="none" w:sz="0" w:space="0" w:color="auto"/>
        <w:bottom w:val="none" w:sz="0" w:space="0" w:color="auto"/>
        <w:right w:val="none" w:sz="0" w:space="0" w:color="auto"/>
      </w:divBdr>
    </w:div>
    <w:div w:id="1967662712">
      <w:bodyDiv w:val="1"/>
      <w:marLeft w:val="0"/>
      <w:marRight w:val="0"/>
      <w:marTop w:val="0"/>
      <w:marBottom w:val="0"/>
      <w:divBdr>
        <w:top w:val="none" w:sz="0" w:space="0" w:color="auto"/>
        <w:left w:val="none" w:sz="0" w:space="0" w:color="auto"/>
        <w:bottom w:val="none" w:sz="0" w:space="0" w:color="auto"/>
        <w:right w:val="none" w:sz="0" w:space="0" w:color="auto"/>
      </w:divBdr>
    </w:div>
    <w:div w:id="1971545082">
      <w:bodyDiv w:val="1"/>
      <w:marLeft w:val="0"/>
      <w:marRight w:val="0"/>
      <w:marTop w:val="0"/>
      <w:marBottom w:val="0"/>
      <w:divBdr>
        <w:top w:val="none" w:sz="0" w:space="0" w:color="auto"/>
        <w:left w:val="none" w:sz="0" w:space="0" w:color="auto"/>
        <w:bottom w:val="none" w:sz="0" w:space="0" w:color="auto"/>
        <w:right w:val="none" w:sz="0" w:space="0" w:color="auto"/>
      </w:divBdr>
    </w:div>
    <w:div w:id="1973778804">
      <w:bodyDiv w:val="1"/>
      <w:marLeft w:val="0"/>
      <w:marRight w:val="0"/>
      <w:marTop w:val="0"/>
      <w:marBottom w:val="0"/>
      <w:divBdr>
        <w:top w:val="none" w:sz="0" w:space="0" w:color="auto"/>
        <w:left w:val="none" w:sz="0" w:space="0" w:color="auto"/>
        <w:bottom w:val="none" w:sz="0" w:space="0" w:color="auto"/>
        <w:right w:val="none" w:sz="0" w:space="0" w:color="auto"/>
      </w:divBdr>
    </w:div>
    <w:div w:id="1978336145">
      <w:bodyDiv w:val="1"/>
      <w:marLeft w:val="0"/>
      <w:marRight w:val="0"/>
      <w:marTop w:val="0"/>
      <w:marBottom w:val="0"/>
      <w:divBdr>
        <w:top w:val="none" w:sz="0" w:space="0" w:color="auto"/>
        <w:left w:val="none" w:sz="0" w:space="0" w:color="auto"/>
        <w:bottom w:val="none" w:sz="0" w:space="0" w:color="auto"/>
        <w:right w:val="none" w:sz="0" w:space="0" w:color="auto"/>
      </w:divBdr>
    </w:div>
    <w:div w:id="1978873251">
      <w:bodyDiv w:val="1"/>
      <w:marLeft w:val="0"/>
      <w:marRight w:val="0"/>
      <w:marTop w:val="0"/>
      <w:marBottom w:val="0"/>
      <w:divBdr>
        <w:top w:val="none" w:sz="0" w:space="0" w:color="auto"/>
        <w:left w:val="none" w:sz="0" w:space="0" w:color="auto"/>
        <w:bottom w:val="none" w:sz="0" w:space="0" w:color="auto"/>
        <w:right w:val="none" w:sz="0" w:space="0" w:color="auto"/>
      </w:divBdr>
    </w:div>
    <w:div w:id="1983391478">
      <w:bodyDiv w:val="1"/>
      <w:marLeft w:val="0"/>
      <w:marRight w:val="0"/>
      <w:marTop w:val="0"/>
      <w:marBottom w:val="0"/>
      <w:divBdr>
        <w:top w:val="none" w:sz="0" w:space="0" w:color="auto"/>
        <w:left w:val="none" w:sz="0" w:space="0" w:color="auto"/>
        <w:bottom w:val="none" w:sz="0" w:space="0" w:color="auto"/>
        <w:right w:val="none" w:sz="0" w:space="0" w:color="auto"/>
      </w:divBdr>
    </w:div>
    <w:div w:id="1985887953">
      <w:bodyDiv w:val="1"/>
      <w:marLeft w:val="0"/>
      <w:marRight w:val="0"/>
      <w:marTop w:val="0"/>
      <w:marBottom w:val="0"/>
      <w:divBdr>
        <w:top w:val="none" w:sz="0" w:space="0" w:color="auto"/>
        <w:left w:val="none" w:sz="0" w:space="0" w:color="auto"/>
        <w:bottom w:val="none" w:sz="0" w:space="0" w:color="auto"/>
        <w:right w:val="none" w:sz="0" w:space="0" w:color="auto"/>
      </w:divBdr>
    </w:div>
    <w:div w:id="1992520663">
      <w:bodyDiv w:val="1"/>
      <w:marLeft w:val="0"/>
      <w:marRight w:val="0"/>
      <w:marTop w:val="0"/>
      <w:marBottom w:val="0"/>
      <w:divBdr>
        <w:top w:val="none" w:sz="0" w:space="0" w:color="auto"/>
        <w:left w:val="none" w:sz="0" w:space="0" w:color="auto"/>
        <w:bottom w:val="none" w:sz="0" w:space="0" w:color="auto"/>
        <w:right w:val="none" w:sz="0" w:space="0" w:color="auto"/>
      </w:divBdr>
    </w:div>
    <w:div w:id="1993949491">
      <w:bodyDiv w:val="1"/>
      <w:marLeft w:val="0"/>
      <w:marRight w:val="0"/>
      <w:marTop w:val="0"/>
      <w:marBottom w:val="0"/>
      <w:divBdr>
        <w:top w:val="none" w:sz="0" w:space="0" w:color="auto"/>
        <w:left w:val="none" w:sz="0" w:space="0" w:color="auto"/>
        <w:bottom w:val="none" w:sz="0" w:space="0" w:color="auto"/>
        <w:right w:val="none" w:sz="0" w:space="0" w:color="auto"/>
      </w:divBdr>
    </w:div>
    <w:div w:id="1997685300">
      <w:bodyDiv w:val="1"/>
      <w:marLeft w:val="0"/>
      <w:marRight w:val="0"/>
      <w:marTop w:val="0"/>
      <w:marBottom w:val="0"/>
      <w:divBdr>
        <w:top w:val="none" w:sz="0" w:space="0" w:color="auto"/>
        <w:left w:val="none" w:sz="0" w:space="0" w:color="auto"/>
        <w:bottom w:val="none" w:sz="0" w:space="0" w:color="auto"/>
        <w:right w:val="none" w:sz="0" w:space="0" w:color="auto"/>
      </w:divBdr>
    </w:div>
    <w:div w:id="2001304851">
      <w:bodyDiv w:val="1"/>
      <w:marLeft w:val="0"/>
      <w:marRight w:val="0"/>
      <w:marTop w:val="0"/>
      <w:marBottom w:val="0"/>
      <w:divBdr>
        <w:top w:val="none" w:sz="0" w:space="0" w:color="auto"/>
        <w:left w:val="none" w:sz="0" w:space="0" w:color="auto"/>
        <w:bottom w:val="none" w:sz="0" w:space="0" w:color="auto"/>
        <w:right w:val="none" w:sz="0" w:space="0" w:color="auto"/>
      </w:divBdr>
    </w:div>
    <w:div w:id="2004237632">
      <w:bodyDiv w:val="1"/>
      <w:marLeft w:val="0"/>
      <w:marRight w:val="0"/>
      <w:marTop w:val="0"/>
      <w:marBottom w:val="0"/>
      <w:divBdr>
        <w:top w:val="none" w:sz="0" w:space="0" w:color="auto"/>
        <w:left w:val="none" w:sz="0" w:space="0" w:color="auto"/>
        <w:bottom w:val="none" w:sz="0" w:space="0" w:color="auto"/>
        <w:right w:val="none" w:sz="0" w:space="0" w:color="auto"/>
      </w:divBdr>
    </w:div>
    <w:div w:id="2006860198">
      <w:bodyDiv w:val="1"/>
      <w:marLeft w:val="0"/>
      <w:marRight w:val="0"/>
      <w:marTop w:val="0"/>
      <w:marBottom w:val="0"/>
      <w:divBdr>
        <w:top w:val="none" w:sz="0" w:space="0" w:color="auto"/>
        <w:left w:val="none" w:sz="0" w:space="0" w:color="auto"/>
        <w:bottom w:val="none" w:sz="0" w:space="0" w:color="auto"/>
        <w:right w:val="none" w:sz="0" w:space="0" w:color="auto"/>
      </w:divBdr>
    </w:div>
    <w:div w:id="2007517362">
      <w:bodyDiv w:val="1"/>
      <w:marLeft w:val="0"/>
      <w:marRight w:val="0"/>
      <w:marTop w:val="0"/>
      <w:marBottom w:val="0"/>
      <w:divBdr>
        <w:top w:val="none" w:sz="0" w:space="0" w:color="auto"/>
        <w:left w:val="none" w:sz="0" w:space="0" w:color="auto"/>
        <w:bottom w:val="none" w:sz="0" w:space="0" w:color="auto"/>
        <w:right w:val="none" w:sz="0" w:space="0" w:color="auto"/>
      </w:divBdr>
    </w:div>
    <w:div w:id="2013606147">
      <w:bodyDiv w:val="1"/>
      <w:marLeft w:val="0"/>
      <w:marRight w:val="0"/>
      <w:marTop w:val="0"/>
      <w:marBottom w:val="0"/>
      <w:divBdr>
        <w:top w:val="none" w:sz="0" w:space="0" w:color="auto"/>
        <w:left w:val="none" w:sz="0" w:space="0" w:color="auto"/>
        <w:bottom w:val="none" w:sz="0" w:space="0" w:color="auto"/>
        <w:right w:val="none" w:sz="0" w:space="0" w:color="auto"/>
      </w:divBdr>
    </w:div>
    <w:div w:id="2017607733">
      <w:bodyDiv w:val="1"/>
      <w:marLeft w:val="0"/>
      <w:marRight w:val="0"/>
      <w:marTop w:val="0"/>
      <w:marBottom w:val="0"/>
      <w:divBdr>
        <w:top w:val="none" w:sz="0" w:space="0" w:color="auto"/>
        <w:left w:val="none" w:sz="0" w:space="0" w:color="auto"/>
        <w:bottom w:val="none" w:sz="0" w:space="0" w:color="auto"/>
        <w:right w:val="none" w:sz="0" w:space="0" w:color="auto"/>
      </w:divBdr>
    </w:div>
    <w:div w:id="2019624242">
      <w:bodyDiv w:val="1"/>
      <w:marLeft w:val="0"/>
      <w:marRight w:val="0"/>
      <w:marTop w:val="0"/>
      <w:marBottom w:val="0"/>
      <w:divBdr>
        <w:top w:val="none" w:sz="0" w:space="0" w:color="auto"/>
        <w:left w:val="none" w:sz="0" w:space="0" w:color="auto"/>
        <w:bottom w:val="none" w:sz="0" w:space="0" w:color="auto"/>
        <w:right w:val="none" w:sz="0" w:space="0" w:color="auto"/>
      </w:divBdr>
    </w:div>
    <w:div w:id="2022008583">
      <w:bodyDiv w:val="1"/>
      <w:marLeft w:val="0"/>
      <w:marRight w:val="0"/>
      <w:marTop w:val="0"/>
      <w:marBottom w:val="0"/>
      <w:divBdr>
        <w:top w:val="none" w:sz="0" w:space="0" w:color="auto"/>
        <w:left w:val="none" w:sz="0" w:space="0" w:color="auto"/>
        <w:bottom w:val="none" w:sz="0" w:space="0" w:color="auto"/>
        <w:right w:val="none" w:sz="0" w:space="0" w:color="auto"/>
      </w:divBdr>
    </w:div>
    <w:div w:id="2022471135">
      <w:bodyDiv w:val="1"/>
      <w:marLeft w:val="0"/>
      <w:marRight w:val="0"/>
      <w:marTop w:val="0"/>
      <w:marBottom w:val="0"/>
      <w:divBdr>
        <w:top w:val="none" w:sz="0" w:space="0" w:color="auto"/>
        <w:left w:val="none" w:sz="0" w:space="0" w:color="auto"/>
        <w:bottom w:val="none" w:sz="0" w:space="0" w:color="auto"/>
        <w:right w:val="none" w:sz="0" w:space="0" w:color="auto"/>
      </w:divBdr>
    </w:div>
    <w:div w:id="2025747058">
      <w:bodyDiv w:val="1"/>
      <w:marLeft w:val="0"/>
      <w:marRight w:val="0"/>
      <w:marTop w:val="0"/>
      <w:marBottom w:val="0"/>
      <w:divBdr>
        <w:top w:val="none" w:sz="0" w:space="0" w:color="auto"/>
        <w:left w:val="none" w:sz="0" w:space="0" w:color="auto"/>
        <w:bottom w:val="none" w:sz="0" w:space="0" w:color="auto"/>
        <w:right w:val="none" w:sz="0" w:space="0" w:color="auto"/>
      </w:divBdr>
    </w:div>
    <w:div w:id="2027753458">
      <w:bodyDiv w:val="1"/>
      <w:marLeft w:val="0"/>
      <w:marRight w:val="0"/>
      <w:marTop w:val="0"/>
      <w:marBottom w:val="0"/>
      <w:divBdr>
        <w:top w:val="none" w:sz="0" w:space="0" w:color="auto"/>
        <w:left w:val="none" w:sz="0" w:space="0" w:color="auto"/>
        <w:bottom w:val="none" w:sz="0" w:space="0" w:color="auto"/>
        <w:right w:val="none" w:sz="0" w:space="0" w:color="auto"/>
      </w:divBdr>
    </w:div>
    <w:div w:id="2032225197">
      <w:bodyDiv w:val="1"/>
      <w:marLeft w:val="0"/>
      <w:marRight w:val="0"/>
      <w:marTop w:val="0"/>
      <w:marBottom w:val="0"/>
      <w:divBdr>
        <w:top w:val="none" w:sz="0" w:space="0" w:color="auto"/>
        <w:left w:val="none" w:sz="0" w:space="0" w:color="auto"/>
        <w:bottom w:val="none" w:sz="0" w:space="0" w:color="auto"/>
        <w:right w:val="none" w:sz="0" w:space="0" w:color="auto"/>
      </w:divBdr>
    </w:div>
    <w:div w:id="2032872970">
      <w:bodyDiv w:val="1"/>
      <w:marLeft w:val="0"/>
      <w:marRight w:val="0"/>
      <w:marTop w:val="0"/>
      <w:marBottom w:val="0"/>
      <w:divBdr>
        <w:top w:val="none" w:sz="0" w:space="0" w:color="auto"/>
        <w:left w:val="none" w:sz="0" w:space="0" w:color="auto"/>
        <w:bottom w:val="none" w:sz="0" w:space="0" w:color="auto"/>
        <w:right w:val="none" w:sz="0" w:space="0" w:color="auto"/>
      </w:divBdr>
    </w:div>
    <w:div w:id="2035187636">
      <w:bodyDiv w:val="1"/>
      <w:marLeft w:val="0"/>
      <w:marRight w:val="0"/>
      <w:marTop w:val="0"/>
      <w:marBottom w:val="0"/>
      <w:divBdr>
        <w:top w:val="none" w:sz="0" w:space="0" w:color="auto"/>
        <w:left w:val="none" w:sz="0" w:space="0" w:color="auto"/>
        <w:bottom w:val="none" w:sz="0" w:space="0" w:color="auto"/>
        <w:right w:val="none" w:sz="0" w:space="0" w:color="auto"/>
      </w:divBdr>
    </w:div>
    <w:div w:id="2038503193">
      <w:bodyDiv w:val="1"/>
      <w:marLeft w:val="0"/>
      <w:marRight w:val="0"/>
      <w:marTop w:val="0"/>
      <w:marBottom w:val="0"/>
      <w:divBdr>
        <w:top w:val="none" w:sz="0" w:space="0" w:color="auto"/>
        <w:left w:val="none" w:sz="0" w:space="0" w:color="auto"/>
        <w:bottom w:val="none" w:sz="0" w:space="0" w:color="auto"/>
        <w:right w:val="none" w:sz="0" w:space="0" w:color="auto"/>
      </w:divBdr>
    </w:div>
    <w:div w:id="2038575637">
      <w:bodyDiv w:val="1"/>
      <w:marLeft w:val="0"/>
      <w:marRight w:val="0"/>
      <w:marTop w:val="0"/>
      <w:marBottom w:val="0"/>
      <w:divBdr>
        <w:top w:val="none" w:sz="0" w:space="0" w:color="auto"/>
        <w:left w:val="none" w:sz="0" w:space="0" w:color="auto"/>
        <w:bottom w:val="none" w:sz="0" w:space="0" w:color="auto"/>
        <w:right w:val="none" w:sz="0" w:space="0" w:color="auto"/>
      </w:divBdr>
    </w:div>
    <w:div w:id="2039039086">
      <w:bodyDiv w:val="1"/>
      <w:marLeft w:val="0"/>
      <w:marRight w:val="0"/>
      <w:marTop w:val="0"/>
      <w:marBottom w:val="0"/>
      <w:divBdr>
        <w:top w:val="none" w:sz="0" w:space="0" w:color="auto"/>
        <w:left w:val="none" w:sz="0" w:space="0" w:color="auto"/>
        <w:bottom w:val="none" w:sz="0" w:space="0" w:color="auto"/>
        <w:right w:val="none" w:sz="0" w:space="0" w:color="auto"/>
      </w:divBdr>
    </w:div>
    <w:div w:id="2039508621">
      <w:bodyDiv w:val="1"/>
      <w:marLeft w:val="0"/>
      <w:marRight w:val="0"/>
      <w:marTop w:val="0"/>
      <w:marBottom w:val="0"/>
      <w:divBdr>
        <w:top w:val="none" w:sz="0" w:space="0" w:color="auto"/>
        <w:left w:val="none" w:sz="0" w:space="0" w:color="auto"/>
        <w:bottom w:val="none" w:sz="0" w:space="0" w:color="auto"/>
        <w:right w:val="none" w:sz="0" w:space="0" w:color="auto"/>
      </w:divBdr>
    </w:div>
    <w:div w:id="2040082149">
      <w:bodyDiv w:val="1"/>
      <w:marLeft w:val="0"/>
      <w:marRight w:val="0"/>
      <w:marTop w:val="0"/>
      <w:marBottom w:val="0"/>
      <w:divBdr>
        <w:top w:val="none" w:sz="0" w:space="0" w:color="auto"/>
        <w:left w:val="none" w:sz="0" w:space="0" w:color="auto"/>
        <w:bottom w:val="none" w:sz="0" w:space="0" w:color="auto"/>
        <w:right w:val="none" w:sz="0" w:space="0" w:color="auto"/>
      </w:divBdr>
    </w:div>
    <w:div w:id="2041973228">
      <w:bodyDiv w:val="1"/>
      <w:marLeft w:val="0"/>
      <w:marRight w:val="0"/>
      <w:marTop w:val="0"/>
      <w:marBottom w:val="0"/>
      <w:divBdr>
        <w:top w:val="none" w:sz="0" w:space="0" w:color="auto"/>
        <w:left w:val="none" w:sz="0" w:space="0" w:color="auto"/>
        <w:bottom w:val="none" w:sz="0" w:space="0" w:color="auto"/>
        <w:right w:val="none" w:sz="0" w:space="0" w:color="auto"/>
      </w:divBdr>
    </w:div>
    <w:div w:id="2043899984">
      <w:bodyDiv w:val="1"/>
      <w:marLeft w:val="0"/>
      <w:marRight w:val="0"/>
      <w:marTop w:val="0"/>
      <w:marBottom w:val="0"/>
      <w:divBdr>
        <w:top w:val="none" w:sz="0" w:space="0" w:color="auto"/>
        <w:left w:val="none" w:sz="0" w:space="0" w:color="auto"/>
        <w:bottom w:val="none" w:sz="0" w:space="0" w:color="auto"/>
        <w:right w:val="none" w:sz="0" w:space="0" w:color="auto"/>
      </w:divBdr>
    </w:div>
    <w:div w:id="2044090272">
      <w:bodyDiv w:val="1"/>
      <w:marLeft w:val="0"/>
      <w:marRight w:val="0"/>
      <w:marTop w:val="0"/>
      <w:marBottom w:val="0"/>
      <w:divBdr>
        <w:top w:val="none" w:sz="0" w:space="0" w:color="auto"/>
        <w:left w:val="none" w:sz="0" w:space="0" w:color="auto"/>
        <w:bottom w:val="none" w:sz="0" w:space="0" w:color="auto"/>
        <w:right w:val="none" w:sz="0" w:space="0" w:color="auto"/>
      </w:divBdr>
    </w:div>
    <w:div w:id="2044207285">
      <w:bodyDiv w:val="1"/>
      <w:marLeft w:val="0"/>
      <w:marRight w:val="0"/>
      <w:marTop w:val="0"/>
      <w:marBottom w:val="0"/>
      <w:divBdr>
        <w:top w:val="none" w:sz="0" w:space="0" w:color="auto"/>
        <w:left w:val="none" w:sz="0" w:space="0" w:color="auto"/>
        <w:bottom w:val="none" w:sz="0" w:space="0" w:color="auto"/>
        <w:right w:val="none" w:sz="0" w:space="0" w:color="auto"/>
      </w:divBdr>
    </w:div>
    <w:div w:id="2046901145">
      <w:bodyDiv w:val="1"/>
      <w:marLeft w:val="0"/>
      <w:marRight w:val="0"/>
      <w:marTop w:val="0"/>
      <w:marBottom w:val="0"/>
      <w:divBdr>
        <w:top w:val="none" w:sz="0" w:space="0" w:color="auto"/>
        <w:left w:val="none" w:sz="0" w:space="0" w:color="auto"/>
        <w:bottom w:val="none" w:sz="0" w:space="0" w:color="auto"/>
        <w:right w:val="none" w:sz="0" w:space="0" w:color="auto"/>
      </w:divBdr>
    </w:div>
    <w:div w:id="2047757879">
      <w:bodyDiv w:val="1"/>
      <w:marLeft w:val="0"/>
      <w:marRight w:val="0"/>
      <w:marTop w:val="0"/>
      <w:marBottom w:val="0"/>
      <w:divBdr>
        <w:top w:val="none" w:sz="0" w:space="0" w:color="auto"/>
        <w:left w:val="none" w:sz="0" w:space="0" w:color="auto"/>
        <w:bottom w:val="none" w:sz="0" w:space="0" w:color="auto"/>
        <w:right w:val="none" w:sz="0" w:space="0" w:color="auto"/>
      </w:divBdr>
    </w:div>
    <w:div w:id="2058700738">
      <w:bodyDiv w:val="1"/>
      <w:marLeft w:val="0"/>
      <w:marRight w:val="0"/>
      <w:marTop w:val="0"/>
      <w:marBottom w:val="0"/>
      <w:divBdr>
        <w:top w:val="none" w:sz="0" w:space="0" w:color="auto"/>
        <w:left w:val="none" w:sz="0" w:space="0" w:color="auto"/>
        <w:bottom w:val="none" w:sz="0" w:space="0" w:color="auto"/>
        <w:right w:val="none" w:sz="0" w:space="0" w:color="auto"/>
      </w:divBdr>
    </w:div>
    <w:div w:id="2060744392">
      <w:bodyDiv w:val="1"/>
      <w:marLeft w:val="0"/>
      <w:marRight w:val="0"/>
      <w:marTop w:val="0"/>
      <w:marBottom w:val="0"/>
      <w:divBdr>
        <w:top w:val="none" w:sz="0" w:space="0" w:color="auto"/>
        <w:left w:val="none" w:sz="0" w:space="0" w:color="auto"/>
        <w:bottom w:val="none" w:sz="0" w:space="0" w:color="auto"/>
        <w:right w:val="none" w:sz="0" w:space="0" w:color="auto"/>
      </w:divBdr>
    </w:div>
    <w:div w:id="2064599739">
      <w:bodyDiv w:val="1"/>
      <w:marLeft w:val="0"/>
      <w:marRight w:val="0"/>
      <w:marTop w:val="0"/>
      <w:marBottom w:val="0"/>
      <w:divBdr>
        <w:top w:val="none" w:sz="0" w:space="0" w:color="auto"/>
        <w:left w:val="none" w:sz="0" w:space="0" w:color="auto"/>
        <w:bottom w:val="none" w:sz="0" w:space="0" w:color="auto"/>
        <w:right w:val="none" w:sz="0" w:space="0" w:color="auto"/>
      </w:divBdr>
    </w:div>
    <w:div w:id="2066830867">
      <w:bodyDiv w:val="1"/>
      <w:marLeft w:val="0"/>
      <w:marRight w:val="0"/>
      <w:marTop w:val="0"/>
      <w:marBottom w:val="0"/>
      <w:divBdr>
        <w:top w:val="none" w:sz="0" w:space="0" w:color="auto"/>
        <w:left w:val="none" w:sz="0" w:space="0" w:color="auto"/>
        <w:bottom w:val="none" w:sz="0" w:space="0" w:color="auto"/>
        <w:right w:val="none" w:sz="0" w:space="0" w:color="auto"/>
      </w:divBdr>
    </w:div>
    <w:div w:id="2068143919">
      <w:bodyDiv w:val="1"/>
      <w:marLeft w:val="0"/>
      <w:marRight w:val="0"/>
      <w:marTop w:val="0"/>
      <w:marBottom w:val="0"/>
      <w:divBdr>
        <w:top w:val="none" w:sz="0" w:space="0" w:color="auto"/>
        <w:left w:val="none" w:sz="0" w:space="0" w:color="auto"/>
        <w:bottom w:val="none" w:sz="0" w:space="0" w:color="auto"/>
        <w:right w:val="none" w:sz="0" w:space="0" w:color="auto"/>
      </w:divBdr>
    </w:div>
    <w:div w:id="2069497175">
      <w:bodyDiv w:val="1"/>
      <w:marLeft w:val="0"/>
      <w:marRight w:val="0"/>
      <w:marTop w:val="0"/>
      <w:marBottom w:val="0"/>
      <w:divBdr>
        <w:top w:val="none" w:sz="0" w:space="0" w:color="auto"/>
        <w:left w:val="none" w:sz="0" w:space="0" w:color="auto"/>
        <w:bottom w:val="none" w:sz="0" w:space="0" w:color="auto"/>
        <w:right w:val="none" w:sz="0" w:space="0" w:color="auto"/>
      </w:divBdr>
    </w:div>
    <w:div w:id="2075547207">
      <w:bodyDiv w:val="1"/>
      <w:marLeft w:val="0"/>
      <w:marRight w:val="0"/>
      <w:marTop w:val="0"/>
      <w:marBottom w:val="0"/>
      <w:divBdr>
        <w:top w:val="none" w:sz="0" w:space="0" w:color="auto"/>
        <w:left w:val="none" w:sz="0" w:space="0" w:color="auto"/>
        <w:bottom w:val="none" w:sz="0" w:space="0" w:color="auto"/>
        <w:right w:val="none" w:sz="0" w:space="0" w:color="auto"/>
      </w:divBdr>
    </w:div>
    <w:div w:id="2085714034">
      <w:bodyDiv w:val="1"/>
      <w:marLeft w:val="0"/>
      <w:marRight w:val="0"/>
      <w:marTop w:val="0"/>
      <w:marBottom w:val="0"/>
      <w:divBdr>
        <w:top w:val="none" w:sz="0" w:space="0" w:color="auto"/>
        <w:left w:val="none" w:sz="0" w:space="0" w:color="auto"/>
        <w:bottom w:val="none" w:sz="0" w:space="0" w:color="auto"/>
        <w:right w:val="none" w:sz="0" w:space="0" w:color="auto"/>
      </w:divBdr>
    </w:div>
    <w:div w:id="2097432950">
      <w:bodyDiv w:val="1"/>
      <w:marLeft w:val="0"/>
      <w:marRight w:val="0"/>
      <w:marTop w:val="0"/>
      <w:marBottom w:val="0"/>
      <w:divBdr>
        <w:top w:val="none" w:sz="0" w:space="0" w:color="auto"/>
        <w:left w:val="none" w:sz="0" w:space="0" w:color="auto"/>
        <w:bottom w:val="none" w:sz="0" w:space="0" w:color="auto"/>
        <w:right w:val="none" w:sz="0" w:space="0" w:color="auto"/>
      </w:divBdr>
    </w:div>
    <w:div w:id="2104371476">
      <w:bodyDiv w:val="1"/>
      <w:marLeft w:val="0"/>
      <w:marRight w:val="0"/>
      <w:marTop w:val="0"/>
      <w:marBottom w:val="0"/>
      <w:divBdr>
        <w:top w:val="none" w:sz="0" w:space="0" w:color="auto"/>
        <w:left w:val="none" w:sz="0" w:space="0" w:color="auto"/>
        <w:bottom w:val="none" w:sz="0" w:space="0" w:color="auto"/>
        <w:right w:val="none" w:sz="0" w:space="0" w:color="auto"/>
      </w:divBdr>
    </w:div>
    <w:div w:id="2109307266">
      <w:bodyDiv w:val="1"/>
      <w:marLeft w:val="0"/>
      <w:marRight w:val="0"/>
      <w:marTop w:val="0"/>
      <w:marBottom w:val="0"/>
      <w:divBdr>
        <w:top w:val="none" w:sz="0" w:space="0" w:color="auto"/>
        <w:left w:val="none" w:sz="0" w:space="0" w:color="auto"/>
        <w:bottom w:val="none" w:sz="0" w:space="0" w:color="auto"/>
        <w:right w:val="none" w:sz="0" w:space="0" w:color="auto"/>
      </w:divBdr>
    </w:div>
    <w:div w:id="2110005388">
      <w:bodyDiv w:val="1"/>
      <w:marLeft w:val="0"/>
      <w:marRight w:val="0"/>
      <w:marTop w:val="0"/>
      <w:marBottom w:val="0"/>
      <w:divBdr>
        <w:top w:val="none" w:sz="0" w:space="0" w:color="auto"/>
        <w:left w:val="none" w:sz="0" w:space="0" w:color="auto"/>
        <w:bottom w:val="none" w:sz="0" w:space="0" w:color="auto"/>
        <w:right w:val="none" w:sz="0" w:space="0" w:color="auto"/>
      </w:divBdr>
    </w:div>
    <w:div w:id="2115591246">
      <w:bodyDiv w:val="1"/>
      <w:marLeft w:val="0"/>
      <w:marRight w:val="0"/>
      <w:marTop w:val="0"/>
      <w:marBottom w:val="0"/>
      <w:divBdr>
        <w:top w:val="none" w:sz="0" w:space="0" w:color="auto"/>
        <w:left w:val="none" w:sz="0" w:space="0" w:color="auto"/>
        <w:bottom w:val="none" w:sz="0" w:space="0" w:color="auto"/>
        <w:right w:val="none" w:sz="0" w:space="0" w:color="auto"/>
      </w:divBdr>
    </w:div>
    <w:div w:id="2123837390">
      <w:bodyDiv w:val="1"/>
      <w:marLeft w:val="0"/>
      <w:marRight w:val="0"/>
      <w:marTop w:val="0"/>
      <w:marBottom w:val="0"/>
      <w:divBdr>
        <w:top w:val="none" w:sz="0" w:space="0" w:color="auto"/>
        <w:left w:val="none" w:sz="0" w:space="0" w:color="auto"/>
        <w:bottom w:val="none" w:sz="0" w:space="0" w:color="auto"/>
        <w:right w:val="none" w:sz="0" w:space="0" w:color="auto"/>
      </w:divBdr>
    </w:div>
    <w:div w:id="2127118682">
      <w:bodyDiv w:val="1"/>
      <w:marLeft w:val="0"/>
      <w:marRight w:val="0"/>
      <w:marTop w:val="0"/>
      <w:marBottom w:val="0"/>
      <w:divBdr>
        <w:top w:val="none" w:sz="0" w:space="0" w:color="auto"/>
        <w:left w:val="none" w:sz="0" w:space="0" w:color="auto"/>
        <w:bottom w:val="none" w:sz="0" w:space="0" w:color="auto"/>
        <w:right w:val="none" w:sz="0" w:space="0" w:color="auto"/>
      </w:divBdr>
    </w:div>
    <w:div w:id="2132937273">
      <w:bodyDiv w:val="1"/>
      <w:marLeft w:val="0"/>
      <w:marRight w:val="0"/>
      <w:marTop w:val="0"/>
      <w:marBottom w:val="0"/>
      <w:divBdr>
        <w:top w:val="none" w:sz="0" w:space="0" w:color="auto"/>
        <w:left w:val="none" w:sz="0" w:space="0" w:color="auto"/>
        <w:bottom w:val="none" w:sz="0" w:space="0" w:color="auto"/>
        <w:right w:val="none" w:sz="0" w:space="0" w:color="auto"/>
      </w:divBdr>
    </w:div>
    <w:div w:id="2134864274">
      <w:bodyDiv w:val="1"/>
      <w:marLeft w:val="0"/>
      <w:marRight w:val="0"/>
      <w:marTop w:val="0"/>
      <w:marBottom w:val="0"/>
      <w:divBdr>
        <w:top w:val="none" w:sz="0" w:space="0" w:color="auto"/>
        <w:left w:val="none" w:sz="0" w:space="0" w:color="auto"/>
        <w:bottom w:val="none" w:sz="0" w:space="0" w:color="auto"/>
        <w:right w:val="none" w:sz="0" w:space="0" w:color="auto"/>
      </w:divBdr>
    </w:div>
    <w:div w:id="2137211595">
      <w:bodyDiv w:val="1"/>
      <w:marLeft w:val="0"/>
      <w:marRight w:val="0"/>
      <w:marTop w:val="0"/>
      <w:marBottom w:val="0"/>
      <w:divBdr>
        <w:top w:val="none" w:sz="0" w:space="0" w:color="auto"/>
        <w:left w:val="none" w:sz="0" w:space="0" w:color="auto"/>
        <w:bottom w:val="none" w:sz="0" w:space="0" w:color="auto"/>
        <w:right w:val="none" w:sz="0" w:space="0" w:color="auto"/>
      </w:divBdr>
    </w:div>
    <w:div w:id="2137943262">
      <w:bodyDiv w:val="1"/>
      <w:marLeft w:val="0"/>
      <w:marRight w:val="0"/>
      <w:marTop w:val="0"/>
      <w:marBottom w:val="0"/>
      <w:divBdr>
        <w:top w:val="none" w:sz="0" w:space="0" w:color="auto"/>
        <w:left w:val="none" w:sz="0" w:space="0" w:color="auto"/>
        <w:bottom w:val="none" w:sz="0" w:space="0" w:color="auto"/>
        <w:right w:val="none" w:sz="0" w:space="0" w:color="auto"/>
      </w:divBdr>
    </w:div>
    <w:div w:id="2145807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image" Target="media/image38.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41" Type="http://schemas.openxmlformats.org/officeDocument/2006/relationships/image" Target="media/image2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jpe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jpe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2.jpeg"/><Relationship Id="rId52" Type="http://schemas.openxmlformats.org/officeDocument/2006/relationships/image" Target="media/image4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jpeg"/><Relationship Id="rId48" Type="http://schemas.openxmlformats.org/officeDocument/2006/relationships/image" Target="media/image36.jpeg"/><Relationship Id="rId8" Type="http://schemas.openxmlformats.org/officeDocument/2006/relationships/comments" Target="comments.xml"/><Relationship Id="rId51" Type="http://schemas.openxmlformats.org/officeDocument/2006/relationships/image" Target="media/image39.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b:Source>
    <b:Tag>CON151</b:Tag>
    <b:SourceType>InternetSite</b:SourceType>
    <b:Guid>{FB82AED2-37D8-4CB5-B16D-FC68A3E1126A}</b:Guid>
    <b:Author>
      <b:Author>
        <b:Corporate>CFA-CRAs - Conselhos Federais e Regionais de Administração</b:Corporate>
      </b:Author>
    </b:Author>
    <b:Year>2015</b:Year>
    <b:YearAccessed>2016</b:YearAccessed>
    <b:MonthAccessed>06</b:MonthAccessed>
    <b:URL>http://www.cfa.org.br/servicos/publicacoes/cfa-cartilha-financa-pessoal.pdf</b:URL>
    <b:InternetSiteTitle>Como Cuidar de suas Finanças Pessoais</b:InternetSiteTitle>
    <b:DayAccessed>13</b:DayAccessed>
    <b:RefOrder>2</b:RefOrder>
  </b:Source>
  <b:Source>
    <b:Tag>GRÜ07</b:Tag>
    <b:SourceType>InternetSite</b:SourceType>
    <b:Guid>{76928C08-4D9A-4A6B-8318-CCBB05F2D7B8}</b:Guid>
    <b:Year>2007</b:Year>
    <b:City>Porto Alegre</b:City>
    <b:Author>
      <b:Author>
        <b:NameList>
          <b:Person>
            <b:Last>GRÜSSNER</b:Last>
            <b:Middle>Medaglia</b:Middle>
            <b:First>Paula</b:First>
          </b:Person>
        </b:NameList>
      </b:Author>
    </b:Author>
    <b:YearAccessed>2016</b:YearAccessed>
    <b:MonthAccessed>06</b:MonthAccessed>
    <b:URL>http://www.lume.ufrgs.br/bitstream/handle/10183/6506/000486157.pdf?sequence=1</b:URL>
    <b:ProductionCompany>Universidade Federal do Rio Grande do Sul</b:ProductionCompany>
    <b:InternetSiteTitle>Administrando as Finanças Pessoais para Criação de Patrimônio</b:InternetSiteTitle>
    <b:DayAccessed>12</b:DayAccessed>
    <b:RefOrder>4</b:RefOrder>
  </b:Source>
  <b:Source>
    <b:Tag>BAN13</b:Tag>
    <b:SourceType>InternetSite</b:SourceType>
    <b:Guid>{ABF6C366-DF55-46B5-B513-F94644867EB6}</b:Guid>
    <b:Author>
      <b:Author>
        <b:Corporate>BCB - Banco Central do Brasil</b:Corporate>
      </b:Author>
    </b:Author>
    <b:Title>Orçamento Pessoal</b:Title>
    <b:InternetSiteTitle>Caderno de Educação Financeira Gestão de Finanças Pessoais (Conteúdo Básico)</b:InternetSiteTitle>
    <b:Year>2013b</b:Year>
    <b:YearAccessed>2016</b:YearAccessed>
    <b:MonthAccessed>06</b:MonthAccessed>
    <b:URL>https://www.bcb.gov.br/pre/pef/port/caderno_cidadania_financeira.pdf</b:URL>
    <b:DayAccessed>13</b:DayAccessed>
    <b:RefOrder>5</b:RefOrder>
  </b:Source>
  <b:Source>
    <b:Tag>Pre11</b:Tag>
    <b:SourceType>Book</b:SourceType>
    <b:Guid>{C08704D5-88EC-492F-8CB6-AC29C68E2D6E}</b:Guid>
    <b:Author>
      <b:Author>
        <b:NameList>
          <b:Person>
            <b:Last>Pressman</b:Last>
            <b:First>Roger</b:First>
            <b:Middle>S.</b:Middle>
          </b:Person>
        </b:NameList>
      </b:Author>
    </b:Author>
    <b:Title>Engenharia de Software: Uma Abordagem Profissional</b:Title>
    <b:Year>2011</b:Year>
    <b:City>Porto Alegre</b:City>
    <b:Publisher>AMGH</b:Publisher>
    <b:Edition>7</b:Edition>
    <b:RefOrder>10</b:RefOrder>
  </b:Source>
  <b:Source>
    <b:Tag>CON16</b:Tag>
    <b:SourceType>InternetSite</b:SourceType>
    <b:Guid>{57CB19B3-60A6-4E53-9DFB-FB2F0BDC207C}</b:Guid>
    <b:Author>
      <b:Author>
        <b:Corporate>CNC - Confederação Nacional do Comércio de Bens, Serviços e Turismo  </b:Corporate>
      </b:Author>
    </b:Author>
    <b:Year>2016</b:Year>
    <b:YearAccessed>2016</b:YearAccessed>
    <b:URL>http://www.cnc.org.br/noticias/economia/percentual-de-familias-endividadas-cai-para-608-em-fevereiro</b:URL>
    <b:InternetSiteTitle>Percentual de famílias endividadas cai para 60,8% em fevereiro</b:InternetSiteTitle>
    <b:MonthAccessed>06</b:MonthAccessed>
    <b:DayAccessed>12</b:DayAccessed>
    <b:RefOrder>11</b:RefOrder>
  </b:Source>
  <b:Source>
    <b:Tag>BCB13</b:Tag>
    <b:SourceType>InternetSite</b:SourceType>
    <b:Guid>{7EF73537-C6FA-4DE7-ADD3-21FB307C8A4C}</b:Guid>
    <b:Year>2013a</b:Year>
    <b:Author>
      <b:Author>
        <b:Corporate>BCB - Banco Central do Brasil</b:Corporate>
      </b:Author>
    </b:Author>
    <b:InternetSiteTitle>Glossário Simplificado de Termos Financeiros</b:InternetSiteTitle>
    <b:YearAccessed>2016</b:YearAccessed>
    <b:MonthAccessed>09</b:MonthAccessed>
    <b:DayAccessed>13</b:DayAccessed>
    <b:URL>http://www.bcb.gov.br/pre/pef/port/glossario_cidadania_financeira.pdf</b:URL>
    <b:RefOrder>12</b:RefOrder>
  </b:Source>
  <b:Source>
    <b:Tag>SPC16</b:Tag>
    <b:SourceType>InternetSite</b:SourceType>
    <b:Guid>{32AED9C5-1DE1-4E68-9D9E-BD164F52E0CD}</b:Guid>
    <b:Author>
      <b:Author>
        <b:Corporate>SPC Brasil - Serviço de Proteção ao Crédito</b:Corporate>
      </b:Author>
    </b:Author>
    <b:InternetSiteTitle>Apenas 38% dos brasileiros se sentem seguros para lidarApenas 38% dos brasileiros se sentem seguros para lidar</b:InternetSiteTitle>
    <b:Year>2016</b:Year>
    <b:YearAccessed>2016</b:YearAccessed>
    <b:MonthAccessed>06</b:MonthAccessed>
    <b:URL>https://www.spcbrasil.org.br/imprensa/noticia/1335</b:URL>
    <b:DayAccessed>13</b:DayAccessed>
    <b:RefOrder>13</b:RefOrder>
  </b:Source>
  <b:Source>
    <b:Tag>Chia14</b:Tag>
    <b:SourceType>InternetSite</b:SourceType>
    <b:Guid>{1E19FB11-7A6F-4126-A7F4-190E47F410AC}</b:Guid>
    <b:Title>80% dos brasileiros não controlam suas finanças</b:Title>
    <b:Year>2014</b:Year>
    <b:InternetSiteTitle>O Estado de São Paulo</b:InternetSiteTitle>
    <b:YearAccessed>2016</b:YearAccessed>
    <b:MonthAccessed>09</b:MonthAccessed>
    <b:DayAccessed>19</b:DayAccessed>
    <b:URL>http://economia.estadao.com.br/noticias/geral,80-dos-brasileiros-nao-controlam-suas-financas,176437e</b:URL>
    <b:Author>
      <b:Author>
        <b:NameList>
          <b:Person>
            <b:Last>Chiara</b:Last>
            <b:First>Marcia</b:First>
            <b:Middle>da</b:Middle>
          </b:Person>
        </b:NameList>
      </b:Author>
    </b:Author>
    <b:Month>01</b:Month>
    <b:Day>27</b:Day>
    <b:RefOrder>14</b:RefOrder>
  </b:Source>
  <b:Source>
    <b:Tag>Dei03</b:Tag>
    <b:SourceType>Book</b:SourceType>
    <b:Guid>{8FB1FAB8-0ED4-42B9-AAEC-531F36CD2A85}</b:Guid>
    <b:Title>Java: Como Programar</b:Title>
    <b:Year>2003</b:Year>
    <b:City>Porto Alegre</b:City>
    <b:Publisher>Bookman</b:Publisher>
    <b:Author>
      <b:Author>
        <b:NameList>
          <b:Person>
            <b:Last>Deitel</b:Last>
            <b:Middle>M.</b:Middle>
            <b:First>H.</b:First>
          </b:Person>
          <b:Person>
            <b:Last>Deitel</b:Last>
            <b:Middle>J.</b:Middle>
            <b:First>P.</b:First>
          </b:Person>
        </b:NameList>
      </b:Author>
    </b:Author>
    <b:Edition>4</b:Edition>
    <b:RefOrder>15</b:RefOrder>
  </b:Source>
  <b:Source>
    <b:Tag>Gam00</b:Tag>
    <b:SourceType>Book</b:SourceType>
    <b:Guid>{DCA90FE2-FB6F-4CBF-AC97-0D22FD1FAC71}</b:Guid>
    <b:Title>Padrão de Projeto: Soluções reutilizáveis de software orientado a objetos</b:Title>
    <b:Year>2000</b:Year>
    <b:City>São Paulo</b:City>
    <b:Publisher>Bookman</b:Publisher>
    <b:Author>
      <b:Author>
        <b:NameList>
          <b:Person>
            <b:Last>Gamma</b:Last>
            <b:First>Erich</b:First>
          </b:Person>
          <b:Person>
            <b:Last>Helm</b:Last>
            <b:First>Richard</b:First>
          </b:Person>
          <b:Person>
            <b:Last>Johson</b:Last>
            <b:First>Ralph</b:First>
          </b:Person>
          <b:Person>
            <b:Last>Vlissides</b:Last>
            <b:First>John</b:First>
          </b:Person>
        </b:NameList>
      </b:Author>
    </b:Author>
    <b:RefOrder>16</b:RefOrder>
  </b:Source>
  <b:Source>
    <b:Tag>Som11</b:Tag>
    <b:SourceType>Book</b:SourceType>
    <b:Guid>{6E73D6B7-93A7-4CB4-8C84-722900AB0E3C}</b:Guid>
    <b:Author>
      <b:Author>
        <b:NameList>
          <b:Person>
            <b:Last>Sommerville</b:Last>
            <b:First>Ian</b:First>
          </b:Person>
        </b:NameList>
      </b:Author>
    </b:Author>
    <b:Title>Engenharia de Software</b:Title>
    <b:Year>2011</b:Year>
    <b:City>São Paulo</b:City>
    <b:Publisher>Person</b:Publisher>
    <b:Edition>9</b:Edition>
    <b:RefOrder>6</b:RefOrder>
  </b:Source>
  <b:Source>
    <b:Tag>NBR031</b:Tag>
    <b:SourceType>Book</b:SourceType>
    <b:Guid>{3E6DF033-9AAF-4CDE-899B-EC9218737664}</b:Guid>
    <b:Title>NBR ISO/IEC 9126-1</b:Title>
    <b:Year>2003</b:Year>
    <b:Publisher>ABNT</b:Publisher>
    <b:CountryRegion>Brasil</b:CountryRegion>
    <b:Comments>Projeto 21:101.01-009:2002</b:Comments>
    <b:RefOrder>8</b:RefOrder>
  </b:Source>
  <b:Source>
    <b:Tag>CFC09</b:Tag>
    <b:SourceType>Book</b:SourceType>
    <b:Guid>{17722C15-4A7B-4EA1-A66B-69A6081D36FF}</b:Guid>
    <b:Title>Manual de Contabilidade do Sistema CFC/ CRCs</b:Title>
    <b:City>Brasília</b:City>
    <b:Year>2009</b:Year>
    <b:Publisher>Conselho Federal de Contabilidade</b:Publisher>
    <b:YearAccessed>2016</b:YearAccessed>
    <b:MonthAccessed>10</b:MonthAccessed>
    <b:DayAccessed>24</b:DayAccessed>
    <b:URL>http://portalcfc.org.br/wordpress/wp-content/uploads/2013/01/manual_cont.pdf</b:URL>
    <b:Author>
      <b:Author>
        <b:Corporate>CFC - Conselho Federal de Contabilidade</b:Corporate>
      </b:Author>
    </b:Author>
    <b:RefOrder>1</b:RefOrder>
  </b:Source>
  <b:Source>
    <b:Tag>Pau03</b:Tag>
    <b:SourceType>Book</b:SourceType>
    <b:Guid>{6DFE10DC-E406-4622-A142-5B94E57C6787}</b:Guid>
    <b:Title>Engenharia de software: Fundamentos, Métodos e Padrões</b:Title>
    <b:Year>2003</b:Year>
    <b:City>Rio de Janeito</b:City>
    <b:Publisher>LTC</b:Publisher>
    <b:Edition>3</b:Edition>
    <b:Author>
      <b:Author>
        <b:NameList>
          <b:Person>
            <b:Last>Paula Filho</b:Last>
            <b:Middle>de Pádua</b:Middle>
            <b:First>Wilson</b:First>
          </b:Person>
        </b:NameList>
      </b:Author>
    </b:Author>
    <b:RefOrder>7</b:RefOrder>
  </b:Source>
  <b:Source>
    <b:Tag>BCB14</b:Tag>
    <b:SourceType>InternetSite</b:SourceType>
    <b:Guid>{5F9F3BFB-840A-4D75-BE40-770C100330E0}</b:Guid>
    <b:Year>2014</b:Year>
    <b:Author>
      <b:Author>
        <b:Corporate>BCB - Banco Central do Brasil</b:Corporate>
      </b:Author>
    </b:Author>
    <b:InternetSiteTitle>Taxa de câmbio</b:InternetSiteTitle>
    <b:YearAccessed>2016</b:YearAccessed>
    <b:MonthAccessed>11</b:MonthAccessed>
    <b:DayAccessed>02</b:DayAccessed>
    <b:URL>http://www.bcb.gov.br/pre/bc_atende/port/taxCam.asp#1</b:URL>
    <b:Month>09</b:Month>
    <b:RefOrder>3</b:RefOrder>
  </b:Source>
  <b:Source>
    <b:Tag>Gil11</b:Tag>
    <b:SourceType>Book</b:SourceType>
    <b:Guid>{866F6DD5-B11E-4A3F-9099-AA2CA6DCDBB5}</b:Guid>
    <b:Author>
      <b:Author>
        <b:NameList>
          <b:Person>
            <b:Last>Guedes</b:Last>
            <b:First>Gilleanes</b:First>
            <b:Middle>T. A.</b:Middle>
          </b:Person>
        </b:NameList>
      </b:Author>
    </b:Author>
    <b:Title>UML 2 - Uma abordagem prática</b:Title>
    <b:Year>2006</b:Year>
    <b:Publisher>Novatec</b:Publisher>
    <b:Edition>2</b:Edition>
    <b:City>São Paulo</b:City>
    <b:RefOrder>9</b:RefOrder>
  </b:Source>
</b:Sources>
</file>

<file path=customXml/itemProps1.xml><?xml version="1.0" encoding="utf-8"?>
<ds:datastoreItem xmlns:ds="http://schemas.openxmlformats.org/officeDocument/2006/customXml" ds:itemID="{40DF86ED-0F38-4093-ACD2-2DF3E13FE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1592</TotalTime>
  <Pages>59</Pages>
  <Words>9921</Words>
  <Characters>53576</Characters>
  <Application>Microsoft Office Word</Application>
  <DocSecurity>0</DocSecurity>
  <Lines>446</Lines>
  <Paragraphs>126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63371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Verônica Sakai</dc:creator>
  <cp:keywords/>
  <dc:description/>
  <cp:lastModifiedBy>Silvia Helena</cp:lastModifiedBy>
  <cp:revision>92</cp:revision>
  <cp:lastPrinted>2016-11-24T12:45:00Z</cp:lastPrinted>
  <dcterms:created xsi:type="dcterms:W3CDTF">2017-03-27T19:44:00Z</dcterms:created>
  <dcterms:modified xsi:type="dcterms:W3CDTF">2017-06-21T23:24:00Z</dcterms:modified>
</cp:coreProperties>
</file>