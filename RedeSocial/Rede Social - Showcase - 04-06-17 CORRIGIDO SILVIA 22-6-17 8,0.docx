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comments.xml" ContentType="application/vnd.openxmlformats-officedocument.wordprocessingml.comment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4B56" w:rsidRDefault="000C6CB4" w:rsidP="000C6CB4">
      <w:pPr>
        <w:tabs>
          <w:tab w:val="left" w:pos="8080"/>
        </w:tabs>
        <w:spacing w:line="236" w:lineRule="auto"/>
        <w:ind w:right="920"/>
        <w:jc w:val="center"/>
        <w:rPr>
          <w:rFonts w:ascii="Arial" w:eastAsia="Arial" w:hAnsi="Arial"/>
          <w:b/>
          <w:sz w:val="64"/>
        </w:rPr>
      </w:pPr>
      <w:commentRangeStart w:id="0"/>
      <w:r>
        <w:rPr>
          <w:rFonts w:ascii="Arial" w:eastAsia="Arial" w:hAnsi="Arial"/>
          <w:b/>
          <w:noProof/>
          <w:sz w:val="64"/>
        </w:rPr>
        <w:t xml:space="preserve">  </w:t>
      </w:r>
      <w:r w:rsidR="00D12D91">
        <w:rPr>
          <w:rFonts w:ascii="Arial" w:eastAsia="Arial" w:hAnsi="Arial"/>
          <w:b/>
          <w:noProof/>
          <w:sz w:val="64"/>
        </w:rPr>
        <w:t xml:space="preserve">Faculdade de Tecnologia </w:t>
      </w:r>
      <w:commentRangeEnd w:id="0"/>
      <w:r w:rsidR="003704B8">
        <w:rPr>
          <w:rStyle w:val="Refdecomentrio"/>
        </w:rPr>
        <w:commentReference w:id="0"/>
      </w:r>
      <w:r w:rsidR="00D12D91">
        <w:rPr>
          <w:rFonts w:ascii="Arial" w:eastAsia="Arial" w:hAnsi="Arial"/>
          <w:b/>
          <w:noProof/>
          <w:sz w:val="64"/>
        </w:rPr>
        <w:t>de Ourinhos</w:t>
      </w:r>
    </w:p>
    <w:p w:rsidR="007878AD" w:rsidRDefault="007878AD" w:rsidP="00D12D91">
      <w:pPr>
        <w:spacing w:line="236" w:lineRule="auto"/>
        <w:ind w:right="920"/>
        <w:jc w:val="center"/>
        <w:rPr>
          <w:rFonts w:ascii="Arial" w:eastAsia="Arial" w:hAnsi="Arial"/>
          <w:b/>
          <w:sz w:val="64"/>
        </w:rPr>
      </w:pPr>
    </w:p>
    <w:p w:rsidR="008F1637" w:rsidRPr="00E05573" w:rsidRDefault="00574B56" w:rsidP="00D12D91">
      <w:pPr>
        <w:spacing w:line="239" w:lineRule="auto"/>
        <w:jc w:val="center"/>
        <w:rPr>
          <w:rFonts w:ascii="Times New Roman" w:eastAsia="Arial" w:hAnsi="Times New Roman" w:cs="Times New Roman"/>
          <w:b/>
          <w:sz w:val="40"/>
          <w:szCs w:val="40"/>
        </w:rPr>
      </w:pPr>
      <w:r w:rsidRPr="00E05573">
        <w:rPr>
          <w:rFonts w:ascii="Times New Roman" w:eastAsia="Arial" w:hAnsi="Times New Roman" w:cs="Times New Roman"/>
          <w:b/>
          <w:sz w:val="40"/>
          <w:szCs w:val="40"/>
        </w:rPr>
        <w:t>Análise e Desenvolvimento de Sistemas</w:t>
      </w:r>
    </w:p>
    <w:p w:rsidR="00574B56" w:rsidRPr="00E05573" w:rsidRDefault="00574B56" w:rsidP="00D12D91">
      <w:pPr>
        <w:spacing w:line="239" w:lineRule="auto"/>
        <w:jc w:val="center"/>
        <w:rPr>
          <w:rFonts w:ascii="Times New Roman" w:eastAsia="Arial" w:hAnsi="Times New Roman" w:cs="Times New Roman"/>
          <w:b/>
          <w:sz w:val="40"/>
          <w:szCs w:val="40"/>
        </w:rPr>
      </w:pPr>
      <w:r w:rsidRPr="00E05573">
        <w:rPr>
          <w:rFonts w:ascii="Times New Roman" w:eastAsia="Arial" w:hAnsi="Times New Roman" w:cs="Times New Roman"/>
          <w:b/>
          <w:sz w:val="40"/>
          <w:szCs w:val="40"/>
        </w:rPr>
        <w:t>Engenharia de Software I</w:t>
      </w:r>
      <w:r w:rsidR="00D12D91">
        <w:rPr>
          <w:rFonts w:ascii="Times New Roman" w:eastAsia="Arial" w:hAnsi="Times New Roman" w:cs="Times New Roman"/>
          <w:b/>
          <w:sz w:val="40"/>
          <w:szCs w:val="40"/>
        </w:rPr>
        <w:t>II</w:t>
      </w:r>
    </w:p>
    <w:p w:rsidR="00574B56" w:rsidRPr="00E05573" w:rsidRDefault="00574B56" w:rsidP="00D12D91">
      <w:pPr>
        <w:spacing w:line="239" w:lineRule="auto"/>
        <w:jc w:val="center"/>
        <w:rPr>
          <w:rFonts w:ascii="Times New Roman" w:eastAsia="Arial" w:hAnsi="Times New Roman" w:cs="Times New Roman"/>
          <w:b/>
          <w:sz w:val="40"/>
          <w:szCs w:val="40"/>
        </w:rPr>
      </w:pPr>
    </w:p>
    <w:p w:rsidR="00574B56" w:rsidRPr="00E05573" w:rsidRDefault="00574B56" w:rsidP="00D12D91">
      <w:pPr>
        <w:spacing w:line="239" w:lineRule="auto"/>
        <w:jc w:val="center"/>
        <w:rPr>
          <w:rFonts w:ascii="Times New Roman" w:eastAsia="Arial" w:hAnsi="Times New Roman" w:cs="Times New Roman"/>
          <w:b/>
          <w:sz w:val="40"/>
          <w:szCs w:val="40"/>
        </w:rPr>
      </w:pPr>
    </w:p>
    <w:p w:rsidR="007878AD" w:rsidRPr="00E05573" w:rsidRDefault="007878AD" w:rsidP="00D12D91">
      <w:pPr>
        <w:spacing w:line="239" w:lineRule="auto"/>
        <w:jc w:val="center"/>
        <w:rPr>
          <w:rFonts w:ascii="Times New Roman" w:eastAsia="Arial" w:hAnsi="Times New Roman" w:cs="Times New Roman"/>
          <w:b/>
          <w:sz w:val="40"/>
          <w:szCs w:val="40"/>
        </w:rPr>
      </w:pPr>
    </w:p>
    <w:p w:rsidR="00574B56" w:rsidRPr="00E05573" w:rsidRDefault="00574B56" w:rsidP="00D12D91">
      <w:pPr>
        <w:spacing w:line="239" w:lineRule="auto"/>
        <w:jc w:val="center"/>
        <w:rPr>
          <w:rFonts w:ascii="Times New Roman" w:eastAsia="Arial" w:hAnsi="Times New Roman" w:cs="Times New Roman"/>
          <w:b/>
          <w:sz w:val="40"/>
          <w:szCs w:val="40"/>
        </w:rPr>
      </w:pPr>
    </w:p>
    <w:p w:rsidR="00574B56" w:rsidRPr="00E05573" w:rsidRDefault="007878AD" w:rsidP="00D12D91">
      <w:pPr>
        <w:spacing w:line="239" w:lineRule="auto"/>
        <w:jc w:val="center"/>
        <w:rPr>
          <w:rFonts w:ascii="Times New Roman" w:eastAsia="Arial" w:hAnsi="Times New Roman" w:cs="Times New Roman"/>
          <w:b/>
          <w:sz w:val="40"/>
          <w:szCs w:val="40"/>
        </w:rPr>
      </w:pPr>
      <w:r w:rsidRPr="00E05573">
        <w:rPr>
          <w:rFonts w:ascii="Times New Roman" w:eastAsia="Arial" w:hAnsi="Times New Roman" w:cs="Times New Roman"/>
          <w:b/>
          <w:sz w:val="40"/>
          <w:szCs w:val="40"/>
        </w:rPr>
        <w:t>Projeto</w:t>
      </w:r>
    </w:p>
    <w:p w:rsidR="00574B56" w:rsidRPr="00E05573" w:rsidRDefault="007878AD" w:rsidP="00D12D91">
      <w:pPr>
        <w:spacing w:line="239" w:lineRule="auto"/>
        <w:jc w:val="center"/>
        <w:rPr>
          <w:rFonts w:ascii="Times New Roman" w:eastAsia="Arial" w:hAnsi="Times New Roman" w:cs="Times New Roman"/>
          <w:b/>
          <w:sz w:val="40"/>
          <w:szCs w:val="40"/>
        </w:rPr>
      </w:pPr>
      <w:r w:rsidRPr="00E05573">
        <w:rPr>
          <w:rFonts w:ascii="Times New Roman" w:eastAsia="Arial" w:hAnsi="Times New Roman" w:cs="Times New Roman"/>
          <w:b/>
          <w:sz w:val="40"/>
          <w:szCs w:val="40"/>
        </w:rPr>
        <w:t xml:space="preserve">Rede Social - </w:t>
      </w:r>
      <w:r w:rsidR="00574B56" w:rsidRPr="00E05573">
        <w:rPr>
          <w:rFonts w:ascii="Times New Roman" w:eastAsia="Arial" w:hAnsi="Times New Roman" w:cs="Times New Roman"/>
          <w:b/>
          <w:sz w:val="40"/>
          <w:szCs w:val="40"/>
        </w:rPr>
        <w:t>S</w:t>
      </w:r>
      <w:r w:rsidRPr="00E05573">
        <w:rPr>
          <w:rFonts w:ascii="Times New Roman" w:eastAsia="Arial" w:hAnsi="Times New Roman" w:cs="Times New Roman"/>
          <w:b/>
          <w:sz w:val="40"/>
          <w:szCs w:val="40"/>
        </w:rPr>
        <w:t>howcase</w:t>
      </w:r>
    </w:p>
    <w:p w:rsidR="008F1637" w:rsidRPr="00E05573" w:rsidRDefault="008F1637" w:rsidP="00D12D91">
      <w:pPr>
        <w:spacing w:line="200" w:lineRule="exact"/>
        <w:jc w:val="center"/>
        <w:rPr>
          <w:rFonts w:ascii="Times New Roman" w:eastAsia="Times New Roman" w:hAnsi="Times New Roman" w:cs="Times New Roman"/>
          <w:sz w:val="24"/>
        </w:rPr>
      </w:pPr>
    </w:p>
    <w:p w:rsidR="008F1637" w:rsidRPr="00E05573" w:rsidRDefault="008F1637" w:rsidP="00D12D91">
      <w:pPr>
        <w:spacing w:line="200" w:lineRule="exact"/>
        <w:jc w:val="center"/>
        <w:rPr>
          <w:rFonts w:ascii="Times New Roman" w:eastAsia="Times New Roman" w:hAnsi="Times New Roman" w:cs="Times New Roman"/>
          <w:sz w:val="24"/>
        </w:rPr>
      </w:pPr>
    </w:p>
    <w:p w:rsidR="008F1637" w:rsidRPr="00E05573" w:rsidRDefault="008F1637" w:rsidP="00D12D91">
      <w:pPr>
        <w:spacing w:line="200" w:lineRule="exact"/>
        <w:jc w:val="center"/>
        <w:rPr>
          <w:rFonts w:ascii="Times New Roman" w:eastAsia="Times New Roman" w:hAnsi="Times New Roman" w:cs="Times New Roman"/>
          <w:sz w:val="24"/>
        </w:rPr>
      </w:pPr>
    </w:p>
    <w:p w:rsidR="008F1637" w:rsidRPr="00E05573" w:rsidRDefault="008F1637" w:rsidP="00D12D91">
      <w:pPr>
        <w:spacing w:line="200" w:lineRule="exact"/>
        <w:jc w:val="center"/>
        <w:rPr>
          <w:rFonts w:ascii="Times New Roman" w:eastAsia="Times New Roman" w:hAnsi="Times New Roman" w:cs="Times New Roman"/>
          <w:sz w:val="24"/>
        </w:rPr>
      </w:pPr>
    </w:p>
    <w:p w:rsidR="008F1637" w:rsidRDefault="008F1637" w:rsidP="00D12D91">
      <w:pPr>
        <w:spacing w:line="200" w:lineRule="exact"/>
        <w:jc w:val="center"/>
        <w:rPr>
          <w:rFonts w:ascii="Times New Roman" w:eastAsia="Times New Roman" w:hAnsi="Times New Roman" w:cs="Times New Roman"/>
          <w:sz w:val="24"/>
        </w:rPr>
      </w:pPr>
    </w:p>
    <w:p w:rsidR="001321D1" w:rsidRDefault="001321D1" w:rsidP="00D12D91">
      <w:pPr>
        <w:spacing w:line="200" w:lineRule="exact"/>
        <w:jc w:val="center"/>
        <w:rPr>
          <w:rFonts w:ascii="Times New Roman" w:eastAsia="Times New Roman" w:hAnsi="Times New Roman" w:cs="Times New Roman"/>
          <w:sz w:val="24"/>
        </w:rPr>
      </w:pPr>
    </w:p>
    <w:p w:rsidR="001321D1" w:rsidRDefault="001321D1" w:rsidP="00D12D91">
      <w:pPr>
        <w:spacing w:line="200" w:lineRule="exact"/>
        <w:jc w:val="center"/>
        <w:rPr>
          <w:rFonts w:ascii="Times New Roman" w:eastAsia="Times New Roman" w:hAnsi="Times New Roman" w:cs="Times New Roman"/>
          <w:sz w:val="24"/>
        </w:rPr>
      </w:pPr>
    </w:p>
    <w:p w:rsidR="001321D1" w:rsidRDefault="001321D1" w:rsidP="00D12D91">
      <w:pPr>
        <w:spacing w:line="200" w:lineRule="exact"/>
        <w:jc w:val="center"/>
        <w:rPr>
          <w:rFonts w:ascii="Times New Roman" w:eastAsia="Times New Roman" w:hAnsi="Times New Roman" w:cs="Times New Roman"/>
          <w:sz w:val="24"/>
        </w:rPr>
      </w:pPr>
    </w:p>
    <w:p w:rsidR="001321D1" w:rsidRDefault="001321D1" w:rsidP="00D12D91">
      <w:pPr>
        <w:spacing w:line="200" w:lineRule="exact"/>
        <w:jc w:val="center"/>
        <w:rPr>
          <w:rFonts w:ascii="Times New Roman" w:eastAsia="Times New Roman" w:hAnsi="Times New Roman" w:cs="Times New Roman"/>
          <w:sz w:val="24"/>
        </w:rPr>
      </w:pPr>
    </w:p>
    <w:p w:rsidR="001321D1" w:rsidRDefault="001321D1" w:rsidP="00D12D91">
      <w:pPr>
        <w:spacing w:line="200" w:lineRule="exact"/>
        <w:jc w:val="center"/>
        <w:rPr>
          <w:rFonts w:ascii="Times New Roman" w:eastAsia="Times New Roman" w:hAnsi="Times New Roman" w:cs="Times New Roman"/>
          <w:sz w:val="24"/>
        </w:rPr>
      </w:pPr>
    </w:p>
    <w:p w:rsidR="001321D1" w:rsidRPr="00E05573" w:rsidRDefault="001321D1" w:rsidP="00D12D91">
      <w:pPr>
        <w:spacing w:line="200" w:lineRule="exact"/>
        <w:jc w:val="center"/>
        <w:rPr>
          <w:rFonts w:ascii="Times New Roman" w:eastAsia="Times New Roman" w:hAnsi="Times New Roman" w:cs="Times New Roman"/>
          <w:sz w:val="24"/>
        </w:rPr>
      </w:pPr>
    </w:p>
    <w:p w:rsidR="008F1637" w:rsidRPr="00E05573" w:rsidRDefault="008F1637" w:rsidP="00D12D91">
      <w:pPr>
        <w:spacing w:line="200" w:lineRule="exact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:rsidR="008F1637" w:rsidRPr="00E05573" w:rsidRDefault="008F1637" w:rsidP="00D12D91">
      <w:pPr>
        <w:spacing w:line="200" w:lineRule="exact"/>
        <w:jc w:val="center"/>
        <w:rPr>
          <w:rFonts w:ascii="Times New Roman" w:eastAsia="Times New Roman" w:hAnsi="Times New Roman" w:cs="Times New Roman"/>
          <w:sz w:val="24"/>
        </w:rPr>
      </w:pPr>
    </w:p>
    <w:p w:rsidR="008F1637" w:rsidRPr="00E05573" w:rsidRDefault="007878AD" w:rsidP="00D12D91">
      <w:pPr>
        <w:spacing w:line="239" w:lineRule="auto"/>
        <w:jc w:val="center"/>
        <w:rPr>
          <w:rFonts w:ascii="Times New Roman" w:eastAsia="Arial" w:hAnsi="Times New Roman" w:cs="Times New Roman"/>
          <w:b/>
          <w:sz w:val="36"/>
        </w:rPr>
      </w:pPr>
      <w:r w:rsidRPr="00E05573">
        <w:rPr>
          <w:rFonts w:ascii="Times New Roman" w:eastAsia="Arial" w:hAnsi="Times New Roman" w:cs="Times New Roman"/>
          <w:b/>
          <w:sz w:val="36"/>
        </w:rPr>
        <w:t>Acadêmicos:</w:t>
      </w:r>
    </w:p>
    <w:p w:rsidR="007878AD" w:rsidRPr="00E05573" w:rsidRDefault="007878AD" w:rsidP="00D12D91">
      <w:pPr>
        <w:spacing w:line="239" w:lineRule="auto"/>
        <w:jc w:val="center"/>
        <w:rPr>
          <w:rFonts w:ascii="Times New Roman" w:eastAsia="Arial" w:hAnsi="Times New Roman" w:cs="Times New Roman"/>
          <w:b/>
          <w:sz w:val="36"/>
        </w:rPr>
      </w:pPr>
    </w:p>
    <w:p w:rsidR="003C7DCF" w:rsidRDefault="003C7DCF" w:rsidP="00D12D91">
      <w:pPr>
        <w:jc w:val="center"/>
        <w:rPr>
          <w:rFonts w:ascii="Times New Roman" w:hAnsi="Times New Roman" w:cs="Times New Roman"/>
          <w:sz w:val="32"/>
          <w:szCs w:val="32"/>
        </w:rPr>
      </w:pPr>
      <w:r w:rsidRPr="00E05573">
        <w:rPr>
          <w:rFonts w:ascii="Times New Roman" w:hAnsi="Times New Roman" w:cs="Times New Roman"/>
          <w:sz w:val="32"/>
          <w:szCs w:val="32"/>
        </w:rPr>
        <w:t xml:space="preserve">Gustavo </w:t>
      </w:r>
      <w:r>
        <w:rPr>
          <w:rFonts w:ascii="Times New Roman" w:hAnsi="Times New Roman" w:cs="Times New Roman"/>
          <w:sz w:val="32"/>
          <w:szCs w:val="32"/>
        </w:rPr>
        <w:t xml:space="preserve">A. </w:t>
      </w:r>
      <w:r w:rsidRPr="00E05573">
        <w:rPr>
          <w:rFonts w:ascii="Times New Roman" w:hAnsi="Times New Roman" w:cs="Times New Roman"/>
          <w:sz w:val="32"/>
          <w:szCs w:val="32"/>
        </w:rPr>
        <w:t>de Souza</w:t>
      </w:r>
    </w:p>
    <w:p w:rsidR="004E2BC1" w:rsidRDefault="004E2BC1" w:rsidP="00D12D91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Alexandre H. A. Amâncio</w:t>
      </w:r>
    </w:p>
    <w:p w:rsidR="004E2BC1" w:rsidRDefault="004E2BC1" w:rsidP="00D12D91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Ana Caroline Fidelis</w:t>
      </w:r>
    </w:p>
    <w:p w:rsidR="004E2BC1" w:rsidRDefault="007878AD" w:rsidP="00D12D91">
      <w:pPr>
        <w:jc w:val="center"/>
        <w:rPr>
          <w:rFonts w:ascii="Times New Roman" w:hAnsi="Times New Roman" w:cs="Times New Roman"/>
          <w:sz w:val="32"/>
          <w:szCs w:val="32"/>
        </w:rPr>
      </w:pPr>
      <w:r w:rsidRPr="00E05573">
        <w:rPr>
          <w:rFonts w:ascii="Times New Roman" w:hAnsi="Times New Roman" w:cs="Times New Roman"/>
          <w:sz w:val="32"/>
          <w:szCs w:val="32"/>
        </w:rPr>
        <w:t>Vinícius Aguiar</w:t>
      </w:r>
    </w:p>
    <w:p w:rsidR="009A72F4" w:rsidRDefault="009A72F4" w:rsidP="00D12D91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A72F4" w:rsidRDefault="009A72F4" w:rsidP="00D12D91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321D1" w:rsidRDefault="001321D1" w:rsidP="00D12D91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321D1" w:rsidRDefault="001321D1" w:rsidP="00D12D91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321D1" w:rsidRDefault="001321D1" w:rsidP="00D12D91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321D1" w:rsidRDefault="001321D1" w:rsidP="00D12D91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A72F4" w:rsidRDefault="009A72F4" w:rsidP="00D12D91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A72F4" w:rsidRDefault="009A72F4" w:rsidP="00D12D91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Ourinhos - 2017</w:t>
      </w:r>
    </w:p>
    <w:p w:rsidR="004E2BC1" w:rsidRPr="00E06EF5" w:rsidRDefault="004E2BC1" w:rsidP="009A72F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  <w:r w:rsidR="00E06EF5" w:rsidRPr="00E06EF5">
        <w:rPr>
          <w:rFonts w:ascii="Times New Roman" w:hAnsi="Times New Roman" w:cs="Times New Roman"/>
          <w:b/>
          <w:sz w:val="32"/>
          <w:szCs w:val="32"/>
        </w:rPr>
        <w:lastRenderedPageBreak/>
        <w:t>Gerenciamento de Configurações</w:t>
      </w:r>
    </w:p>
    <w:p w:rsidR="00E06EF5" w:rsidRDefault="00E06EF5" w:rsidP="00C95CE8">
      <w:pPr>
        <w:jc w:val="center"/>
      </w:pPr>
    </w:p>
    <w:p w:rsidR="00E06EF5" w:rsidRDefault="00E06EF5" w:rsidP="00C95CE8">
      <w:pPr>
        <w:jc w:val="center"/>
        <w:rPr>
          <w:rFonts w:ascii="Times New Roman" w:hAnsi="Times New Roman" w:cs="Times New Roman"/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/>
      </w:tblPr>
      <w:tblGrid>
        <w:gridCol w:w="3000"/>
        <w:gridCol w:w="3002"/>
        <w:gridCol w:w="3008"/>
      </w:tblGrid>
      <w:tr w:rsidR="004E2BC1" w:rsidRPr="008530BA" w:rsidTr="00E2743B">
        <w:tc>
          <w:tcPr>
            <w:tcW w:w="3000" w:type="dxa"/>
            <w:shd w:val="clear" w:color="auto" w:fill="auto"/>
          </w:tcPr>
          <w:p w:rsidR="004E2BC1" w:rsidRPr="008530BA" w:rsidRDefault="004E2BC1" w:rsidP="008530B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530BA">
              <w:rPr>
                <w:rFonts w:ascii="Times New Roman" w:hAnsi="Times New Roman" w:cs="Times New Roman"/>
                <w:sz w:val="32"/>
                <w:szCs w:val="32"/>
              </w:rPr>
              <w:t>Datas</w:t>
            </w:r>
          </w:p>
        </w:tc>
        <w:tc>
          <w:tcPr>
            <w:tcW w:w="3002" w:type="dxa"/>
            <w:shd w:val="clear" w:color="auto" w:fill="auto"/>
          </w:tcPr>
          <w:p w:rsidR="004E2BC1" w:rsidRPr="008530BA" w:rsidRDefault="004E2BC1" w:rsidP="008530B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530BA">
              <w:rPr>
                <w:rFonts w:ascii="Times New Roman" w:hAnsi="Times New Roman" w:cs="Times New Roman"/>
                <w:sz w:val="32"/>
                <w:szCs w:val="32"/>
              </w:rPr>
              <w:t>Ocorrência</w:t>
            </w:r>
          </w:p>
        </w:tc>
        <w:tc>
          <w:tcPr>
            <w:tcW w:w="3008" w:type="dxa"/>
            <w:shd w:val="clear" w:color="auto" w:fill="auto"/>
          </w:tcPr>
          <w:p w:rsidR="004E2BC1" w:rsidRPr="008530BA" w:rsidRDefault="004E2BC1" w:rsidP="008530B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530BA">
              <w:rPr>
                <w:rFonts w:ascii="Times New Roman" w:hAnsi="Times New Roman" w:cs="Times New Roman"/>
                <w:sz w:val="32"/>
                <w:szCs w:val="32"/>
              </w:rPr>
              <w:t>Responsável</w:t>
            </w:r>
          </w:p>
        </w:tc>
      </w:tr>
      <w:tr w:rsidR="004E2BC1" w:rsidRPr="008530BA" w:rsidTr="00E2743B">
        <w:tc>
          <w:tcPr>
            <w:tcW w:w="3000" w:type="dxa"/>
            <w:shd w:val="clear" w:color="auto" w:fill="auto"/>
          </w:tcPr>
          <w:p w:rsidR="004E2BC1" w:rsidRPr="008530BA" w:rsidRDefault="004E2BC1" w:rsidP="00E27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0BA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E06EF5" w:rsidRPr="008530BA">
              <w:rPr>
                <w:rFonts w:ascii="Times New Roman" w:hAnsi="Times New Roman" w:cs="Times New Roman"/>
                <w:sz w:val="24"/>
                <w:szCs w:val="24"/>
              </w:rPr>
              <w:t>/10/2016</w:t>
            </w:r>
          </w:p>
        </w:tc>
        <w:tc>
          <w:tcPr>
            <w:tcW w:w="3002" w:type="dxa"/>
            <w:shd w:val="clear" w:color="auto" w:fill="auto"/>
          </w:tcPr>
          <w:p w:rsidR="004E2BC1" w:rsidRPr="008530BA" w:rsidRDefault="00E06EF5" w:rsidP="00E27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0BA">
              <w:rPr>
                <w:rFonts w:ascii="Times New Roman" w:hAnsi="Times New Roman" w:cs="Times New Roman"/>
                <w:sz w:val="24"/>
                <w:szCs w:val="24"/>
              </w:rPr>
              <w:t>Correção do trabalho</w:t>
            </w:r>
            <w:r w:rsidR="00A436C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08" w:type="dxa"/>
            <w:shd w:val="clear" w:color="auto" w:fill="auto"/>
          </w:tcPr>
          <w:p w:rsidR="004E2BC1" w:rsidRPr="008530BA" w:rsidRDefault="00E06EF5" w:rsidP="00E27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0BA">
              <w:rPr>
                <w:rFonts w:ascii="Times New Roman" w:hAnsi="Times New Roman" w:cs="Times New Roman"/>
                <w:sz w:val="24"/>
                <w:szCs w:val="24"/>
              </w:rPr>
              <w:t>Alexandre, Ana Caroline, Gustavo e Vinicius</w:t>
            </w:r>
            <w:r w:rsidR="00A436C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C118E" w:rsidRPr="008530BA" w:rsidTr="00E2743B">
        <w:tc>
          <w:tcPr>
            <w:tcW w:w="3000" w:type="dxa"/>
            <w:shd w:val="clear" w:color="auto" w:fill="auto"/>
          </w:tcPr>
          <w:p w:rsidR="001C118E" w:rsidRPr="001C118E" w:rsidRDefault="001C118E" w:rsidP="00E27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18E">
              <w:rPr>
                <w:rFonts w:ascii="Times New Roman" w:hAnsi="Times New Roman" w:cs="Times New Roman"/>
                <w:sz w:val="24"/>
                <w:szCs w:val="24"/>
              </w:rPr>
              <w:t>27/10/2016</w:t>
            </w:r>
          </w:p>
        </w:tc>
        <w:tc>
          <w:tcPr>
            <w:tcW w:w="3002" w:type="dxa"/>
            <w:shd w:val="clear" w:color="auto" w:fill="auto"/>
          </w:tcPr>
          <w:p w:rsidR="001C118E" w:rsidRPr="001C118E" w:rsidRDefault="00A436CB" w:rsidP="00E27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Requisitos funcionais.</w:t>
            </w:r>
          </w:p>
        </w:tc>
        <w:tc>
          <w:tcPr>
            <w:tcW w:w="3008" w:type="dxa"/>
            <w:shd w:val="clear" w:color="auto" w:fill="auto"/>
          </w:tcPr>
          <w:p w:rsidR="001C118E" w:rsidRPr="001C118E" w:rsidRDefault="001C118E" w:rsidP="00E27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18E">
              <w:rPr>
                <w:rFonts w:ascii="Times New Roman" w:hAnsi="Times New Roman" w:cs="Times New Roman"/>
                <w:sz w:val="24"/>
                <w:szCs w:val="24"/>
              </w:rPr>
              <w:t>Alexandre, Ana Caroline, Gustavo e Vinicius</w:t>
            </w:r>
            <w:r w:rsidR="00A436C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C118E" w:rsidRPr="008530BA" w:rsidTr="00E2743B">
        <w:tc>
          <w:tcPr>
            <w:tcW w:w="3000" w:type="dxa"/>
            <w:shd w:val="clear" w:color="auto" w:fill="auto"/>
          </w:tcPr>
          <w:p w:rsidR="001C118E" w:rsidRPr="001C118E" w:rsidRDefault="001C118E" w:rsidP="00E27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18E">
              <w:rPr>
                <w:rFonts w:ascii="Times New Roman" w:hAnsi="Times New Roman" w:cs="Times New Roman"/>
                <w:sz w:val="24"/>
                <w:szCs w:val="24"/>
              </w:rPr>
              <w:t>03/11/2016</w:t>
            </w:r>
          </w:p>
        </w:tc>
        <w:tc>
          <w:tcPr>
            <w:tcW w:w="3002" w:type="dxa"/>
            <w:shd w:val="clear" w:color="auto" w:fill="auto"/>
          </w:tcPr>
          <w:p w:rsidR="001C118E" w:rsidRPr="001C118E" w:rsidRDefault="001C118E" w:rsidP="00E27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18E">
              <w:rPr>
                <w:rFonts w:ascii="Times New Roman" w:hAnsi="Times New Roman" w:cs="Times New Roman"/>
                <w:sz w:val="24"/>
                <w:szCs w:val="24"/>
              </w:rPr>
              <w:t>Requisitos funcionais e não funcionais</w:t>
            </w:r>
            <w:r w:rsidR="00A436C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08" w:type="dxa"/>
            <w:shd w:val="clear" w:color="auto" w:fill="auto"/>
          </w:tcPr>
          <w:p w:rsidR="001C118E" w:rsidRPr="001C118E" w:rsidRDefault="001C118E" w:rsidP="00E27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18E">
              <w:rPr>
                <w:rFonts w:ascii="Times New Roman" w:hAnsi="Times New Roman" w:cs="Times New Roman"/>
                <w:sz w:val="24"/>
                <w:szCs w:val="24"/>
              </w:rPr>
              <w:t>Alexandre, Gustavo e Vinicius</w:t>
            </w:r>
            <w:r w:rsidR="00A436C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C118E" w:rsidRPr="008530BA" w:rsidTr="00E2743B">
        <w:tc>
          <w:tcPr>
            <w:tcW w:w="3000" w:type="dxa"/>
            <w:shd w:val="clear" w:color="auto" w:fill="auto"/>
          </w:tcPr>
          <w:p w:rsidR="001C118E" w:rsidRPr="0047764D" w:rsidRDefault="0047764D" w:rsidP="00E27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764D">
              <w:rPr>
                <w:rFonts w:ascii="Times New Roman" w:hAnsi="Times New Roman" w:cs="Times New Roman"/>
                <w:sz w:val="24"/>
                <w:szCs w:val="24"/>
              </w:rPr>
              <w:t>10/11/2016</w:t>
            </w:r>
          </w:p>
        </w:tc>
        <w:tc>
          <w:tcPr>
            <w:tcW w:w="3002" w:type="dxa"/>
            <w:shd w:val="clear" w:color="auto" w:fill="auto"/>
          </w:tcPr>
          <w:p w:rsidR="001C118E" w:rsidRPr="0047764D" w:rsidRDefault="0047764D" w:rsidP="00E27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Correção Requisitos Funcionais</w:t>
            </w:r>
            <w:r w:rsidR="00A436C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08" w:type="dxa"/>
            <w:shd w:val="clear" w:color="auto" w:fill="auto"/>
          </w:tcPr>
          <w:p w:rsidR="001C118E" w:rsidRPr="0047764D" w:rsidRDefault="0047764D" w:rsidP="00E27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Gustavo, Vinicius</w:t>
            </w:r>
            <w:r w:rsidR="00A436C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C118E" w:rsidRPr="008530BA" w:rsidTr="00E2743B">
        <w:tc>
          <w:tcPr>
            <w:tcW w:w="3000" w:type="dxa"/>
            <w:shd w:val="clear" w:color="auto" w:fill="auto"/>
          </w:tcPr>
          <w:p w:rsidR="001C118E" w:rsidRPr="0047764D" w:rsidRDefault="0005631E" w:rsidP="00E27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23/2/2017</w:t>
            </w:r>
          </w:p>
        </w:tc>
        <w:tc>
          <w:tcPr>
            <w:tcW w:w="3002" w:type="dxa"/>
            <w:shd w:val="clear" w:color="auto" w:fill="auto"/>
          </w:tcPr>
          <w:p w:rsidR="001C118E" w:rsidRPr="0047764D" w:rsidRDefault="00E2743B" w:rsidP="00E27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Correção inicial</w:t>
            </w:r>
            <w:r w:rsidR="00A436C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08" w:type="dxa"/>
            <w:shd w:val="clear" w:color="auto" w:fill="auto"/>
          </w:tcPr>
          <w:p w:rsidR="001C118E" w:rsidRPr="0047764D" w:rsidRDefault="0005631E" w:rsidP="00E27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Profa. Silvia</w:t>
            </w:r>
            <w:r w:rsidR="00A436C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C118E" w:rsidRPr="008530BA" w:rsidTr="00E2743B">
        <w:tc>
          <w:tcPr>
            <w:tcW w:w="3000" w:type="dxa"/>
            <w:shd w:val="clear" w:color="auto" w:fill="auto"/>
          </w:tcPr>
          <w:p w:rsidR="001C118E" w:rsidRPr="0047764D" w:rsidRDefault="00A436CB" w:rsidP="00E27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23/2/2017</w:t>
            </w:r>
          </w:p>
        </w:tc>
        <w:tc>
          <w:tcPr>
            <w:tcW w:w="3002" w:type="dxa"/>
            <w:shd w:val="clear" w:color="auto" w:fill="auto"/>
          </w:tcPr>
          <w:p w:rsidR="001C118E" w:rsidRPr="0047764D" w:rsidRDefault="00A436CB" w:rsidP="00E27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Divisão de tarefas da equipe.</w:t>
            </w:r>
          </w:p>
        </w:tc>
        <w:tc>
          <w:tcPr>
            <w:tcW w:w="3008" w:type="dxa"/>
            <w:shd w:val="clear" w:color="auto" w:fill="auto"/>
          </w:tcPr>
          <w:p w:rsidR="001C118E" w:rsidRPr="0047764D" w:rsidRDefault="00A436CB" w:rsidP="00E27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Gustavo.</w:t>
            </w:r>
          </w:p>
        </w:tc>
      </w:tr>
      <w:tr w:rsidR="001C118E" w:rsidRPr="008530BA" w:rsidTr="00E2743B">
        <w:tc>
          <w:tcPr>
            <w:tcW w:w="3000" w:type="dxa"/>
            <w:shd w:val="clear" w:color="auto" w:fill="auto"/>
          </w:tcPr>
          <w:p w:rsidR="001C118E" w:rsidRPr="0047764D" w:rsidRDefault="00A436CB" w:rsidP="00E27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23/2/2017</w:t>
            </w:r>
          </w:p>
        </w:tc>
        <w:tc>
          <w:tcPr>
            <w:tcW w:w="3002" w:type="dxa"/>
            <w:shd w:val="clear" w:color="auto" w:fill="auto"/>
          </w:tcPr>
          <w:p w:rsidR="001C118E" w:rsidRPr="0047764D" w:rsidRDefault="00A436CB" w:rsidP="00E27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Numeração automático de tópicos.</w:t>
            </w:r>
          </w:p>
        </w:tc>
        <w:tc>
          <w:tcPr>
            <w:tcW w:w="3008" w:type="dxa"/>
            <w:shd w:val="clear" w:color="auto" w:fill="auto"/>
          </w:tcPr>
          <w:p w:rsidR="001C118E" w:rsidRPr="0047764D" w:rsidRDefault="00A436CB" w:rsidP="00E27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Vinicius.</w:t>
            </w:r>
          </w:p>
        </w:tc>
      </w:tr>
      <w:tr w:rsidR="001C118E" w:rsidRPr="008530BA" w:rsidTr="00E2743B">
        <w:tc>
          <w:tcPr>
            <w:tcW w:w="3000" w:type="dxa"/>
            <w:shd w:val="clear" w:color="auto" w:fill="auto"/>
          </w:tcPr>
          <w:p w:rsidR="001C118E" w:rsidRPr="0047764D" w:rsidRDefault="00A436CB" w:rsidP="00E27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23/2/2017</w:t>
            </w:r>
          </w:p>
        </w:tc>
        <w:tc>
          <w:tcPr>
            <w:tcW w:w="3002" w:type="dxa"/>
            <w:shd w:val="clear" w:color="auto" w:fill="auto"/>
          </w:tcPr>
          <w:p w:rsidR="001C118E" w:rsidRPr="0047764D" w:rsidRDefault="00A436CB" w:rsidP="00E27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Alteração conforme correção da Profa. Silvia.</w:t>
            </w:r>
          </w:p>
        </w:tc>
        <w:tc>
          <w:tcPr>
            <w:tcW w:w="3008" w:type="dxa"/>
            <w:shd w:val="clear" w:color="auto" w:fill="auto"/>
          </w:tcPr>
          <w:p w:rsidR="001C118E" w:rsidRPr="0047764D" w:rsidRDefault="00A436CB" w:rsidP="00E27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Gustavo, Alexandre e Ana Caroline.</w:t>
            </w:r>
          </w:p>
        </w:tc>
      </w:tr>
      <w:tr w:rsidR="001C118E" w:rsidRPr="008530BA" w:rsidTr="00E2743B">
        <w:tc>
          <w:tcPr>
            <w:tcW w:w="3000" w:type="dxa"/>
            <w:shd w:val="clear" w:color="auto" w:fill="auto"/>
          </w:tcPr>
          <w:p w:rsidR="001C118E" w:rsidRPr="0047764D" w:rsidRDefault="00A436CB" w:rsidP="00E27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1D76E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1D76E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/2017</w:t>
            </w:r>
          </w:p>
        </w:tc>
        <w:tc>
          <w:tcPr>
            <w:tcW w:w="3002" w:type="dxa"/>
            <w:shd w:val="clear" w:color="auto" w:fill="auto"/>
          </w:tcPr>
          <w:p w:rsidR="001C118E" w:rsidRPr="0047764D" w:rsidRDefault="001D76EC" w:rsidP="00E27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Verificação das correções do documento</w:t>
            </w:r>
            <w:r w:rsidR="00E2743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08" w:type="dxa"/>
            <w:shd w:val="clear" w:color="auto" w:fill="auto"/>
          </w:tcPr>
          <w:p w:rsidR="001C118E" w:rsidRPr="0047764D" w:rsidRDefault="001D76EC" w:rsidP="00E27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Gustavo</w:t>
            </w:r>
          </w:p>
        </w:tc>
      </w:tr>
      <w:tr w:rsidR="001C118E" w:rsidRPr="008530BA" w:rsidTr="00E2743B">
        <w:tc>
          <w:tcPr>
            <w:tcW w:w="3000" w:type="dxa"/>
            <w:shd w:val="clear" w:color="auto" w:fill="auto"/>
          </w:tcPr>
          <w:p w:rsidR="001C118E" w:rsidRPr="0047764D" w:rsidRDefault="001D76EC" w:rsidP="00E27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02/3/2017</w:t>
            </w:r>
          </w:p>
        </w:tc>
        <w:tc>
          <w:tcPr>
            <w:tcW w:w="3002" w:type="dxa"/>
            <w:shd w:val="clear" w:color="auto" w:fill="auto"/>
          </w:tcPr>
          <w:p w:rsidR="001C118E" w:rsidRPr="0047764D" w:rsidRDefault="001D76EC" w:rsidP="00E27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Continuação do tópico 1.6.</w:t>
            </w:r>
          </w:p>
        </w:tc>
        <w:tc>
          <w:tcPr>
            <w:tcW w:w="3008" w:type="dxa"/>
            <w:shd w:val="clear" w:color="auto" w:fill="auto"/>
          </w:tcPr>
          <w:p w:rsidR="001C118E" w:rsidRPr="0047764D" w:rsidRDefault="001D76EC" w:rsidP="00E27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Gustavo</w:t>
            </w:r>
          </w:p>
        </w:tc>
      </w:tr>
      <w:tr w:rsidR="001C118E" w:rsidRPr="008530BA" w:rsidTr="00E2743B">
        <w:tc>
          <w:tcPr>
            <w:tcW w:w="3000" w:type="dxa"/>
            <w:shd w:val="clear" w:color="auto" w:fill="auto"/>
          </w:tcPr>
          <w:p w:rsidR="001C118E" w:rsidRPr="0047764D" w:rsidRDefault="00E2743B" w:rsidP="00E27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02/3/2017</w:t>
            </w:r>
          </w:p>
        </w:tc>
        <w:tc>
          <w:tcPr>
            <w:tcW w:w="3002" w:type="dxa"/>
            <w:shd w:val="clear" w:color="auto" w:fill="auto"/>
          </w:tcPr>
          <w:p w:rsidR="001C118E" w:rsidRPr="0047764D" w:rsidRDefault="00E2743B" w:rsidP="00E27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Correção do documento do projeto.</w:t>
            </w:r>
          </w:p>
        </w:tc>
        <w:tc>
          <w:tcPr>
            <w:tcW w:w="3008" w:type="dxa"/>
            <w:shd w:val="clear" w:color="auto" w:fill="auto"/>
          </w:tcPr>
          <w:p w:rsidR="001C118E" w:rsidRPr="0047764D" w:rsidRDefault="00E2743B" w:rsidP="00E27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Alexandre</w:t>
            </w:r>
          </w:p>
        </w:tc>
      </w:tr>
      <w:tr w:rsidR="00E2743B" w:rsidRPr="008530BA" w:rsidTr="00E2743B">
        <w:tc>
          <w:tcPr>
            <w:tcW w:w="3000" w:type="dxa"/>
            <w:shd w:val="clear" w:color="auto" w:fill="auto"/>
          </w:tcPr>
          <w:p w:rsidR="00E2743B" w:rsidRPr="0047764D" w:rsidRDefault="00E2743B" w:rsidP="00E27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14/3/2017</w:t>
            </w:r>
          </w:p>
        </w:tc>
        <w:tc>
          <w:tcPr>
            <w:tcW w:w="3002" w:type="dxa"/>
            <w:shd w:val="clear" w:color="auto" w:fill="auto"/>
          </w:tcPr>
          <w:p w:rsidR="00E2743B" w:rsidRPr="0047764D" w:rsidRDefault="00E2743B" w:rsidP="00E27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Correção e implementação do documento do projeto de todo o tópico 3.</w:t>
            </w:r>
          </w:p>
        </w:tc>
        <w:tc>
          <w:tcPr>
            <w:tcW w:w="3008" w:type="dxa"/>
            <w:shd w:val="clear" w:color="auto" w:fill="auto"/>
          </w:tcPr>
          <w:p w:rsidR="00E2743B" w:rsidRPr="0047764D" w:rsidRDefault="00E2743B" w:rsidP="00E27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Gustavo</w:t>
            </w:r>
          </w:p>
        </w:tc>
      </w:tr>
      <w:tr w:rsidR="00E2743B" w:rsidRPr="008530BA" w:rsidTr="00E2743B">
        <w:tc>
          <w:tcPr>
            <w:tcW w:w="3000" w:type="dxa"/>
            <w:shd w:val="clear" w:color="auto" w:fill="auto"/>
          </w:tcPr>
          <w:p w:rsidR="00E2743B" w:rsidRPr="0047764D" w:rsidRDefault="007F7ADB" w:rsidP="00E27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14/03</w:t>
            </w:r>
          </w:p>
        </w:tc>
        <w:tc>
          <w:tcPr>
            <w:tcW w:w="3002" w:type="dxa"/>
            <w:shd w:val="clear" w:color="auto" w:fill="auto"/>
          </w:tcPr>
          <w:p w:rsidR="00E2743B" w:rsidRPr="0047764D" w:rsidRDefault="007F7ADB" w:rsidP="00E27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Correção do tópico 1.5</w:t>
            </w:r>
          </w:p>
        </w:tc>
        <w:tc>
          <w:tcPr>
            <w:tcW w:w="3008" w:type="dxa"/>
            <w:shd w:val="clear" w:color="auto" w:fill="auto"/>
          </w:tcPr>
          <w:p w:rsidR="00E2743B" w:rsidRPr="0047764D" w:rsidRDefault="007F7ADB" w:rsidP="00E27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 Caroline</w:t>
            </w:r>
          </w:p>
        </w:tc>
      </w:tr>
      <w:tr w:rsidR="00E2743B" w:rsidRPr="008530BA" w:rsidTr="00E2743B">
        <w:tc>
          <w:tcPr>
            <w:tcW w:w="3000" w:type="dxa"/>
            <w:shd w:val="clear" w:color="auto" w:fill="auto"/>
          </w:tcPr>
          <w:p w:rsidR="00E2743B" w:rsidRPr="0047764D" w:rsidRDefault="004A1543" w:rsidP="00E27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14/03</w:t>
            </w:r>
          </w:p>
        </w:tc>
        <w:tc>
          <w:tcPr>
            <w:tcW w:w="3002" w:type="dxa"/>
            <w:shd w:val="clear" w:color="auto" w:fill="auto"/>
          </w:tcPr>
          <w:p w:rsidR="00E2743B" w:rsidRPr="0047764D" w:rsidRDefault="004A1543" w:rsidP="00E27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Diagramas Use Case</w:t>
            </w:r>
          </w:p>
        </w:tc>
        <w:tc>
          <w:tcPr>
            <w:tcW w:w="3008" w:type="dxa"/>
            <w:shd w:val="clear" w:color="auto" w:fill="auto"/>
          </w:tcPr>
          <w:p w:rsidR="00E2743B" w:rsidRPr="0047764D" w:rsidRDefault="004A1543" w:rsidP="00E27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Gustavo</w:t>
            </w:r>
          </w:p>
        </w:tc>
      </w:tr>
      <w:tr w:rsidR="00E2743B" w:rsidRPr="008530BA" w:rsidTr="00E2743B">
        <w:tc>
          <w:tcPr>
            <w:tcW w:w="3000" w:type="dxa"/>
            <w:shd w:val="clear" w:color="auto" w:fill="auto"/>
          </w:tcPr>
          <w:p w:rsidR="00E2743B" w:rsidRPr="0047764D" w:rsidRDefault="004A1543" w:rsidP="00E27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18/03</w:t>
            </w:r>
          </w:p>
        </w:tc>
        <w:tc>
          <w:tcPr>
            <w:tcW w:w="3002" w:type="dxa"/>
            <w:shd w:val="clear" w:color="auto" w:fill="auto"/>
          </w:tcPr>
          <w:p w:rsidR="00E2743B" w:rsidRPr="0047764D" w:rsidRDefault="004A1543" w:rsidP="00E27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Diagrama de Classe</w:t>
            </w:r>
          </w:p>
        </w:tc>
        <w:tc>
          <w:tcPr>
            <w:tcW w:w="3008" w:type="dxa"/>
            <w:shd w:val="clear" w:color="auto" w:fill="auto"/>
          </w:tcPr>
          <w:p w:rsidR="00E2743B" w:rsidRPr="0047764D" w:rsidRDefault="004A1543" w:rsidP="00E27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Gustavo</w:t>
            </w:r>
          </w:p>
        </w:tc>
      </w:tr>
      <w:tr w:rsidR="00E2743B" w:rsidRPr="008530BA" w:rsidTr="00E2743B">
        <w:tc>
          <w:tcPr>
            <w:tcW w:w="3000" w:type="dxa"/>
            <w:shd w:val="clear" w:color="auto" w:fill="auto"/>
          </w:tcPr>
          <w:p w:rsidR="00E2743B" w:rsidRPr="0047764D" w:rsidRDefault="004A1543" w:rsidP="00E27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25/03</w:t>
            </w:r>
          </w:p>
        </w:tc>
        <w:tc>
          <w:tcPr>
            <w:tcW w:w="3002" w:type="dxa"/>
            <w:shd w:val="clear" w:color="auto" w:fill="auto"/>
          </w:tcPr>
          <w:p w:rsidR="00E2743B" w:rsidRPr="0047764D" w:rsidRDefault="004A1543" w:rsidP="00E27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Diagramas de Atividade</w:t>
            </w:r>
          </w:p>
        </w:tc>
        <w:tc>
          <w:tcPr>
            <w:tcW w:w="3008" w:type="dxa"/>
            <w:shd w:val="clear" w:color="auto" w:fill="auto"/>
          </w:tcPr>
          <w:p w:rsidR="00E2743B" w:rsidRPr="0047764D" w:rsidRDefault="004A1543" w:rsidP="00E27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Gustavo</w:t>
            </w:r>
          </w:p>
        </w:tc>
      </w:tr>
      <w:tr w:rsidR="00E2743B" w:rsidRPr="008530BA" w:rsidTr="00E2743B">
        <w:tc>
          <w:tcPr>
            <w:tcW w:w="3000" w:type="dxa"/>
            <w:shd w:val="clear" w:color="auto" w:fill="auto"/>
          </w:tcPr>
          <w:p w:rsidR="00E2743B" w:rsidRPr="0047764D" w:rsidRDefault="004A1543" w:rsidP="00E27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01/04</w:t>
            </w:r>
          </w:p>
        </w:tc>
        <w:tc>
          <w:tcPr>
            <w:tcW w:w="3002" w:type="dxa"/>
            <w:shd w:val="clear" w:color="auto" w:fill="auto"/>
          </w:tcPr>
          <w:p w:rsidR="00E2743B" w:rsidRPr="0047764D" w:rsidRDefault="004A1543" w:rsidP="00E27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Diagramas de Sequencia</w:t>
            </w:r>
          </w:p>
        </w:tc>
        <w:tc>
          <w:tcPr>
            <w:tcW w:w="3008" w:type="dxa"/>
            <w:shd w:val="clear" w:color="auto" w:fill="auto"/>
          </w:tcPr>
          <w:p w:rsidR="00E2743B" w:rsidRPr="0047764D" w:rsidRDefault="004A1543" w:rsidP="00E27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Gustavo</w:t>
            </w:r>
          </w:p>
        </w:tc>
      </w:tr>
      <w:tr w:rsidR="00E2743B" w:rsidRPr="008530BA" w:rsidTr="00E2743B">
        <w:tc>
          <w:tcPr>
            <w:tcW w:w="3000" w:type="dxa"/>
            <w:shd w:val="clear" w:color="auto" w:fill="auto"/>
          </w:tcPr>
          <w:p w:rsidR="00E2743B" w:rsidRPr="0047764D" w:rsidRDefault="00CD6782" w:rsidP="00E27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03/06</w:t>
            </w:r>
          </w:p>
        </w:tc>
        <w:tc>
          <w:tcPr>
            <w:tcW w:w="3002" w:type="dxa"/>
            <w:shd w:val="clear" w:color="auto" w:fill="auto"/>
          </w:tcPr>
          <w:p w:rsidR="00E2743B" w:rsidRPr="0047764D" w:rsidRDefault="00AB3D96" w:rsidP="00E27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Estrutura Banco de Dados</w:t>
            </w:r>
          </w:p>
        </w:tc>
        <w:tc>
          <w:tcPr>
            <w:tcW w:w="3008" w:type="dxa"/>
            <w:shd w:val="clear" w:color="auto" w:fill="auto"/>
          </w:tcPr>
          <w:p w:rsidR="00AB3D96" w:rsidRPr="0047764D" w:rsidRDefault="00AB3D96" w:rsidP="00AB3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Gustavo</w:t>
            </w:r>
          </w:p>
        </w:tc>
      </w:tr>
      <w:tr w:rsidR="00E2743B" w:rsidRPr="008530BA" w:rsidTr="00E2743B">
        <w:tc>
          <w:tcPr>
            <w:tcW w:w="3000" w:type="dxa"/>
            <w:shd w:val="clear" w:color="auto" w:fill="auto"/>
          </w:tcPr>
          <w:p w:rsidR="00E2743B" w:rsidRPr="0047764D" w:rsidRDefault="002C12BA" w:rsidP="00E27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03/06</w:t>
            </w:r>
          </w:p>
        </w:tc>
        <w:tc>
          <w:tcPr>
            <w:tcW w:w="3002" w:type="dxa"/>
            <w:shd w:val="clear" w:color="auto" w:fill="auto"/>
          </w:tcPr>
          <w:p w:rsidR="00E2743B" w:rsidRPr="0047764D" w:rsidRDefault="002C12BA" w:rsidP="00E27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Modelo Relacional</w:t>
            </w:r>
          </w:p>
        </w:tc>
        <w:tc>
          <w:tcPr>
            <w:tcW w:w="3008" w:type="dxa"/>
            <w:shd w:val="clear" w:color="auto" w:fill="auto"/>
          </w:tcPr>
          <w:p w:rsidR="00E2743B" w:rsidRPr="0047764D" w:rsidRDefault="002C12BA" w:rsidP="00E27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1"/>
            <w:r>
              <w:rPr>
                <w:rFonts w:ascii="Times New Roman" w:hAnsi="Times New Roman" w:cs="Times New Roman"/>
                <w:sz w:val="24"/>
                <w:szCs w:val="24"/>
              </w:rPr>
              <w:t>Gustavo</w:t>
            </w:r>
            <w:commentRangeEnd w:id="1"/>
            <w:r w:rsidR="0030712C">
              <w:rPr>
                <w:rStyle w:val="Refdecomentrio"/>
              </w:rPr>
              <w:commentReference w:id="1"/>
            </w:r>
          </w:p>
        </w:tc>
      </w:tr>
    </w:tbl>
    <w:p w:rsidR="007878AD" w:rsidRDefault="007878AD" w:rsidP="00C95CE8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4E2BC1" w:rsidRDefault="004E2BC1" w:rsidP="00C95CE8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4E2BC1" w:rsidRDefault="004E2BC1" w:rsidP="00C95CE8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4E2BC1" w:rsidRDefault="004E2BC1" w:rsidP="00C95CE8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4E2BC1" w:rsidRDefault="004E2BC1" w:rsidP="00C95CE8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6F1C98" w:rsidRDefault="0005631E" w:rsidP="0005631E">
      <w:pPr>
        <w:spacing w:line="200" w:lineRule="exact"/>
        <w:rPr>
          <w:rFonts w:ascii="Times New Roman" w:eastAsia="Arial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  <w:bookmarkStart w:id="2" w:name="page2"/>
      <w:bookmarkEnd w:id="2"/>
    </w:p>
    <w:p w:rsidR="00FE0F36" w:rsidRDefault="008F1637" w:rsidP="00FE0F36">
      <w:pPr>
        <w:numPr>
          <w:ilvl w:val="0"/>
          <w:numId w:val="24"/>
        </w:numPr>
        <w:spacing w:line="200" w:lineRule="exact"/>
        <w:rPr>
          <w:rFonts w:ascii="Times New Roman" w:eastAsia="Arial" w:hAnsi="Times New Roman" w:cs="Times New Roman"/>
          <w:b/>
          <w:sz w:val="28"/>
          <w:szCs w:val="28"/>
        </w:rPr>
      </w:pPr>
      <w:r w:rsidRPr="00FE0F36">
        <w:rPr>
          <w:rFonts w:ascii="Times New Roman" w:eastAsia="Arial" w:hAnsi="Times New Roman" w:cs="Times New Roman"/>
          <w:b/>
          <w:sz w:val="28"/>
          <w:szCs w:val="28"/>
        </w:rPr>
        <w:lastRenderedPageBreak/>
        <w:t>Introdução</w:t>
      </w:r>
    </w:p>
    <w:p w:rsidR="00FE0F36" w:rsidRDefault="00FE0F36" w:rsidP="00FE0F36">
      <w:pPr>
        <w:spacing w:line="235" w:lineRule="auto"/>
        <w:ind w:left="360"/>
        <w:jc w:val="both"/>
        <w:rPr>
          <w:rFonts w:ascii="Times New Roman" w:eastAsia="Arial" w:hAnsi="Times New Roman" w:cs="Times New Roman"/>
          <w:sz w:val="24"/>
          <w:szCs w:val="24"/>
        </w:rPr>
      </w:pPr>
    </w:p>
    <w:p w:rsidR="007427D0" w:rsidRPr="00E05573" w:rsidRDefault="007427D0" w:rsidP="007427D0">
      <w:pPr>
        <w:spacing w:line="200" w:lineRule="atLeast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E05573">
        <w:rPr>
          <w:rFonts w:ascii="Times New Roman" w:eastAsia="Arial" w:hAnsi="Times New Roman" w:cs="Times New Roman"/>
          <w:sz w:val="24"/>
          <w:szCs w:val="24"/>
        </w:rPr>
        <w:t xml:space="preserve">O </w:t>
      </w:r>
      <w:r>
        <w:rPr>
          <w:rFonts w:ascii="Times New Roman" w:eastAsia="Arial" w:hAnsi="Times New Roman" w:cs="Times New Roman"/>
          <w:sz w:val="24"/>
          <w:szCs w:val="24"/>
        </w:rPr>
        <w:t xml:space="preserve">documento descreve o desenvolvimento de um sistema de informação que tem como </w:t>
      </w:r>
      <w:r w:rsidRPr="00E05573">
        <w:rPr>
          <w:rFonts w:ascii="Times New Roman" w:eastAsia="Arial" w:hAnsi="Times New Roman" w:cs="Times New Roman"/>
          <w:sz w:val="24"/>
          <w:szCs w:val="24"/>
        </w:rPr>
        <w:t>objetivo principal a criação de uma rede social para auxiliar entretenimento</w:t>
      </w:r>
      <w:r>
        <w:rPr>
          <w:rFonts w:ascii="Times New Roman" w:eastAsia="Arial" w:hAnsi="Times New Roman" w:cs="Times New Roman"/>
          <w:sz w:val="24"/>
          <w:szCs w:val="24"/>
        </w:rPr>
        <w:t>.</w:t>
      </w:r>
    </w:p>
    <w:p w:rsidR="00FE0F36" w:rsidRDefault="00FE0F36" w:rsidP="00FE0F36">
      <w:pPr>
        <w:spacing w:line="200" w:lineRule="exact"/>
        <w:ind w:left="360"/>
        <w:rPr>
          <w:rFonts w:ascii="Times New Roman" w:eastAsia="Arial" w:hAnsi="Times New Roman" w:cs="Times New Roman"/>
          <w:b/>
          <w:sz w:val="28"/>
          <w:szCs w:val="28"/>
        </w:rPr>
      </w:pPr>
    </w:p>
    <w:p w:rsidR="00FE0F36" w:rsidRDefault="00FE0F36" w:rsidP="00FE0F36">
      <w:pPr>
        <w:numPr>
          <w:ilvl w:val="1"/>
          <w:numId w:val="24"/>
        </w:numPr>
        <w:spacing w:line="200" w:lineRule="exact"/>
        <w:rPr>
          <w:rFonts w:ascii="Times New Roman" w:eastAsia="Arial" w:hAnsi="Times New Roman" w:cs="Times New Roman"/>
          <w:b/>
          <w:sz w:val="28"/>
          <w:szCs w:val="28"/>
        </w:rPr>
      </w:pPr>
      <w:r>
        <w:rPr>
          <w:rFonts w:ascii="Times New Roman" w:eastAsia="Arial" w:hAnsi="Times New Roman" w:cs="Times New Roman"/>
          <w:b/>
          <w:sz w:val="28"/>
          <w:szCs w:val="28"/>
        </w:rPr>
        <w:t>Tema</w:t>
      </w:r>
    </w:p>
    <w:p w:rsidR="00FE0F36" w:rsidRDefault="00FE0F36" w:rsidP="00FE0F36">
      <w:pPr>
        <w:spacing w:line="200" w:lineRule="exact"/>
        <w:ind w:left="360"/>
        <w:rPr>
          <w:rFonts w:ascii="Times New Roman" w:eastAsia="Arial" w:hAnsi="Times New Roman" w:cs="Times New Roman"/>
          <w:b/>
          <w:sz w:val="28"/>
          <w:szCs w:val="28"/>
        </w:rPr>
      </w:pPr>
    </w:p>
    <w:p w:rsidR="007427D0" w:rsidRPr="00E05573" w:rsidRDefault="007427D0" w:rsidP="007427D0">
      <w:pPr>
        <w:spacing w:line="200" w:lineRule="atLeast"/>
        <w:ind w:firstLine="360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Rede social com foco para busca e divulgação de eventos </w:t>
      </w:r>
      <w:r w:rsidRPr="00E05573">
        <w:rPr>
          <w:rFonts w:ascii="Times New Roman" w:eastAsia="Arial" w:hAnsi="Times New Roman" w:cs="Times New Roman"/>
          <w:sz w:val="24"/>
          <w:szCs w:val="24"/>
        </w:rPr>
        <w:t>abertos ao público</w:t>
      </w:r>
      <w:r>
        <w:rPr>
          <w:rFonts w:ascii="Times New Roman" w:eastAsia="Arial" w:hAnsi="Times New Roman" w:cs="Times New Roman"/>
          <w:sz w:val="24"/>
          <w:szCs w:val="24"/>
        </w:rPr>
        <w:t>.</w:t>
      </w:r>
    </w:p>
    <w:p w:rsidR="00FE0F36" w:rsidRDefault="00FE0F36" w:rsidP="00FE0F36">
      <w:pPr>
        <w:spacing w:line="200" w:lineRule="exact"/>
        <w:ind w:left="792"/>
        <w:rPr>
          <w:rFonts w:ascii="Times New Roman" w:eastAsia="Arial" w:hAnsi="Times New Roman" w:cs="Times New Roman"/>
          <w:b/>
          <w:sz w:val="28"/>
          <w:szCs w:val="28"/>
        </w:rPr>
      </w:pPr>
    </w:p>
    <w:p w:rsidR="00FE0F36" w:rsidRDefault="00FE0F36" w:rsidP="00FE0F36">
      <w:pPr>
        <w:numPr>
          <w:ilvl w:val="1"/>
          <w:numId w:val="24"/>
        </w:numPr>
        <w:spacing w:line="200" w:lineRule="exact"/>
        <w:rPr>
          <w:rFonts w:ascii="Times New Roman" w:eastAsia="Arial" w:hAnsi="Times New Roman" w:cs="Times New Roman"/>
          <w:b/>
          <w:sz w:val="28"/>
          <w:szCs w:val="28"/>
        </w:rPr>
      </w:pPr>
      <w:r>
        <w:rPr>
          <w:rFonts w:ascii="Times New Roman" w:eastAsia="Arial" w:hAnsi="Times New Roman" w:cs="Times New Roman"/>
          <w:b/>
          <w:sz w:val="28"/>
          <w:szCs w:val="28"/>
        </w:rPr>
        <w:t>Objetivo do Projeto</w:t>
      </w:r>
    </w:p>
    <w:p w:rsidR="00FE0F36" w:rsidRDefault="00FE0F36" w:rsidP="00FE0F36">
      <w:pPr>
        <w:spacing w:line="200" w:lineRule="exact"/>
        <w:ind w:left="792"/>
        <w:rPr>
          <w:rFonts w:ascii="Times New Roman" w:eastAsia="Arial" w:hAnsi="Times New Roman" w:cs="Times New Roman"/>
          <w:b/>
          <w:sz w:val="28"/>
          <w:szCs w:val="28"/>
        </w:rPr>
      </w:pPr>
    </w:p>
    <w:p w:rsidR="00FE0F36" w:rsidRPr="00E05573" w:rsidRDefault="007427D0" w:rsidP="00FE0F36">
      <w:pPr>
        <w:spacing w:line="234" w:lineRule="auto"/>
        <w:ind w:left="360"/>
        <w:jc w:val="both"/>
        <w:rPr>
          <w:rFonts w:ascii="Times New Roman" w:eastAsia="Arial" w:hAnsi="Times New Roman" w:cs="Times New Roman"/>
        </w:rPr>
      </w:pPr>
      <w:r w:rsidRPr="00E05573">
        <w:rPr>
          <w:rFonts w:ascii="Times New Roman" w:eastAsia="Arial" w:hAnsi="Times New Roman" w:cs="Times New Roman"/>
          <w:sz w:val="24"/>
          <w:szCs w:val="24"/>
        </w:rPr>
        <w:t xml:space="preserve">Este projeto tem como </w:t>
      </w:r>
      <w:r>
        <w:rPr>
          <w:rFonts w:ascii="Times New Roman" w:eastAsia="Arial" w:hAnsi="Times New Roman" w:cs="Times New Roman"/>
          <w:sz w:val="24"/>
          <w:szCs w:val="24"/>
        </w:rPr>
        <w:t xml:space="preserve">objetivo o desenvolvimento de uma aplicação web com a </w:t>
      </w:r>
      <w:r w:rsidRPr="00E05573">
        <w:rPr>
          <w:rFonts w:ascii="Times New Roman" w:eastAsia="Arial" w:hAnsi="Times New Roman" w:cs="Times New Roman"/>
          <w:sz w:val="24"/>
          <w:szCs w:val="24"/>
        </w:rPr>
        <w:t xml:space="preserve">finalidade </w:t>
      </w:r>
      <w:r>
        <w:rPr>
          <w:rFonts w:ascii="Times New Roman" w:eastAsia="Arial" w:hAnsi="Times New Roman" w:cs="Times New Roman"/>
          <w:sz w:val="24"/>
          <w:szCs w:val="24"/>
        </w:rPr>
        <w:t xml:space="preserve">de auxiliar pessoas que queiram </w:t>
      </w:r>
      <w:r w:rsidRPr="00E05573">
        <w:rPr>
          <w:rFonts w:ascii="Times New Roman" w:eastAsia="Arial" w:hAnsi="Times New Roman" w:cs="Times New Roman"/>
          <w:sz w:val="24"/>
          <w:szCs w:val="24"/>
        </w:rPr>
        <w:t xml:space="preserve">divulgar eventos abertos ao público, </w:t>
      </w:r>
      <w:r>
        <w:rPr>
          <w:rFonts w:ascii="Times New Roman" w:eastAsia="Arial" w:hAnsi="Times New Roman" w:cs="Times New Roman"/>
          <w:sz w:val="24"/>
          <w:szCs w:val="24"/>
        </w:rPr>
        <w:t>bem como aqueles que procuram e participam desses eventos</w:t>
      </w:r>
      <w:r w:rsidRPr="00E05573">
        <w:rPr>
          <w:rFonts w:ascii="Times New Roman" w:eastAsia="Arial" w:hAnsi="Times New Roman" w:cs="Times New Roman"/>
          <w:sz w:val="24"/>
          <w:szCs w:val="24"/>
        </w:rPr>
        <w:t xml:space="preserve">, </w:t>
      </w:r>
      <w:r>
        <w:rPr>
          <w:rFonts w:ascii="Times New Roman" w:eastAsia="Arial" w:hAnsi="Times New Roman" w:cs="Times New Roman"/>
          <w:sz w:val="24"/>
          <w:szCs w:val="24"/>
        </w:rPr>
        <w:t xml:space="preserve">permitindo ainda o </w:t>
      </w:r>
      <w:r w:rsidRPr="00E05573">
        <w:rPr>
          <w:rFonts w:ascii="Times New Roman" w:eastAsia="Arial" w:hAnsi="Times New Roman" w:cs="Times New Roman"/>
          <w:sz w:val="24"/>
          <w:szCs w:val="24"/>
        </w:rPr>
        <w:t>compartilha</w:t>
      </w:r>
      <w:r>
        <w:rPr>
          <w:rFonts w:ascii="Times New Roman" w:eastAsia="Arial" w:hAnsi="Times New Roman" w:cs="Times New Roman"/>
          <w:sz w:val="24"/>
          <w:szCs w:val="24"/>
        </w:rPr>
        <w:t>mento de</w:t>
      </w:r>
      <w:r w:rsidRPr="00E05573">
        <w:rPr>
          <w:rFonts w:ascii="Times New Roman" w:eastAsia="Arial" w:hAnsi="Times New Roman" w:cs="Times New Roman"/>
          <w:sz w:val="24"/>
          <w:szCs w:val="24"/>
        </w:rPr>
        <w:t xml:space="preserve"> informações em tempo real sobre o evento</w:t>
      </w:r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E05573">
        <w:rPr>
          <w:rFonts w:ascii="Times New Roman" w:eastAsia="Arial" w:hAnsi="Times New Roman" w:cs="Times New Roman"/>
          <w:sz w:val="24"/>
          <w:szCs w:val="24"/>
        </w:rPr>
        <w:t>(fotos, vídeos e comentários)</w:t>
      </w:r>
      <w:r w:rsidRPr="00E05573">
        <w:rPr>
          <w:rFonts w:ascii="Times New Roman" w:eastAsia="Arial" w:hAnsi="Times New Roman" w:cs="Times New Roman"/>
        </w:rPr>
        <w:t>.</w:t>
      </w:r>
      <w:r w:rsidR="00FE0F36" w:rsidRPr="00E05573">
        <w:rPr>
          <w:rFonts w:ascii="Times New Roman" w:eastAsia="Arial" w:hAnsi="Times New Roman" w:cs="Times New Roman"/>
        </w:rPr>
        <w:t xml:space="preserve"> </w:t>
      </w:r>
    </w:p>
    <w:p w:rsidR="00FE0F36" w:rsidRDefault="00FE0F36" w:rsidP="00FE0F36">
      <w:pPr>
        <w:spacing w:line="200" w:lineRule="exact"/>
        <w:ind w:left="792"/>
        <w:rPr>
          <w:rFonts w:ascii="Times New Roman" w:eastAsia="Arial" w:hAnsi="Times New Roman" w:cs="Times New Roman"/>
          <w:b/>
          <w:sz w:val="28"/>
          <w:szCs w:val="28"/>
        </w:rPr>
      </w:pPr>
    </w:p>
    <w:p w:rsidR="000114BE" w:rsidRDefault="00FE0F36" w:rsidP="00FE0F36">
      <w:pPr>
        <w:numPr>
          <w:ilvl w:val="1"/>
          <w:numId w:val="24"/>
        </w:numPr>
        <w:spacing w:line="200" w:lineRule="exact"/>
        <w:rPr>
          <w:rFonts w:ascii="Times New Roman" w:eastAsia="Arial" w:hAnsi="Times New Roman" w:cs="Times New Roman"/>
          <w:b/>
          <w:sz w:val="28"/>
          <w:szCs w:val="28"/>
        </w:rPr>
      </w:pPr>
      <w:r>
        <w:rPr>
          <w:rFonts w:ascii="Times New Roman" w:eastAsia="Arial" w:hAnsi="Times New Roman" w:cs="Times New Roman"/>
          <w:b/>
          <w:sz w:val="28"/>
          <w:szCs w:val="28"/>
        </w:rPr>
        <w:t>Delimitação do Problema</w:t>
      </w:r>
      <w:r w:rsidR="008F1637" w:rsidRPr="00FE0F36">
        <w:rPr>
          <w:rFonts w:ascii="Times New Roman" w:eastAsia="Arial" w:hAnsi="Times New Roman" w:cs="Times New Roman"/>
          <w:b/>
          <w:sz w:val="28"/>
          <w:szCs w:val="28"/>
        </w:rPr>
        <w:t xml:space="preserve"> </w:t>
      </w:r>
    </w:p>
    <w:p w:rsidR="00FE0F36" w:rsidRDefault="00FE0F36" w:rsidP="00FE0F36">
      <w:pPr>
        <w:spacing w:line="237" w:lineRule="auto"/>
        <w:ind w:left="360"/>
        <w:jc w:val="both"/>
        <w:rPr>
          <w:rFonts w:ascii="Times New Roman" w:eastAsia="Arial" w:hAnsi="Times New Roman" w:cs="Times New Roman"/>
          <w:sz w:val="24"/>
          <w:szCs w:val="24"/>
        </w:rPr>
      </w:pPr>
    </w:p>
    <w:p w:rsidR="007427D0" w:rsidRPr="00E05573" w:rsidRDefault="007427D0" w:rsidP="007427D0">
      <w:pPr>
        <w:spacing w:line="200" w:lineRule="atLeast"/>
        <w:ind w:left="36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E05573">
        <w:rPr>
          <w:rFonts w:ascii="Times New Roman" w:eastAsia="Arial" w:hAnsi="Times New Roman" w:cs="Times New Roman"/>
          <w:sz w:val="24"/>
          <w:szCs w:val="24"/>
        </w:rPr>
        <w:t xml:space="preserve">O objetivo inicial é fazer com que </w:t>
      </w:r>
      <w:r w:rsidRPr="001405FA">
        <w:rPr>
          <w:rFonts w:ascii="Times New Roman" w:eastAsia="Arial" w:hAnsi="Times New Roman" w:cs="Times New Roman"/>
          <w:i/>
          <w:sz w:val="24"/>
          <w:szCs w:val="24"/>
        </w:rPr>
        <w:t>promoters</w:t>
      </w:r>
      <w:r w:rsidRPr="00E05573">
        <w:rPr>
          <w:rFonts w:ascii="Times New Roman" w:eastAsia="Arial" w:hAnsi="Times New Roman" w:cs="Times New Roman"/>
          <w:sz w:val="24"/>
          <w:szCs w:val="24"/>
        </w:rPr>
        <w:t xml:space="preserve"> divulgam seus eventos e os usuários </w:t>
      </w:r>
      <w:r>
        <w:rPr>
          <w:rFonts w:ascii="Times New Roman" w:eastAsia="Arial" w:hAnsi="Times New Roman" w:cs="Times New Roman"/>
          <w:sz w:val="24"/>
          <w:szCs w:val="24"/>
        </w:rPr>
        <w:t xml:space="preserve">os localizem e </w:t>
      </w:r>
      <w:r w:rsidRPr="00E05573">
        <w:rPr>
          <w:rFonts w:ascii="Times New Roman" w:eastAsia="Arial" w:hAnsi="Times New Roman" w:cs="Times New Roman"/>
          <w:sz w:val="24"/>
          <w:szCs w:val="24"/>
        </w:rPr>
        <w:t>compartilhem informações destes eventos</w:t>
      </w:r>
      <w:r>
        <w:rPr>
          <w:rFonts w:ascii="Times New Roman" w:eastAsia="Arial" w:hAnsi="Times New Roman" w:cs="Times New Roman"/>
          <w:sz w:val="24"/>
          <w:szCs w:val="24"/>
        </w:rPr>
        <w:t>, neste ultimo caso em tempo real</w:t>
      </w:r>
      <w:r w:rsidRPr="00E05573">
        <w:rPr>
          <w:rFonts w:ascii="Times New Roman" w:eastAsia="Arial" w:hAnsi="Times New Roman" w:cs="Times New Roman"/>
          <w:sz w:val="24"/>
          <w:szCs w:val="24"/>
        </w:rPr>
        <w:t>. Funcionando como uma rede social em tempo real, utilizando site e aplicativo</w:t>
      </w:r>
      <w:r>
        <w:rPr>
          <w:rFonts w:ascii="Times New Roman" w:eastAsia="Arial" w:hAnsi="Times New Roman" w:cs="Times New Roman"/>
          <w:sz w:val="24"/>
          <w:szCs w:val="24"/>
        </w:rPr>
        <w:t xml:space="preserve"> para </w:t>
      </w:r>
      <w:r w:rsidRPr="00617DA9">
        <w:rPr>
          <w:rFonts w:ascii="Times New Roman" w:eastAsia="Arial" w:hAnsi="Times New Roman" w:cs="Times New Roman"/>
          <w:i/>
          <w:sz w:val="24"/>
          <w:szCs w:val="24"/>
        </w:rPr>
        <w:t>smartphones</w:t>
      </w:r>
      <w:r>
        <w:rPr>
          <w:rFonts w:ascii="Times New Roman" w:eastAsia="Arial" w:hAnsi="Times New Roman" w:cs="Times New Roman"/>
          <w:i/>
          <w:sz w:val="24"/>
          <w:szCs w:val="24"/>
        </w:rPr>
        <w:t>.</w:t>
      </w:r>
    </w:p>
    <w:p w:rsidR="00FE0F36" w:rsidRDefault="00FE0F36" w:rsidP="00FE0F36">
      <w:pPr>
        <w:spacing w:line="200" w:lineRule="exact"/>
        <w:ind w:left="792"/>
        <w:rPr>
          <w:rFonts w:ascii="Times New Roman" w:eastAsia="Arial" w:hAnsi="Times New Roman" w:cs="Times New Roman"/>
          <w:b/>
          <w:sz w:val="28"/>
          <w:szCs w:val="28"/>
        </w:rPr>
      </w:pPr>
    </w:p>
    <w:p w:rsidR="00FE0F36" w:rsidRDefault="00FE0F36" w:rsidP="00FE0F36">
      <w:pPr>
        <w:numPr>
          <w:ilvl w:val="1"/>
          <w:numId w:val="24"/>
        </w:numPr>
        <w:spacing w:line="200" w:lineRule="exact"/>
        <w:rPr>
          <w:rFonts w:ascii="Times New Roman" w:eastAsia="Arial" w:hAnsi="Times New Roman" w:cs="Times New Roman"/>
          <w:b/>
          <w:sz w:val="28"/>
          <w:szCs w:val="28"/>
        </w:rPr>
      </w:pPr>
      <w:r>
        <w:rPr>
          <w:rFonts w:ascii="Times New Roman" w:eastAsia="Arial" w:hAnsi="Times New Roman" w:cs="Times New Roman"/>
          <w:b/>
          <w:sz w:val="28"/>
          <w:szCs w:val="28"/>
        </w:rPr>
        <w:t>Justificativa da Escolha do Tema</w:t>
      </w:r>
    </w:p>
    <w:p w:rsidR="00FE0F36" w:rsidRDefault="00FE0F36" w:rsidP="00FE0F36">
      <w:pPr>
        <w:spacing w:line="200" w:lineRule="exact"/>
        <w:ind w:left="792"/>
        <w:rPr>
          <w:rFonts w:ascii="Times New Roman" w:eastAsia="Arial" w:hAnsi="Times New Roman" w:cs="Times New Roman"/>
          <w:b/>
          <w:sz w:val="28"/>
          <w:szCs w:val="28"/>
        </w:rPr>
      </w:pPr>
    </w:p>
    <w:p w:rsidR="00FE0F36" w:rsidRPr="00E05573" w:rsidRDefault="00FE0F36" w:rsidP="00FE0F36">
      <w:pPr>
        <w:spacing w:line="234" w:lineRule="auto"/>
        <w:ind w:left="360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Segundo pesquisas informais, </w:t>
      </w:r>
      <w:r w:rsidRPr="00E05573">
        <w:rPr>
          <w:rFonts w:ascii="Times New Roman" w:eastAsia="Arial" w:hAnsi="Times New Roman" w:cs="Times New Roman"/>
          <w:sz w:val="24"/>
          <w:szCs w:val="24"/>
        </w:rPr>
        <w:t>pessoas gostariam muito de obter informações sobre esses eventos escolhendo o ambiente ideal ao seu gosto</w:t>
      </w:r>
      <w:r>
        <w:rPr>
          <w:rFonts w:ascii="Times New Roman" w:eastAsia="Arial" w:hAnsi="Times New Roman" w:cs="Times New Roman"/>
          <w:sz w:val="24"/>
          <w:szCs w:val="24"/>
        </w:rPr>
        <w:t>, antecipadamente e durante o acontecimento do mesmo</w:t>
      </w:r>
      <w:r w:rsidRPr="00E05573">
        <w:rPr>
          <w:rFonts w:ascii="Times New Roman" w:eastAsia="Arial" w:hAnsi="Times New Roman" w:cs="Times New Roman"/>
          <w:sz w:val="24"/>
          <w:szCs w:val="24"/>
        </w:rPr>
        <w:t>.</w:t>
      </w:r>
    </w:p>
    <w:p w:rsidR="00FE0F36" w:rsidRDefault="00FE0F36" w:rsidP="00FE0F36">
      <w:pPr>
        <w:spacing w:line="200" w:lineRule="exact"/>
        <w:ind w:left="792"/>
        <w:rPr>
          <w:rFonts w:ascii="Times New Roman" w:eastAsia="Arial" w:hAnsi="Times New Roman" w:cs="Times New Roman"/>
          <w:b/>
          <w:sz w:val="28"/>
          <w:szCs w:val="28"/>
        </w:rPr>
      </w:pPr>
    </w:p>
    <w:p w:rsidR="00FE0F36" w:rsidRDefault="00FE0F36" w:rsidP="00FE0F36">
      <w:pPr>
        <w:numPr>
          <w:ilvl w:val="1"/>
          <w:numId w:val="24"/>
        </w:numPr>
        <w:spacing w:line="200" w:lineRule="exact"/>
        <w:rPr>
          <w:rFonts w:ascii="Times New Roman" w:eastAsia="Arial" w:hAnsi="Times New Roman" w:cs="Times New Roman"/>
          <w:b/>
          <w:sz w:val="28"/>
          <w:szCs w:val="28"/>
        </w:rPr>
      </w:pPr>
      <w:r>
        <w:rPr>
          <w:rFonts w:ascii="Times New Roman" w:eastAsia="Arial" w:hAnsi="Times New Roman" w:cs="Times New Roman"/>
          <w:b/>
          <w:sz w:val="28"/>
          <w:szCs w:val="28"/>
        </w:rPr>
        <w:t>Método de Trabalho</w:t>
      </w:r>
    </w:p>
    <w:p w:rsidR="00FE0F36" w:rsidRDefault="00FE0F36" w:rsidP="00FE0F36">
      <w:pPr>
        <w:spacing w:line="200" w:lineRule="exact"/>
        <w:ind w:left="792"/>
        <w:rPr>
          <w:rFonts w:ascii="Times New Roman" w:eastAsia="Arial" w:hAnsi="Times New Roman" w:cs="Times New Roman"/>
          <w:b/>
          <w:sz w:val="28"/>
          <w:szCs w:val="28"/>
        </w:rPr>
      </w:pPr>
    </w:p>
    <w:p w:rsidR="00FE0F36" w:rsidRDefault="00FE0F36" w:rsidP="00FE0F36">
      <w:pPr>
        <w:spacing w:line="278" w:lineRule="exact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modelo de processo de desenvolvimento a ser utilizado será o modelo cascata</w:t>
      </w:r>
      <w:r w:rsidRPr="007D4E34">
        <w:rPr>
          <w:rFonts w:ascii="Times New Roman" w:eastAsia="Times New Roman" w:hAnsi="Times New Roman" w:cs="Times New Roman"/>
          <w:sz w:val="24"/>
          <w:szCs w:val="24"/>
        </w:rPr>
        <w:t xml:space="preserve">. Pois, </w:t>
      </w:r>
      <w:r w:rsidR="008B5B6D">
        <w:rPr>
          <w:rFonts w:ascii="Times New Roman" w:hAnsi="Times New Roman" w:cs="Times New Roman"/>
          <w:sz w:val="24"/>
          <w:szCs w:val="24"/>
        </w:rPr>
        <w:t>segundo PRESSMAN (2011),</w:t>
      </w:r>
      <w:r w:rsidRPr="007D4E34">
        <w:rPr>
          <w:rFonts w:ascii="Times New Roman" w:hAnsi="Times New Roman" w:cs="Times New Roman"/>
          <w:sz w:val="24"/>
          <w:szCs w:val="24"/>
        </w:rPr>
        <w:t xml:space="preserve"> o modelo cascata é utilizado de uma maneira sequencial e sistemática e sempre seguirá as mesmas fases, que</w:t>
      </w:r>
      <w:r>
        <w:rPr>
          <w:rFonts w:ascii="Times New Roman" w:hAnsi="Times New Roman" w:cs="Times New Roman"/>
          <w:sz w:val="24"/>
          <w:szCs w:val="24"/>
        </w:rPr>
        <w:t xml:space="preserve"> são a </w:t>
      </w:r>
      <w:r w:rsidRPr="007D4E34">
        <w:rPr>
          <w:rFonts w:ascii="Times New Roman" w:hAnsi="Times New Roman" w:cs="Times New Roman"/>
          <w:sz w:val="24"/>
          <w:szCs w:val="24"/>
        </w:rPr>
        <w:t>comunicação, planejamento, modelagem, construção e emprego.</w:t>
      </w:r>
      <w:r>
        <w:rPr>
          <w:rFonts w:ascii="Times New Roman" w:hAnsi="Times New Roman" w:cs="Times New Roman"/>
          <w:sz w:val="24"/>
          <w:szCs w:val="24"/>
        </w:rPr>
        <w:t xml:space="preserve"> Onde deve ser iniciado a próxima etapa quando a fase anterior está concluída, podendo haver retorno as concluídas em caso de acerto.</w:t>
      </w:r>
    </w:p>
    <w:p w:rsidR="00FE0F36" w:rsidRDefault="00FE0F36" w:rsidP="00FE0F36">
      <w:pPr>
        <w:spacing w:line="200" w:lineRule="exact"/>
        <w:ind w:left="792"/>
        <w:rPr>
          <w:rFonts w:ascii="Times New Roman" w:eastAsia="Arial" w:hAnsi="Times New Roman" w:cs="Times New Roman"/>
          <w:b/>
          <w:sz w:val="28"/>
          <w:szCs w:val="28"/>
        </w:rPr>
      </w:pPr>
    </w:p>
    <w:p w:rsidR="00FE0F36" w:rsidRDefault="00FE0F36" w:rsidP="00FE0F36">
      <w:pPr>
        <w:numPr>
          <w:ilvl w:val="1"/>
          <w:numId w:val="24"/>
        </w:numPr>
        <w:spacing w:line="200" w:lineRule="exact"/>
        <w:rPr>
          <w:rFonts w:ascii="Times New Roman" w:eastAsia="Arial" w:hAnsi="Times New Roman" w:cs="Times New Roman"/>
          <w:b/>
          <w:sz w:val="28"/>
          <w:szCs w:val="28"/>
        </w:rPr>
      </w:pPr>
      <w:r>
        <w:rPr>
          <w:rFonts w:ascii="Times New Roman" w:eastAsia="Arial" w:hAnsi="Times New Roman" w:cs="Times New Roman"/>
          <w:b/>
          <w:sz w:val="28"/>
          <w:szCs w:val="28"/>
        </w:rPr>
        <w:t>Organização do Trabalho</w:t>
      </w:r>
    </w:p>
    <w:p w:rsidR="007427D0" w:rsidRDefault="007427D0" w:rsidP="007427D0">
      <w:pPr>
        <w:spacing w:line="200" w:lineRule="exact"/>
        <w:rPr>
          <w:rFonts w:ascii="Times New Roman" w:eastAsia="Arial" w:hAnsi="Times New Roman" w:cs="Times New Roman"/>
          <w:b/>
          <w:sz w:val="28"/>
          <w:szCs w:val="28"/>
        </w:rPr>
      </w:pPr>
    </w:p>
    <w:p w:rsidR="007427D0" w:rsidRDefault="007427D0" w:rsidP="007427D0">
      <w:pPr>
        <w:spacing w:line="200" w:lineRule="atLeast"/>
        <w:ind w:left="360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O </w:t>
      </w:r>
      <w:r w:rsidR="00A436CB">
        <w:rPr>
          <w:rFonts w:ascii="Times New Roman" w:eastAsia="Arial" w:hAnsi="Times New Roman" w:cs="Times New Roman"/>
          <w:sz w:val="24"/>
          <w:szCs w:val="24"/>
        </w:rPr>
        <w:t>primeiro capítulo,</w:t>
      </w:r>
      <w:r>
        <w:rPr>
          <w:rFonts w:ascii="Times New Roman" w:eastAsia="Arial" w:hAnsi="Times New Roman" w:cs="Times New Roman"/>
          <w:sz w:val="24"/>
          <w:szCs w:val="24"/>
        </w:rPr>
        <w:t xml:space="preserve"> tem como objetivo a especificação do tema que será uma rede social para busca e divulgação de eventos, facilitando divulgação e localização de eventos em tempo real. Por pesquisas informais, esse tipo de rede social traria mais praticidade antes e durante o acontecimento do evento. </w:t>
      </w:r>
      <w:r w:rsidR="00A436CB">
        <w:rPr>
          <w:rFonts w:ascii="Times New Roman" w:eastAsia="Arial" w:hAnsi="Times New Roman" w:cs="Times New Roman"/>
          <w:sz w:val="24"/>
          <w:szCs w:val="24"/>
        </w:rPr>
        <w:t xml:space="preserve">O objetivo inicial é fazer com que </w:t>
      </w:r>
      <w:r w:rsidR="00A436CB" w:rsidRPr="00A436CB">
        <w:rPr>
          <w:rFonts w:ascii="Times New Roman" w:eastAsia="Arial" w:hAnsi="Times New Roman" w:cs="Times New Roman"/>
          <w:i/>
          <w:sz w:val="24"/>
          <w:szCs w:val="24"/>
        </w:rPr>
        <w:t xml:space="preserve">promoters </w:t>
      </w:r>
      <w:r w:rsidR="00A436CB">
        <w:rPr>
          <w:rFonts w:ascii="Times New Roman" w:eastAsia="Arial" w:hAnsi="Times New Roman" w:cs="Times New Roman"/>
          <w:sz w:val="24"/>
          <w:szCs w:val="24"/>
        </w:rPr>
        <w:t xml:space="preserve">divulgam eventos e usuários localizem e compartilhem informações sobre eventos. </w:t>
      </w:r>
      <w:r w:rsidR="003C7DCF">
        <w:rPr>
          <w:rFonts w:ascii="Times New Roman" w:eastAsia="Arial" w:hAnsi="Times New Roman" w:cs="Times New Roman"/>
          <w:sz w:val="24"/>
          <w:szCs w:val="24"/>
        </w:rPr>
        <w:t>O projeto esta sendo planejado, conforme uma pesquisa informal onde pessoas gostariam muito de obter informações sobre esses eventos</w:t>
      </w:r>
      <w:r w:rsidR="006E614C">
        <w:rPr>
          <w:rFonts w:ascii="Times New Roman" w:eastAsia="Arial" w:hAnsi="Times New Roman" w:cs="Times New Roman"/>
          <w:sz w:val="24"/>
          <w:szCs w:val="24"/>
        </w:rPr>
        <w:t xml:space="preserve">. </w:t>
      </w:r>
      <w:r w:rsidR="00A436CB">
        <w:rPr>
          <w:rFonts w:ascii="Times New Roman" w:eastAsia="Arial" w:hAnsi="Times New Roman" w:cs="Times New Roman"/>
          <w:sz w:val="24"/>
          <w:szCs w:val="24"/>
        </w:rPr>
        <w:t>Para o desenvolvimento, o modelo de processo a ser utilizado será o modelo cascata.</w:t>
      </w:r>
      <w:r w:rsidR="00473AFA">
        <w:rPr>
          <w:rFonts w:ascii="Times New Roman" w:eastAsia="Arial" w:hAnsi="Times New Roman" w:cs="Times New Roman"/>
          <w:sz w:val="24"/>
          <w:szCs w:val="24"/>
        </w:rPr>
        <w:t xml:space="preserve"> O projeto tem como objetivo o desenvolvimento de uma aplicação web.</w:t>
      </w:r>
    </w:p>
    <w:p w:rsidR="007427D0" w:rsidRDefault="007427D0" w:rsidP="007427D0">
      <w:pPr>
        <w:spacing w:line="200" w:lineRule="exact"/>
        <w:ind w:left="360"/>
        <w:rPr>
          <w:rFonts w:ascii="Times New Roman" w:eastAsia="Arial" w:hAnsi="Times New Roman" w:cs="Times New Roman"/>
          <w:b/>
          <w:sz w:val="28"/>
          <w:szCs w:val="28"/>
        </w:rPr>
      </w:pPr>
    </w:p>
    <w:p w:rsidR="009C4E23" w:rsidRDefault="009C4E23" w:rsidP="009C4E23">
      <w:pPr>
        <w:spacing w:line="200" w:lineRule="exact"/>
        <w:ind w:left="792"/>
        <w:rPr>
          <w:rFonts w:ascii="Times New Roman" w:eastAsia="Arial" w:hAnsi="Times New Roman" w:cs="Times New Roman"/>
          <w:b/>
          <w:sz w:val="28"/>
          <w:szCs w:val="28"/>
        </w:rPr>
      </w:pPr>
    </w:p>
    <w:p w:rsidR="008F1637" w:rsidRPr="00FE0F36" w:rsidRDefault="00FE0F36" w:rsidP="00FE0F36">
      <w:pPr>
        <w:numPr>
          <w:ilvl w:val="1"/>
          <w:numId w:val="24"/>
        </w:numPr>
        <w:spacing w:line="200" w:lineRule="exact"/>
        <w:rPr>
          <w:rFonts w:ascii="Times New Roman" w:eastAsia="Arial" w:hAnsi="Times New Roman" w:cs="Times New Roman"/>
          <w:b/>
          <w:sz w:val="28"/>
          <w:szCs w:val="28"/>
        </w:rPr>
      </w:pPr>
      <w:r>
        <w:rPr>
          <w:rFonts w:ascii="Times New Roman" w:eastAsia="Arial" w:hAnsi="Times New Roman" w:cs="Times New Roman"/>
          <w:b/>
          <w:sz w:val="28"/>
          <w:szCs w:val="28"/>
        </w:rPr>
        <w:t>Glossário</w:t>
      </w:r>
    </w:p>
    <w:p w:rsidR="008F1637" w:rsidRPr="00FE0F36" w:rsidRDefault="008F1637" w:rsidP="00FE0F36">
      <w:pPr>
        <w:spacing w:line="0" w:lineRule="atLeast"/>
        <w:rPr>
          <w:rFonts w:ascii="Times New Roman" w:eastAsia="Arial" w:hAnsi="Times New Roman" w:cs="Times New Roman"/>
          <w:b/>
          <w:sz w:val="28"/>
          <w:szCs w:val="28"/>
        </w:rPr>
      </w:pPr>
    </w:p>
    <w:p w:rsidR="008F1637" w:rsidRPr="00FE0F36" w:rsidDel="0030712C" w:rsidRDefault="008F1637" w:rsidP="00FE0F36">
      <w:pPr>
        <w:spacing w:line="0" w:lineRule="atLeast"/>
        <w:rPr>
          <w:del w:id="3" w:author="Silvia Helena" w:date="2017-06-21T22:56:00Z"/>
          <w:rFonts w:ascii="Times New Roman" w:eastAsia="Arial" w:hAnsi="Times New Roman" w:cs="Times New Roman"/>
          <w:b/>
          <w:sz w:val="28"/>
          <w:szCs w:val="28"/>
        </w:rPr>
      </w:pPr>
    </w:p>
    <w:p w:rsidR="000B0C29" w:rsidDel="0030712C" w:rsidRDefault="000B0C29">
      <w:pPr>
        <w:spacing w:line="0" w:lineRule="atLeast"/>
        <w:rPr>
          <w:del w:id="4" w:author="Silvia Helena" w:date="2017-06-21T22:56:00Z"/>
          <w:rFonts w:ascii="Times New Roman" w:eastAsia="Arial" w:hAnsi="Times New Roman" w:cs="Times New Roman"/>
          <w:sz w:val="24"/>
          <w:szCs w:val="24"/>
        </w:rPr>
      </w:pPr>
      <w:bookmarkStart w:id="5" w:name="page3"/>
      <w:bookmarkEnd w:id="5"/>
    </w:p>
    <w:p w:rsidR="0030712C" w:rsidRDefault="0030712C">
      <w:pPr>
        <w:rPr>
          <w:ins w:id="6" w:author="Silvia Helena" w:date="2017-06-21T22:56:00Z"/>
          <w:rFonts w:ascii="Times New Roman" w:eastAsia="Arial" w:hAnsi="Times New Roman" w:cs="Times New Roman"/>
          <w:sz w:val="24"/>
          <w:szCs w:val="24"/>
        </w:rPr>
      </w:pPr>
      <w:ins w:id="7" w:author="Silvia Helena" w:date="2017-06-21T22:56:00Z">
        <w:r>
          <w:rPr>
            <w:rFonts w:ascii="Times New Roman" w:eastAsia="Arial" w:hAnsi="Times New Roman" w:cs="Times New Roman"/>
            <w:sz w:val="24"/>
            <w:szCs w:val="24"/>
          </w:rPr>
          <w:br w:type="page"/>
        </w:r>
      </w:ins>
    </w:p>
    <w:p w:rsidR="000B0C29" w:rsidDel="0030712C" w:rsidRDefault="000B0C29">
      <w:pPr>
        <w:spacing w:line="0" w:lineRule="atLeast"/>
        <w:rPr>
          <w:del w:id="8" w:author="Silvia Helena" w:date="2017-06-21T22:56:00Z"/>
          <w:rFonts w:ascii="Times New Roman" w:eastAsia="Arial" w:hAnsi="Times New Roman" w:cs="Times New Roman"/>
          <w:sz w:val="24"/>
          <w:szCs w:val="24"/>
        </w:rPr>
      </w:pPr>
    </w:p>
    <w:p w:rsidR="00A95DCE" w:rsidRPr="000B0C29" w:rsidDel="0030712C" w:rsidRDefault="00A95DCE">
      <w:pPr>
        <w:spacing w:line="0" w:lineRule="atLeast"/>
        <w:rPr>
          <w:del w:id="9" w:author="Silvia Helena" w:date="2017-06-21T22:56:00Z"/>
          <w:rFonts w:ascii="Times New Roman" w:eastAsia="Arial" w:hAnsi="Times New Roman" w:cs="Times New Roman"/>
          <w:sz w:val="24"/>
          <w:szCs w:val="24"/>
        </w:rPr>
      </w:pPr>
    </w:p>
    <w:p w:rsidR="009C4E23" w:rsidRPr="009C4E23" w:rsidRDefault="008F1637" w:rsidP="009C4E23">
      <w:pPr>
        <w:numPr>
          <w:ilvl w:val="0"/>
          <w:numId w:val="24"/>
        </w:numPr>
        <w:spacing w:line="0" w:lineRule="atLeast"/>
        <w:rPr>
          <w:rFonts w:ascii="Times New Roman" w:eastAsia="Arial" w:hAnsi="Times New Roman" w:cs="Times New Roman"/>
          <w:b/>
          <w:sz w:val="28"/>
          <w:szCs w:val="28"/>
        </w:rPr>
      </w:pPr>
      <w:r w:rsidRPr="009C4E23">
        <w:rPr>
          <w:rFonts w:ascii="Times New Roman" w:eastAsia="Arial" w:hAnsi="Times New Roman" w:cs="Times New Roman"/>
          <w:b/>
          <w:sz w:val="28"/>
          <w:szCs w:val="28"/>
        </w:rPr>
        <w:t>Descrição Geral do Sistema</w:t>
      </w:r>
    </w:p>
    <w:p w:rsidR="000B0C29" w:rsidRDefault="000B0C29" w:rsidP="000114BE">
      <w:pPr>
        <w:spacing w:line="278" w:lineRule="exact"/>
        <w:rPr>
          <w:rFonts w:ascii="Times New Roman" w:eastAsia="Arial" w:hAnsi="Times New Roman" w:cs="Times New Roman"/>
          <w:sz w:val="24"/>
          <w:szCs w:val="24"/>
        </w:rPr>
      </w:pPr>
    </w:p>
    <w:p w:rsidR="00D2228C" w:rsidRPr="00E05573" w:rsidRDefault="00D2228C" w:rsidP="00D2228C">
      <w:pPr>
        <w:spacing w:line="278" w:lineRule="exact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E05573">
        <w:rPr>
          <w:rFonts w:ascii="Times New Roman" w:eastAsia="Arial" w:hAnsi="Times New Roman" w:cs="Times New Roman"/>
          <w:sz w:val="24"/>
          <w:szCs w:val="24"/>
        </w:rPr>
        <w:t>A rede social Showcase tem como objetivo principal auxiliar pessoas que procuram por entretenimento</w:t>
      </w:r>
      <w:r>
        <w:rPr>
          <w:rFonts w:ascii="Times New Roman" w:eastAsia="Arial" w:hAnsi="Times New Roman" w:cs="Times New Roman"/>
          <w:sz w:val="24"/>
          <w:szCs w:val="24"/>
        </w:rPr>
        <w:t xml:space="preserve"> aberto ao público</w:t>
      </w:r>
      <w:r w:rsidRPr="00E05573">
        <w:rPr>
          <w:rFonts w:ascii="Times New Roman" w:eastAsia="Arial" w:hAnsi="Times New Roman" w:cs="Times New Roman"/>
          <w:sz w:val="24"/>
          <w:szCs w:val="24"/>
        </w:rPr>
        <w:t xml:space="preserve">, no qual os usuários serão </w:t>
      </w:r>
      <w:r>
        <w:rPr>
          <w:rFonts w:ascii="Times New Roman" w:eastAsia="Arial" w:hAnsi="Times New Roman" w:cs="Times New Roman"/>
          <w:sz w:val="24"/>
          <w:szCs w:val="24"/>
        </w:rPr>
        <w:t xml:space="preserve">administradores do sistema que serão os desenvolvedores do sistema, promotores de eventos </w:t>
      </w:r>
      <w:r w:rsidRPr="00E05573">
        <w:rPr>
          <w:rFonts w:ascii="Times New Roman" w:eastAsia="Arial" w:hAnsi="Times New Roman" w:cs="Times New Roman"/>
          <w:sz w:val="24"/>
          <w:szCs w:val="24"/>
        </w:rPr>
        <w:t xml:space="preserve">(casas noturnas, lanchonetes, bares) que </w:t>
      </w:r>
      <w:r>
        <w:rPr>
          <w:rFonts w:ascii="Times New Roman" w:eastAsia="Arial" w:hAnsi="Times New Roman" w:cs="Times New Roman"/>
          <w:sz w:val="24"/>
          <w:szCs w:val="24"/>
        </w:rPr>
        <w:t xml:space="preserve">poderão divulgar e </w:t>
      </w:r>
      <w:r w:rsidRPr="00E05573">
        <w:rPr>
          <w:rFonts w:ascii="Times New Roman" w:eastAsia="Arial" w:hAnsi="Times New Roman" w:cs="Times New Roman"/>
          <w:sz w:val="24"/>
          <w:szCs w:val="24"/>
        </w:rPr>
        <w:t xml:space="preserve">gerenciar </w:t>
      </w:r>
      <w:r>
        <w:rPr>
          <w:rFonts w:ascii="Times New Roman" w:eastAsia="Arial" w:hAnsi="Times New Roman" w:cs="Times New Roman"/>
          <w:sz w:val="24"/>
          <w:szCs w:val="24"/>
        </w:rPr>
        <w:t>eventos postados</w:t>
      </w:r>
      <w:r w:rsidRPr="00E05573">
        <w:rPr>
          <w:rFonts w:ascii="Times New Roman" w:eastAsia="Arial" w:hAnsi="Times New Roman" w:cs="Times New Roman"/>
          <w:sz w:val="24"/>
          <w:szCs w:val="24"/>
        </w:rPr>
        <w:t>, e convidado</w:t>
      </w:r>
      <w:r>
        <w:rPr>
          <w:rFonts w:ascii="Times New Roman" w:eastAsia="Arial" w:hAnsi="Times New Roman" w:cs="Times New Roman"/>
          <w:sz w:val="24"/>
          <w:szCs w:val="24"/>
        </w:rPr>
        <w:t>s que poderão buscar por eventos,</w:t>
      </w:r>
      <w:r w:rsidRPr="00E05573">
        <w:rPr>
          <w:rFonts w:ascii="Times New Roman" w:eastAsia="Arial" w:hAnsi="Times New Roman" w:cs="Times New Roman"/>
          <w:sz w:val="24"/>
          <w:szCs w:val="24"/>
        </w:rPr>
        <w:t xml:space="preserve"> fazer e visualizar informações sobre o </w:t>
      </w:r>
      <w:r w:rsidRPr="00137702">
        <w:rPr>
          <w:rFonts w:ascii="Times New Roman" w:eastAsia="Arial" w:hAnsi="Times New Roman" w:cs="Times New Roman"/>
          <w:i/>
          <w:sz w:val="24"/>
          <w:szCs w:val="24"/>
        </w:rPr>
        <w:t>status</w:t>
      </w:r>
      <w:r>
        <w:rPr>
          <w:rFonts w:ascii="Times New Roman" w:eastAsia="Arial" w:hAnsi="Times New Roman" w:cs="Times New Roman"/>
          <w:sz w:val="24"/>
          <w:szCs w:val="24"/>
        </w:rPr>
        <w:t xml:space="preserve"> (informações atualizado do evento),</w:t>
      </w:r>
      <w:r w:rsidRPr="00E05573">
        <w:rPr>
          <w:rFonts w:ascii="Times New Roman" w:eastAsia="Arial" w:hAnsi="Times New Roman" w:cs="Times New Roman"/>
          <w:sz w:val="24"/>
          <w:szCs w:val="24"/>
        </w:rPr>
        <w:t xml:space="preserve"> postando fotos, comentários e vídeos sobre os eventos encontrados</w:t>
      </w:r>
      <w:r>
        <w:rPr>
          <w:rFonts w:ascii="Times New Roman" w:eastAsia="Arial" w:hAnsi="Times New Roman" w:cs="Times New Roman"/>
          <w:sz w:val="24"/>
          <w:szCs w:val="24"/>
        </w:rPr>
        <w:t xml:space="preserve"> que pode ser feito na hora da realização do evento</w:t>
      </w:r>
      <w:r>
        <w:rPr>
          <w:rStyle w:val="Refdecomentrio"/>
        </w:rPr>
        <w:t xml:space="preserve">. </w:t>
      </w:r>
      <w:r w:rsidRPr="00E05573">
        <w:rPr>
          <w:rFonts w:ascii="Times New Roman" w:eastAsia="Arial" w:hAnsi="Times New Roman" w:cs="Times New Roman"/>
          <w:sz w:val="24"/>
          <w:szCs w:val="24"/>
        </w:rPr>
        <w:t>A</w:t>
      </w:r>
      <w:r>
        <w:rPr>
          <w:rFonts w:ascii="Times New Roman" w:eastAsia="Arial" w:hAnsi="Times New Roman" w:cs="Times New Roman"/>
          <w:sz w:val="24"/>
          <w:szCs w:val="24"/>
        </w:rPr>
        <w:t>s informações que serão postadas serão relacionadas aos eventos.</w:t>
      </w:r>
      <w:r w:rsidRPr="00E05573">
        <w:rPr>
          <w:rFonts w:ascii="Times New Roman" w:eastAsia="Arial" w:hAnsi="Times New Roman" w:cs="Times New Roman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</w:rPr>
        <w:t>I</w:t>
      </w:r>
      <w:r w:rsidRPr="00E05573">
        <w:rPr>
          <w:rFonts w:ascii="Times New Roman" w:eastAsia="Arial" w:hAnsi="Times New Roman" w:cs="Times New Roman"/>
          <w:sz w:val="24"/>
          <w:szCs w:val="24"/>
        </w:rPr>
        <w:t xml:space="preserve">sso facilitará com que pessoas encontrem o evento ideal que se encaixe ao seu perfil e </w:t>
      </w:r>
      <w:r>
        <w:rPr>
          <w:rFonts w:ascii="Times New Roman" w:eastAsia="Arial" w:hAnsi="Times New Roman" w:cs="Times New Roman"/>
          <w:sz w:val="24"/>
          <w:szCs w:val="24"/>
        </w:rPr>
        <w:t>acompanhar seu acontecimento</w:t>
      </w:r>
      <w:r w:rsidRPr="00E05573">
        <w:rPr>
          <w:rFonts w:ascii="Times New Roman" w:eastAsia="Arial" w:hAnsi="Times New Roman" w:cs="Times New Roman"/>
          <w:sz w:val="24"/>
          <w:szCs w:val="24"/>
        </w:rPr>
        <w:t>.</w:t>
      </w:r>
    </w:p>
    <w:p w:rsidR="000114BE" w:rsidRPr="00E05573" w:rsidRDefault="000114BE" w:rsidP="000114BE">
      <w:pPr>
        <w:spacing w:line="278" w:lineRule="exact"/>
        <w:rPr>
          <w:rFonts w:ascii="Times New Roman" w:eastAsia="Times New Roman" w:hAnsi="Times New Roman" w:cs="Times New Roman"/>
        </w:rPr>
      </w:pPr>
    </w:p>
    <w:p w:rsidR="009C4E23" w:rsidRDefault="008F1637" w:rsidP="009C4E23">
      <w:pPr>
        <w:numPr>
          <w:ilvl w:val="1"/>
          <w:numId w:val="24"/>
        </w:numPr>
        <w:spacing w:line="0" w:lineRule="atLeast"/>
        <w:rPr>
          <w:rFonts w:ascii="Times New Roman" w:eastAsia="Arial" w:hAnsi="Times New Roman" w:cs="Times New Roman"/>
          <w:b/>
          <w:sz w:val="28"/>
          <w:szCs w:val="28"/>
        </w:rPr>
      </w:pPr>
      <w:r w:rsidRPr="00E05573">
        <w:rPr>
          <w:rFonts w:ascii="Times New Roman" w:eastAsia="Arial" w:hAnsi="Times New Roman" w:cs="Times New Roman"/>
          <w:b/>
          <w:sz w:val="28"/>
          <w:szCs w:val="28"/>
        </w:rPr>
        <w:t>Descrição do Problema</w:t>
      </w:r>
    </w:p>
    <w:p w:rsidR="009C4E23" w:rsidRDefault="009C4E23" w:rsidP="009C4E23">
      <w:pPr>
        <w:spacing w:line="219" w:lineRule="auto"/>
        <w:ind w:left="360"/>
        <w:jc w:val="both"/>
        <w:rPr>
          <w:rFonts w:ascii="Times New Roman" w:eastAsia="Arial" w:hAnsi="Times New Roman" w:cs="Times New Roman"/>
          <w:sz w:val="24"/>
          <w:szCs w:val="24"/>
        </w:rPr>
      </w:pPr>
    </w:p>
    <w:p w:rsidR="009C4E23" w:rsidRDefault="009C4E23" w:rsidP="009C4E23">
      <w:pPr>
        <w:spacing w:line="219" w:lineRule="auto"/>
        <w:ind w:left="360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Existe certa carência quando surge a dúvida se o evento que deseja ir está bom ou ruim, um exemplo claro como uma casa noturna, se a música é boa, quantidade de pessoas entre outras informações. A falta de </w:t>
      </w:r>
      <w:r w:rsidRPr="00E05573">
        <w:rPr>
          <w:rFonts w:ascii="Times New Roman" w:eastAsia="Arial" w:hAnsi="Times New Roman" w:cs="Times New Roman"/>
          <w:sz w:val="24"/>
          <w:szCs w:val="24"/>
        </w:rPr>
        <w:t>informações (fotos,</w:t>
      </w:r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E05573">
        <w:rPr>
          <w:rFonts w:ascii="Times New Roman" w:eastAsia="Arial" w:hAnsi="Times New Roman" w:cs="Times New Roman"/>
          <w:sz w:val="24"/>
          <w:szCs w:val="24"/>
        </w:rPr>
        <w:t>vídeos e comentários) em tempo real r</w:t>
      </w:r>
      <w:r>
        <w:rPr>
          <w:rFonts w:ascii="Times New Roman" w:eastAsia="Arial" w:hAnsi="Times New Roman" w:cs="Times New Roman"/>
          <w:sz w:val="24"/>
          <w:szCs w:val="24"/>
        </w:rPr>
        <w:t>eferente aos eventos. A</w:t>
      </w:r>
      <w:r w:rsidRPr="00E05573">
        <w:rPr>
          <w:rFonts w:ascii="Times New Roman" w:eastAsia="Arial" w:hAnsi="Times New Roman" w:cs="Times New Roman"/>
          <w:sz w:val="24"/>
          <w:szCs w:val="24"/>
        </w:rPr>
        <w:t xml:space="preserve"> solução para os problemas desse público, seria disponibilizar a elas se o evento está </w:t>
      </w:r>
      <w:r>
        <w:rPr>
          <w:rFonts w:ascii="Times New Roman" w:eastAsia="Arial" w:hAnsi="Times New Roman" w:cs="Times New Roman"/>
          <w:sz w:val="24"/>
          <w:szCs w:val="24"/>
        </w:rPr>
        <w:t xml:space="preserve">de acordo </w:t>
      </w:r>
      <w:r w:rsidRPr="00E05573">
        <w:rPr>
          <w:rFonts w:ascii="Times New Roman" w:eastAsia="Arial" w:hAnsi="Times New Roman" w:cs="Times New Roman"/>
          <w:sz w:val="24"/>
          <w:szCs w:val="24"/>
        </w:rPr>
        <w:t>aos interesses destes.</w:t>
      </w:r>
    </w:p>
    <w:p w:rsidR="009C4E23" w:rsidRDefault="009C4E23" w:rsidP="009C4E23">
      <w:pPr>
        <w:spacing w:line="0" w:lineRule="atLeast"/>
        <w:ind w:left="792"/>
        <w:rPr>
          <w:rFonts w:ascii="Times New Roman" w:eastAsia="Arial" w:hAnsi="Times New Roman" w:cs="Times New Roman"/>
          <w:b/>
          <w:sz w:val="28"/>
          <w:szCs w:val="28"/>
        </w:rPr>
      </w:pPr>
    </w:p>
    <w:p w:rsidR="009C4E23" w:rsidRDefault="009C4E23" w:rsidP="009C4E23">
      <w:pPr>
        <w:numPr>
          <w:ilvl w:val="1"/>
          <w:numId w:val="24"/>
        </w:numPr>
        <w:spacing w:line="0" w:lineRule="atLeast"/>
        <w:rPr>
          <w:rFonts w:ascii="Times New Roman" w:eastAsia="Arial" w:hAnsi="Times New Roman" w:cs="Times New Roman"/>
          <w:b/>
          <w:sz w:val="28"/>
          <w:szCs w:val="28"/>
        </w:rPr>
      </w:pPr>
      <w:r>
        <w:rPr>
          <w:rFonts w:ascii="Times New Roman" w:eastAsia="Arial" w:hAnsi="Times New Roman" w:cs="Times New Roman"/>
          <w:b/>
          <w:sz w:val="28"/>
          <w:szCs w:val="28"/>
        </w:rPr>
        <w:t>Objetivo do Sistema</w:t>
      </w:r>
    </w:p>
    <w:p w:rsidR="009C4E23" w:rsidRDefault="009C4E23" w:rsidP="009C4E23">
      <w:pPr>
        <w:tabs>
          <w:tab w:val="left" w:pos="0"/>
        </w:tabs>
        <w:spacing w:line="0" w:lineRule="atLeast"/>
        <w:ind w:left="360"/>
        <w:jc w:val="both"/>
        <w:rPr>
          <w:rFonts w:ascii="Times New Roman" w:eastAsia="Arial" w:hAnsi="Times New Roman" w:cs="Times New Roman"/>
          <w:sz w:val="24"/>
          <w:szCs w:val="24"/>
        </w:rPr>
      </w:pPr>
    </w:p>
    <w:p w:rsidR="00D2228C" w:rsidRPr="000B0C29" w:rsidRDefault="00D2228C" w:rsidP="00D2228C">
      <w:pPr>
        <w:tabs>
          <w:tab w:val="left" w:pos="0"/>
        </w:tabs>
        <w:spacing w:line="0" w:lineRule="atLeast"/>
        <w:ind w:left="360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O objetivo do sistema a ser desenvolvido é de, permitir divulgação, por parte de </w:t>
      </w:r>
      <w:r w:rsidRPr="00DB045E">
        <w:rPr>
          <w:rFonts w:ascii="Times New Roman" w:eastAsia="Arial" w:hAnsi="Times New Roman" w:cs="Times New Roman"/>
          <w:i/>
          <w:sz w:val="24"/>
          <w:szCs w:val="24"/>
        </w:rPr>
        <w:t>promoters</w:t>
      </w:r>
      <w:r>
        <w:rPr>
          <w:rFonts w:ascii="Times New Roman" w:eastAsia="Arial" w:hAnsi="Times New Roman" w:cs="Times New Roman"/>
          <w:sz w:val="24"/>
          <w:szCs w:val="24"/>
        </w:rPr>
        <w:t xml:space="preserve"> de eventos, bem como de postagens de frequentadores destes eventos durante o seu acontecimento, com intuito de facilitar a divulgação dos mesmos e assim atrair mais frequentadores.</w:t>
      </w:r>
      <w:r>
        <w:rPr>
          <w:rStyle w:val="Refdecomentrio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</w:rPr>
        <w:t>Os frequentadores que são os convidados que terão como interagir co</w:t>
      </w:r>
      <w:r w:rsidR="00EF2B5F">
        <w:rPr>
          <w:rFonts w:ascii="Times New Roman" w:eastAsia="Arial" w:hAnsi="Times New Roman" w:cs="Times New Roman"/>
          <w:sz w:val="24"/>
          <w:szCs w:val="24"/>
        </w:rPr>
        <w:t xml:space="preserve">m sistema como por exemplo, </w:t>
      </w:r>
      <w:r w:rsidR="00EF2B5F" w:rsidRPr="00E05573">
        <w:rPr>
          <w:rFonts w:ascii="Times New Roman" w:eastAsia="Arial" w:hAnsi="Times New Roman" w:cs="Times New Roman"/>
          <w:sz w:val="24"/>
          <w:szCs w:val="24"/>
        </w:rPr>
        <w:t>poderão buscar por eventos fazer e visualizar atualizando informações sobre o status, postando fotos, comentários e vídeos sobre os eventos encontrados.</w:t>
      </w:r>
    </w:p>
    <w:p w:rsidR="009C4E23" w:rsidRDefault="009C4E23" w:rsidP="009C4E23">
      <w:pPr>
        <w:spacing w:line="0" w:lineRule="atLeast"/>
        <w:ind w:left="792"/>
        <w:rPr>
          <w:rFonts w:ascii="Times New Roman" w:eastAsia="Arial" w:hAnsi="Times New Roman" w:cs="Times New Roman"/>
          <w:b/>
          <w:sz w:val="28"/>
          <w:szCs w:val="28"/>
        </w:rPr>
      </w:pPr>
    </w:p>
    <w:p w:rsidR="00A95DCE" w:rsidRDefault="009C4E23" w:rsidP="00A95DCE">
      <w:pPr>
        <w:numPr>
          <w:ilvl w:val="1"/>
          <w:numId w:val="24"/>
        </w:numPr>
        <w:spacing w:line="0" w:lineRule="atLeast"/>
        <w:rPr>
          <w:rFonts w:ascii="Times New Roman" w:eastAsia="Arial" w:hAnsi="Times New Roman" w:cs="Times New Roman"/>
          <w:b/>
          <w:sz w:val="28"/>
          <w:szCs w:val="28"/>
        </w:rPr>
      </w:pPr>
      <w:r>
        <w:rPr>
          <w:rFonts w:ascii="Times New Roman" w:eastAsia="Arial" w:hAnsi="Times New Roman" w:cs="Times New Roman"/>
          <w:b/>
          <w:sz w:val="28"/>
          <w:szCs w:val="28"/>
        </w:rPr>
        <w:t>Principais Envolvidos e suas Características</w:t>
      </w:r>
    </w:p>
    <w:p w:rsidR="00A95DCE" w:rsidRDefault="00A95DCE" w:rsidP="00A95DCE">
      <w:pPr>
        <w:spacing w:line="0" w:lineRule="atLeast"/>
        <w:ind w:left="792"/>
        <w:rPr>
          <w:rFonts w:ascii="Times New Roman" w:eastAsia="Arial" w:hAnsi="Times New Roman" w:cs="Times New Roman"/>
          <w:b/>
          <w:sz w:val="28"/>
          <w:szCs w:val="28"/>
        </w:rPr>
      </w:pPr>
    </w:p>
    <w:p w:rsidR="009C4E23" w:rsidRDefault="009C4E23" w:rsidP="00A95DCE">
      <w:pPr>
        <w:numPr>
          <w:ilvl w:val="2"/>
          <w:numId w:val="24"/>
        </w:numPr>
        <w:spacing w:line="0" w:lineRule="atLeast"/>
        <w:rPr>
          <w:rFonts w:ascii="Times New Roman" w:eastAsia="Arial" w:hAnsi="Times New Roman" w:cs="Times New Roman"/>
          <w:b/>
          <w:sz w:val="28"/>
          <w:szCs w:val="28"/>
        </w:rPr>
      </w:pPr>
      <w:r w:rsidRPr="00A95DCE">
        <w:rPr>
          <w:rFonts w:ascii="Times New Roman" w:eastAsia="Arial" w:hAnsi="Times New Roman" w:cs="Times New Roman"/>
          <w:b/>
          <w:sz w:val="28"/>
          <w:szCs w:val="28"/>
        </w:rPr>
        <w:t>Usuários do Sistema</w:t>
      </w:r>
    </w:p>
    <w:p w:rsidR="00A95DCE" w:rsidRPr="00A95DCE" w:rsidRDefault="00A95DCE" w:rsidP="00A95DCE">
      <w:pPr>
        <w:spacing w:line="0" w:lineRule="atLeast"/>
        <w:ind w:left="1224"/>
        <w:rPr>
          <w:rFonts w:ascii="Times New Roman" w:eastAsia="Arial" w:hAnsi="Times New Roman" w:cs="Times New Roman"/>
          <w:b/>
          <w:sz w:val="28"/>
          <w:szCs w:val="28"/>
        </w:rPr>
      </w:pPr>
    </w:p>
    <w:p w:rsidR="009C4E23" w:rsidRDefault="009C4E23" w:rsidP="00A95DCE">
      <w:pPr>
        <w:spacing w:line="236" w:lineRule="auto"/>
        <w:ind w:left="709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E05573">
        <w:rPr>
          <w:rFonts w:ascii="Times New Roman" w:eastAsia="Arial" w:hAnsi="Times New Roman" w:cs="Times New Roman"/>
          <w:sz w:val="24"/>
          <w:szCs w:val="24"/>
        </w:rPr>
        <w:t>Será destinado para usuários do tipo</w:t>
      </w:r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i/>
          <w:sz w:val="24"/>
          <w:szCs w:val="24"/>
        </w:rPr>
        <w:t xml:space="preserve">master </w:t>
      </w:r>
      <w:r w:rsidRPr="00A214BB">
        <w:rPr>
          <w:rFonts w:ascii="Times New Roman" w:eastAsia="Arial" w:hAnsi="Times New Roman" w:cs="Times New Roman"/>
          <w:sz w:val="24"/>
          <w:szCs w:val="24"/>
        </w:rPr>
        <w:t>que serão</w:t>
      </w:r>
      <w:r>
        <w:rPr>
          <w:rFonts w:ascii="Times New Roman" w:eastAsia="Arial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</w:rPr>
        <w:t>responsáveis por manter o controle do sistema, não permitindo conteúdos indevidos (apologia ao uso de drogas e conteúdos explícitos)</w:t>
      </w:r>
      <w:r w:rsidRPr="00A214BB">
        <w:rPr>
          <w:rFonts w:ascii="Times New Roman" w:eastAsia="Arial" w:hAnsi="Times New Roman" w:cs="Times New Roman"/>
          <w:i/>
          <w:sz w:val="24"/>
          <w:szCs w:val="24"/>
        </w:rPr>
        <w:t xml:space="preserve"> </w:t>
      </w:r>
      <w:r w:rsidRPr="0048134F">
        <w:rPr>
          <w:rFonts w:ascii="Times New Roman" w:eastAsia="Arial" w:hAnsi="Times New Roman" w:cs="Times New Roman"/>
          <w:i/>
          <w:sz w:val="24"/>
          <w:szCs w:val="24"/>
        </w:rPr>
        <w:t>promoter</w:t>
      </w:r>
      <w:r w:rsidRPr="00E05573">
        <w:rPr>
          <w:rFonts w:ascii="Times New Roman" w:eastAsia="Arial" w:hAnsi="Times New Roman" w:cs="Times New Roman"/>
          <w:sz w:val="24"/>
          <w:szCs w:val="24"/>
        </w:rPr>
        <w:t xml:space="preserve"> (casas noturnas, lanchonetes, bares) que publicarão os eventos, e convidados que poderão buscar por eventos fazer e visualizar atualizando informações sobre o status, postando fotos, comentários e vídeos sobre os eventos encontrados.</w:t>
      </w:r>
    </w:p>
    <w:p w:rsidR="00A95DCE" w:rsidRDefault="00A95DCE" w:rsidP="00A95DCE">
      <w:pPr>
        <w:spacing w:line="0" w:lineRule="atLeast"/>
        <w:rPr>
          <w:rFonts w:ascii="Times New Roman" w:eastAsia="Arial" w:hAnsi="Times New Roman" w:cs="Times New Roman"/>
          <w:b/>
          <w:sz w:val="28"/>
          <w:szCs w:val="28"/>
        </w:rPr>
      </w:pPr>
    </w:p>
    <w:p w:rsidR="009C4E23" w:rsidRDefault="009C4E23" w:rsidP="009C4E23">
      <w:pPr>
        <w:numPr>
          <w:ilvl w:val="2"/>
          <w:numId w:val="24"/>
        </w:numPr>
        <w:spacing w:line="0" w:lineRule="atLeast"/>
        <w:rPr>
          <w:rFonts w:ascii="Times New Roman" w:eastAsia="Arial" w:hAnsi="Times New Roman" w:cs="Times New Roman"/>
          <w:b/>
          <w:sz w:val="28"/>
          <w:szCs w:val="28"/>
        </w:rPr>
      </w:pPr>
      <w:r>
        <w:rPr>
          <w:rFonts w:ascii="Times New Roman" w:eastAsia="Arial" w:hAnsi="Times New Roman" w:cs="Times New Roman"/>
          <w:b/>
          <w:sz w:val="28"/>
          <w:szCs w:val="28"/>
        </w:rPr>
        <w:t>Desenvolvedores do Sistema</w:t>
      </w:r>
    </w:p>
    <w:p w:rsidR="007037DD" w:rsidRDefault="007037DD" w:rsidP="007037DD">
      <w:pPr>
        <w:spacing w:line="234" w:lineRule="auto"/>
        <w:ind w:left="360"/>
        <w:jc w:val="both"/>
        <w:rPr>
          <w:rFonts w:ascii="Times New Roman" w:eastAsia="Arial" w:hAnsi="Times New Roman" w:cs="Times New Roman"/>
          <w:sz w:val="24"/>
          <w:szCs w:val="24"/>
        </w:rPr>
      </w:pPr>
    </w:p>
    <w:p w:rsidR="007037DD" w:rsidRPr="00E05573" w:rsidRDefault="007037DD" w:rsidP="00A95DCE">
      <w:pPr>
        <w:spacing w:line="234" w:lineRule="auto"/>
        <w:ind w:left="709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No momento a equipe está formada por 4 integrantes, Alexandre Henrique Alves, Ana Caroline Fidelis , Gustavo de Souza e Vinicius Aguiar, juntamente com a ajuda de Prof.ª Silvia Helena de Oliveira Santos e Viviane Potenza.</w:t>
      </w:r>
    </w:p>
    <w:p w:rsidR="007037DD" w:rsidRDefault="007037DD" w:rsidP="007037DD">
      <w:pPr>
        <w:spacing w:line="0" w:lineRule="atLeast"/>
        <w:ind w:left="1224"/>
        <w:rPr>
          <w:rFonts w:ascii="Times New Roman" w:eastAsia="Arial" w:hAnsi="Times New Roman" w:cs="Times New Roman"/>
          <w:b/>
          <w:sz w:val="28"/>
          <w:szCs w:val="28"/>
        </w:rPr>
      </w:pPr>
    </w:p>
    <w:p w:rsidR="009C4E23" w:rsidRDefault="009C4E23" w:rsidP="009C4E23">
      <w:pPr>
        <w:numPr>
          <w:ilvl w:val="1"/>
          <w:numId w:val="24"/>
        </w:numPr>
        <w:spacing w:line="0" w:lineRule="atLeast"/>
        <w:rPr>
          <w:rFonts w:ascii="Times New Roman" w:eastAsia="Arial" w:hAnsi="Times New Roman" w:cs="Times New Roman"/>
          <w:b/>
          <w:sz w:val="28"/>
          <w:szCs w:val="28"/>
        </w:rPr>
      </w:pPr>
      <w:r>
        <w:rPr>
          <w:rFonts w:ascii="Times New Roman" w:eastAsia="Arial" w:hAnsi="Times New Roman" w:cs="Times New Roman"/>
          <w:b/>
          <w:sz w:val="28"/>
          <w:szCs w:val="28"/>
        </w:rPr>
        <w:lastRenderedPageBreak/>
        <w:t>Regras de Negócio</w:t>
      </w:r>
    </w:p>
    <w:p w:rsidR="0030712C" w:rsidRDefault="0030712C">
      <w:pPr>
        <w:rPr>
          <w:ins w:id="10" w:author="Silvia Helena" w:date="2017-06-21T22:56:00Z"/>
          <w:rFonts w:ascii="Times New Roman" w:hAnsi="Times New Roman" w:cs="Times New Roman"/>
          <w:color w:val="000000"/>
          <w:sz w:val="24"/>
          <w:szCs w:val="24"/>
        </w:rPr>
      </w:pPr>
      <w:ins w:id="11" w:author="Silvia Helena" w:date="2017-06-21T22:56:00Z">
        <w:r>
          <w:rPr>
            <w:rFonts w:ascii="Times New Roman" w:hAnsi="Times New Roman" w:cs="Times New Roman"/>
            <w:color w:val="000000"/>
            <w:sz w:val="24"/>
            <w:szCs w:val="24"/>
          </w:rPr>
          <w:br w:type="page"/>
        </w:r>
      </w:ins>
    </w:p>
    <w:p w:rsidR="007037DD" w:rsidDel="0030712C" w:rsidRDefault="007037DD" w:rsidP="007037DD">
      <w:pPr>
        <w:spacing w:line="234" w:lineRule="auto"/>
        <w:ind w:left="360"/>
        <w:jc w:val="both"/>
        <w:rPr>
          <w:del w:id="12" w:author="Silvia Helena" w:date="2017-06-21T22:56:00Z"/>
          <w:rFonts w:ascii="Times New Roman" w:hAnsi="Times New Roman" w:cs="Times New Roman"/>
          <w:color w:val="000000"/>
          <w:sz w:val="24"/>
          <w:szCs w:val="24"/>
        </w:rPr>
      </w:pPr>
    </w:p>
    <w:p w:rsidR="00A95DCE" w:rsidRDefault="007037DD" w:rsidP="00A95DCE">
      <w:pPr>
        <w:numPr>
          <w:ilvl w:val="0"/>
          <w:numId w:val="26"/>
        </w:numPr>
        <w:spacing w:line="234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7037DD">
        <w:rPr>
          <w:rFonts w:ascii="Times New Roman" w:hAnsi="Times New Roman" w:cs="Times New Roman"/>
          <w:b/>
          <w:color w:val="000000"/>
          <w:sz w:val="28"/>
          <w:szCs w:val="28"/>
        </w:rPr>
        <w:t>Requisitos do Sistema</w:t>
      </w:r>
    </w:p>
    <w:p w:rsidR="00A95DCE" w:rsidRDefault="00A95DCE" w:rsidP="00A95DCE">
      <w:pPr>
        <w:spacing w:line="234" w:lineRule="auto"/>
        <w:ind w:left="360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7037DD" w:rsidRPr="0081684B" w:rsidRDefault="007037DD" w:rsidP="0081684B">
      <w:pPr>
        <w:numPr>
          <w:ilvl w:val="1"/>
          <w:numId w:val="26"/>
        </w:numPr>
        <w:spacing w:line="234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A95DCE">
        <w:rPr>
          <w:rFonts w:ascii="Times New Roman" w:hAnsi="Times New Roman" w:cs="Times New Roman"/>
          <w:b/>
          <w:color w:val="000000"/>
          <w:sz w:val="28"/>
          <w:szCs w:val="28"/>
        </w:rPr>
        <w:t>Requisitos Funcionais</w:t>
      </w:r>
    </w:p>
    <w:p w:rsidR="007037DD" w:rsidRDefault="007037DD" w:rsidP="0081684B">
      <w:pPr>
        <w:spacing w:line="234" w:lineRule="auto"/>
        <w:ind w:left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Dados dos requisitos com * (asterisco) indicam o preenchimento obrigatório do campo na sua inclusão.</w:t>
      </w:r>
    </w:p>
    <w:p w:rsidR="007037DD" w:rsidRDefault="007037DD" w:rsidP="007037DD">
      <w:pPr>
        <w:spacing w:line="234" w:lineRule="auto"/>
        <w:ind w:left="792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A95DCE" w:rsidRDefault="007037DD" w:rsidP="00A95DCE">
      <w:pPr>
        <w:pStyle w:val="PargrafodaLista"/>
        <w:numPr>
          <w:ilvl w:val="0"/>
          <w:numId w:val="30"/>
        </w:numPr>
        <w:spacing w:line="234" w:lineRule="auto"/>
        <w:ind w:left="1134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A95DCE">
        <w:rPr>
          <w:rFonts w:ascii="Times New Roman" w:hAnsi="Times New Roman" w:cs="Times New Roman"/>
          <w:b/>
          <w:color w:val="000000"/>
          <w:sz w:val="28"/>
          <w:szCs w:val="28"/>
        </w:rPr>
        <w:t>Cadastrar Usuário</w:t>
      </w:r>
    </w:p>
    <w:p w:rsidR="00A95DCE" w:rsidRPr="00A95DCE" w:rsidRDefault="007037DD" w:rsidP="00A95DCE">
      <w:pPr>
        <w:pStyle w:val="PargrafodaLista"/>
        <w:numPr>
          <w:ilvl w:val="1"/>
          <w:numId w:val="30"/>
        </w:numPr>
        <w:spacing w:line="234" w:lineRule="auto"/>
        <w:ind w:left="1701" w:hanging="573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A95DCE">
        <w:rPr>
          <w:rFonts w:ascii="Times New Roman" w:eastAsia="Arial" w:hAnsi="Times New Roman" w:cs="Times New Roman"/>
          <w:sz w:val="24"/>
          <w:szCs w:val="24"/>
        </w:rPr>
        <w:t>O sistema deverá permitir incluir, excluir, alterar e consultar usuários.</w:t>
      </w:r>
    </w:p>
    <w:p w:rsidR="00A95DCE" w:rsidRPr="00A95DCE" w:rsidRDefault="00A95DCE" w:rsidP="00A95DCE">
      <w:pPr>
        <w:pStyle w:val="PargrafodaLista"/>
        <w:spacing w:line="234" w:lineRule="auto"/>
        <w:ind w:left="1701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A95DCE" w:rsidRDefault="00150C1A" w:rsidP="00A95DCE">
      <w:pPr>
        <w:pStyle w:val="PargrafodaLista"/>
        <w:numPr>
          <w:ilvl w:val="1"/>
          <w:numId w:val="30"/>
        </w:numPr>
        <w:spacing w:line="234" w:lineRule="auto"/>
        <w:ind w:left="1701" w:hanging="573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A95DCE">
        <w:rPr>
          <w:rFonts w:ascii="Times New Roman" w:eastAsia="Arial" w:hAnsi="Times New Roman" w:cs="Times New Roman"/>
          <w:sz w:val="24"/>
          <w:szCs w:val="24"/>
        </w:rPr>
        <w:t xml:space="preserve">Para a inclusão de novos usuários o sistema deverá receber o </w:t>
      </w:r>
      <w:r w:rsidR="00B356F0">
        <w:rPr>
          <w:rFonts w:ascii="Times New Roman" w:eastAsia="Arial" w:hAnsi="Times New Roman" w:cs="Times New Roman"/>
          <w:sz w:val="24"/>
          <w:szCs w:val="24"/>
        </w:rPr>
        <w:t xml:space="preserve">nome*, sobrenome*, </w:t>
      </w:r>
      <w:r w:rsidRPr="00A95DCE">
        <w:rPr>
          <w:rFonts w:ascii="Times New Roman" w:eastAsia="Arial" w:hAnsi="Times New Roman" w:cs="Times New Roman"/>
          <w:sz w:val="24"/>
          <w:szCs w:val="24"/>
        </w:rPr>
        <w:t>tipo do usuário* [máster, promoter ou convidado], login*, senha*, data de nascimento</w:t>
      </w:r>
      <w:commentRangeStart w:id="13"/>
      <w:ins w:id="14" w:author="Silvia Helena" w:date="2017-06-21T23:12:00Z">
        <w:r w:rsidR="00BB3986">
          <w:rPr>
            <w:rFonts w:ascii="Times New Roman" w:eastAsia="Arial" w:hAnsi="Times New Roman" w:cs="Times New Roman"/>
            <w:sz w:val="24"/>
            <w:szCs w:val="24"/>
          </w:rPr>
          <w:t>*</w:t>
        </w:r>
      </w:ins>
      <w:r w:rsidRPr="00A95DCE">
        <w:rPr>
          <w:rFonts w:ascii="Times New Roman" w:eastAsia="Arial" w:hAnsi="Times New Roman" w:cs="Times New Roman"/>
          <w:sz w:val="24"/>
          <w:szCs w:val="24"/>
        </w:rPr>
        <w:t xml:space="preserve">, </w:t>
      </w:r>
      <w:commentRangeEnd w:id="13"/>
      <w:r w:rsidR="00BB3986">
        <w:rPr>
          <w:rStyle w:val="Refdecomentrio"/>
        </w:rPr>
        <w:commentReference w:id="13"/>
      </w:r>
      <w:r w:rsidR="008831D9" w:rsidRPr="00A95DCE">
        <w:rPr>
          <w:rFonts w:ascii="Times New Roman" w:eastAsia="Arial" w:hAnsi="Times New Roman" w:cs="Times New Roman"/>
          <w:sz w:val="24"/>
          <w:szCs w:val="24"/>
        </w:rPr>
        <w:t>sexo, telefone</w:t>
      </w:r>
      <w:r w:rsidRPr="00A95DCE">
        <w:rPr>
          <w:rFonts w:ascii="Times New Roman" w:eastAsia="Arial" w:hAnsi="Times New Roman" w:cs="Times New Roman"/>
          <w:sz w:val="24"/>
          <w:szCs w:val="24"/>
        </w:rPr>
        <w:t>, cidade</w:t>
      </w:r>
      <w:commentRangeStart w:id="15"/>
      <w:ins w:id="16" w:author="Silvia Helena" w:date="2017-06-21T23:11:00Z">
        <w:r w:rsidR="001C21B6">
          <w:rPr>
            <w:rFonts w:ascii="Times New Roman" w:eastAsia="Arial" w:hAnsi="Times New Roman" w:cs="Times New Roman"/>
            <w:sz w:val="24"/>
            <w:szCs w:val="24"/>
          </w:rPr>
          <w:t>*</w:t>
        </w:r>
        <w:commentRangeEnd w:id="15"/>
        <w:r w:rsidR="001C21B6">
          <w:rPr>
            <w:rStyle w:val="Refdecomentrio"/>
          </w:rPr>
          <w:commentReference w:id="15"/>
        </w:r>
      </w:ins>
      <w:r w:rsidRPr="00A95DCE">
        <w:rPr>
          <w:rFonts w:ascii="Times New Roman" w:eastAsia="Arial" w:hAnsi="Times New Roman" w:cs="Times New Roman"/>
          <w:sz w:val="24"/>
          <w:szCs w:val="24"/>
        </w:rPr>
        <w:t>, e-mail* e foto.</w:t>
      </w:r>
    </w:p>
    <w:p w:rsidR="00A95DCE" w:rsidRDefault="00A95DCE" w:rsidP="00A95DCE">
      <w:pPr>
        <w:pStyle w:val="PargrafodaLista"/>
        <w:spacing w:line="234" w:lineRule="auto"/>
        <w:ind w:left="1701"/>
        <w:jc w:val="both"/>
        <w:rPr>
          <w:rFonts w:ascii="Times New Roman" w:eastAsia="Arial" w:hAnsi="Times New Roman" w:cs="Times New Roman"/>
          <w:sz w:val="24"/>
          <w:szCs w:val="24"/>
        </w:rPr>
      </w:pPr>
    </w:p>
    <w:p w:rsidR="00A95DCE" w:rsidRDefault="007A7BC8" w:rsidP="00A95DCE">
      <w:pPr>
        <w:pStyle w:val="PargrafodaLista"/>
        <w:numPr>
          <w:ilvl w:val="1"/>
          <w:numId w:val="30"/>
        </w:numPr>
        <w:spacing w:line="234" w:lineRule="auto"/>
        <w:ind w:left="1701" w:hanging="573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Usuário do tipo máster só será permitido o cadastro através de outro usuário máster.</w:t>
      </w:r>
    </w:p>
    <w:p w:rsidR="00A95DCE" w:rsidRDefault="00A95DCE" w:rsidP="00A95DCE">
      <w:pPr>
        <w:pStyle w:val="PargrafodaLista"/>
        <w:spacing w:line="234" w:lineRule="auto"/>
        <w:ind w:left="1701"/>
        <w:jc w:val="both"/>
        <w:rPr>
          <w:rFonts w:ascii="Times New Roman" w:eastAsia="Arial" w:hAnsi="Times New Roman" w:cs="Times New Roman"/>
          <w:sz w:val="24"/>
          <w:szCs w:val="24"/>
        </w:rPr>
      </w:pPr>
    </w:p>
    <w:p w:rsidR="00A95DCE" w:rsidRDefault="00EF2B5F" w:rsidP="00A95DCE">
      <w:pPr>
        <w:pStyle w:val="PargrafodaLista"/>
        <w:numPr>
          <w:ilvl w:val="1"/>
          <w:numId w:val="30"/>
        </w:numPr>
        <w:spacing w:line="234" w:lineRule="auto"/>
        <w:ind w:left="1701" w:hanging="573"/>
        <w:jc w:val="both"/>
        <w:rPr>
          <w:rFonts w:ascii="Times New Roman" w:eastAsia="Arial" w:hAnsi="Times New Roman" w:cs="Times New Roman"/>
          <w:sz w:val="24"/>
          <w:szCs w:val="24"/>
        </w:rPr>
      </w:pPr>
      <w:del w:id="17" w:author="Silvia Helena" w:date="2017-06-21T23:09:00Z">
        <w:r w:rsidRPr="00A95DCE" w:rsidDel="009A5451">
          <w:rPr>
            <w:rFonts w:ascii="Times New Roman" w:eastAsia="Arial" w:hAnsi="Times New Roman" w:cs="Times New Roman"/>
            <w:sz w:val="24"/>
            <w:szCs w:val="24"/>
          </w:rPr>
          <w:delText>*</w:delText>
        </w:r>
      </w:del>
      <w:r w:rsidR="0047764D" w:rsidRPr="00A95DCE">
        <w:rPr>
          <w:rFonts w:ascii="Times New Roman" w:eastAsia="Arial" w:hAnsi="Times New Roman" w:cs="Times New Roman"/>
          <w:sz w:val="24"/>
          <w:szCs w:val="24"/>
        </w:rPr>
        <w:t>Usuário do tipo promoter e convidado</w:t>
      </w:r>
      <w:r w:rsidRPr="00A95DCE">
        <w:rPr>
          <w:rFonts w:ascii="Times New Roman" w:eastAsia="Arial" w:hAnsi="Times New Roman" w:cs="Times New Roman"/>
          <w:sz w:val="24"/>
          <w:szCs w:val="24"/>
        </w:rPr>
        <w:t xml:space="preserve"> (</w:t>
      </w:r>
      <w:commentRangeStart w:id="18"/>
      <w:r w:rsidRPr="00A95DCE">
        <w:rPr>
          <w:rFonts w:ascii="Times New Roman" w:eastAsia="Arial" w:hAnsi="Times New Roman" w:cs="Times New Roman"/>
          <w:sz w:val="24"/>
          <w:szCs w:val="24"/>
        </w:rPr>
        <w:t>que serão os pioneiros</w:t>
      </w:r>
      <w:commentRangeEnd w:id="18"/>
      <w:r w:rsidR="009A5451">
        <w:rPr>
          <w:rStyle w:val="Refdecomentrio"/>
        </w:rPr>
        <w:commentReference w:id="18"/>
      </w:r>
      <w:r w:rsidRPr="00A95DCE">
        <w:rPr>
          <w:rFonts w:ascii="Times New Roman" w:eastAsia="Arial" w:hAnsi="Times New Roman" w:cs="Times New Roman"/>
          <w:sz w:val="24"/>
          <w:szCs w:val="24"/>
        </w:rPr>
        <w:t>)</w:t>
      </w:r>
      <w:r w:rsidR="0047764D" w:rsidRPr="00A95DCE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A95DCE">
        <w:rPr>
          <w:rFonts w:ascii="Times New Roman" w:eastAsia="Arial" w:hAnsi="Times New Roman" w:cs="Times New Roman"/>
          <w:sz w:val="24"/>
          <w:szCs w:val="24"/>
        </w:rPr>
        <w:t>deverá</w:t>
      </w:r>
      <w:r w:rsidR="006309CB" w:rsidRPr="00A95DCE">
        <w:rPr>
          <w:rFonts w:ascii="Times New Roman" w:eastAsia="Arial" w:hAnsi="Times New Roman" w:cs="Times New Roman"/>
          <w:sz w:val="24"/>
          <w:szCs w:val="24"/>
        </w:rPr>
        <w:t xml:space="preserve"> ser feito pelo mesmo, e </w:t>
      </w:r>
      <w:r w:rsidR="0047764D" w:rsidRPr="00A95DCE">
        <w:rPr>
          <w:rFonts w:ascii="Times New Roman" w:eastAsia="Arial" w:hAnsi="Times New Roman" w:cs="Times New Roman"/>
          <w:sz w:val="24"/>
          <w:szCs w:val="24"/>
        </w:rPr>
        <w:t xml:space="preserve">após </w:t>
      </w:r>
      <w:r w:rsidR="006309CB" w:rsidRPr="00A95DCE">
        <w:rPr>
          <w:rFonts w:ascii="Times New Roman" w:eastAsia="Arial" w:hAnsi="Times New Roman" w:cs="Times New Roman"/>
          <w:sz w:val="24"/>
          <w:szCs w:val="24"/>
        </w:rPr>
        <w:t xml:space="preserve">a inclusão o sistema deverá </w:t>
      </w:r>
      <w:r w:rsidR="0047764D" w:rsidRPr="00A95DCE">
        <w:rPr>
          <w:rFonts w:ascii="Times New Roman" w:eastAsia="Arial" w:hAnsi="Times New Roman" w:cs="Times New Roman"/>
          <w:sz w:val="24"/>
          <w:szCs w:val="24"/>
        </w:rPr>
        <w:t>confirma</w:t>
      </w:r>
      <w:r w:rsidR="006309CB" w:rsidRPr="00A95DCE">
        <w:rPr>
          <w:rFonts w:ascii="Times New Roman" w:eastAsia="Arial" w:hAnsi="Times New Roman" w:cs="Times New Roman"/>
          <w:sz w:val="24"/>
          <w:szCs w:val="24"/>
        </w:rPr>
        <w:t>r</w:t>
      </w:r>
      <w:r w:rsidR="0047764D" w:rsidRPr="00A95DCE">
        <w:rPr>
          <w:rFonts w:ascii="Times New Roman" w:eastAsia="Arial" w:hAnsi="Times New Roman" w:cs="Times New Roman"/>
          <w:sz w:val="24"/>
          <w:szCs w:val="24"/>
        </w:rPr>
        <w:t xml:space="preserve"> o cadastro envia</w:t>
      </w:r>
      <w:r w:rsidR="006309CB" w:rsidRPr="00A95DCE">
        <w:rPr>
          <w:rFonts w:ascii="Times New Roman" w:eastAsia="Arial" w:hAnsi="Times New Roman" w:cs="Times New Roman"/>
          <w:sz w:val="24"/>
          <w:szCs w:val="24"/>
        </w:rPr>
        <w:t>n</w:t>
      </w:r>
      <w:r w:rsidR="0047764D" w:rsidRPr="00A95DCE">
        <w:rPr>
          <w:rFonts w:ascii="Times New Roman" w:eastAsia="Arial" w:hAnsi="Times New Roman" w:cs="Times New Roman"/>
          <w:sz w:val="24"/>
          <w:szCs w:val="24"/>
        </w:rPr>
        <w:t xml:space="preserve">do automaticamente </w:t>
      </w:r>
      <w:r w:rsidR="009C5A48">
        <w:rPr>
          <w:rFonts w:ascii="Times New Roman" w:eastAsia="Arial" w:hAnsi="Times New Roman" w:cs="Times New Roman"/>
          <w:sz w:val="24"/>
          <w:szCs w:val="24"/>
        </w:rPr>
        <w:t xml:space="preserve">no </w:t>
      </w:r>
      <w:r w:rsidR="009C5A48" w:rsidRPr="00A95DCE">
        <w:rPr>
          <w:rFonts w:ascii="Times New Roman" w:eastAsia="Arial" w:hAnsi="Times New Roman" w:cs="Times New Roman"/>
          <w:sz w:val="24"/>
          <w:szCs w:val="24"/>
        </w:rPr>
        <w:t>e-mail</w:t>
      </w:r>
      <w:r w:rsidR="00A95DCE" w:rsidRPr="00A95DCE">
        <w:rPr>
          <w:rFonts w:ascii="Times New Roman" w:eastAsia="Arial" w:hAnsi="Times New Roman" w:cs="Times New Roman"/>
          <w:sz w:val="24"/>
          <w:szCs w:val="24"/>
        </w:rPr>
        <w:t>.</w:t>
      </w:r>
    </w:p>
    <w:p w:rsidR="00A95DCE" w:rsidRPr="00A95DCE" w:rsidRDefault="00A95DCE" w:rsidP="00A95DCE">
      <w:pPr>
        <w:pStyle w:val="PargrafodaLista"/>
        <w:rPr>
          <w:rFonts w:ascii="Times New Roman" w:eastAsia="Arial" w:hAnsi="Times New Roman" w:cs="Times New Roman"/>
          <w:sz w:val="24"/>
          <w:szCs w:val="24"/>
        </w:rPr>
      </w:pPr>
    </w:p>
    <w:p w:rsidR="00A95DCE" w:rsidRDefault="007A7BC8" w:rsidP="00A95DCE">
      <w:pPr>
        <w:pStyle w:val="PargrafodaLista"/>
        <w:numPr>
          <w:ilvl w:val="1"/>
          <w:numId w:val="30"/>
        </w:numPr>
        <w:spacing w:line="234" w:lineRule="auto"/>
        <w:ind w:left="1701" w:hanging="573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A95DCE">
        <w:rPr>
          <w:rFonts w:ascii="Times New Roman" w:eastAsia="Arial" w:hAnsi="Times New Roman" w:cs="Times New Roman"/>
          <w:sz w:val="24"/>
          <w:szCs w:val="24"/>
        </w:rPr>
        <w:t xml:space="preserve">Para exclusão de usuários, </w:t>
      </w:r>
      <w:r w:rsidR="008C16F6" w:rsidRPr="00A95DCE">
        <w:rPr>
          <w:rFonts w:ascii="Times New Roman" w:eastAsia="Arial" w:hAnsi="Times New Roman" w:cs="Times New Roman"/>
          <w:sz w:val="24"/>
          <w:szCs w:val="24"/>
        </w:rPr>
        <w:t>cada usuário poderá fazer sua exclusão após login,</w:t>
      </w:r>
      <w:r w:rsidR="008831D9" w:rsidRPr="00A95DCE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A95DCE">
        <w:rPr>
          <w:rFonts w:ascii="Times New Roman" w:eastAsia="Arial" w:hAnsi="Times New Roman" w:cs="Times New Roman"/>
          <w:sz w:val="24"/>
          <w:szCs w:val="24"/>
        </w:rPr>
        <w:t>o sistema deverá enviar um e-mail confirmação de exclusão, após</w:t>
      </w:r>
      <w:r w:rsidR="008831D9" w:rsidRPr="00A95DCE">
        <w:rPr>
          <w:rFonts w:ascii="Times New Roman" w:eastAsia="Arial" w:hAnsi="Times New Roman" w:cs="Times New Roman"/>
          <w:sz w:val="24"/>
          <w:szCs w:val="24"/>
        </w:rPr>
        <w:t xml:space="preserve"> a confirmação </w:t>
      </w:r>
      <w:r w:rsidRPr="00A95DCE">
        <w:rPr>
          <w:rFonts w:ascii="Times New Roman" w:eastAsia="Arial" w:hAnsi="Times New Roman" w:cs="Times New Roman"/>
          <w:sz w:val="24"/>
          <w:szCs w:val="24"/>
        </w:rPr>
        <w:t xml:space="preserve">o usuário deve colocar a data de nascimento </w:t>
      </w:r>
      <w:r w:rsidR="00FC0A49" w:rsidRPr="00A95DCE">
        <w:rPr>
          <w:rFonts w:ascii="Times New Roman" w:eastAsia="Arial" w:hAnsi="Times New Roman" w:cs="Times New Roman"/>
          <w:sz w:val="24"/>
          <w:szCs w:val="24"/>
        </w:rPr>
        <w:t xml:space="preserve">verificação e </w:t>
      </w:r>
      <w:r w:rsidR="00A95DCE">
        <w:rPr>
          <w:rFonts w:ascii="Times New Roman" w:eastAsia="Arial" w:hAnsi="Times New Roman" w:cs="Times New Roman"/>
          <w:sz w:val="24"/>
          <w:szCs w:val="24"/>
        </w:rPr>
        <w:t>finalizar.</w:t>
      </w:r>
    </w:p>
    <w:p w:rsidR="00A95DCE" w:rsidRPr="00A95DCE" w:rsidRDefault="00A95DCE" w:rsidP="00A95DCE">
      <w:pPr>
        <w:pStyle w:val="PargrafodaLista"/>
        <w:rPr>
          <w:rFonts w:ascii="Times New Roman" w:eastAsia="Arial" w:hAnsi="Times New Roman" w:cs="Times New Roman"/>
          <w:sz w:val="24"/>
          <w:szCs w:val="24"/>
        </w:rPr>
      </w:pPr>
    </w:p>
    <w:p w:rsidR="00A95DCE" w:rsidRDefault="007A7BC8" w:rsidP="00A95DCE">
      <w:pPr>
        <w:pStyle w:val="PargrafodaLista"/>
        <w:numPr>
          <w:ilvl w:val="1"/>
          <w:numId w:val="30"/>
        </w:numPr>
        <w:spacing w:line="234" w:lineRule="auto"/>
        <w:ind w:left="1701" w:hanging="573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A95DCE">
        <w:rPr>
          <w:rFonts w:ascii="Times New Roman" w:eastAsia="Arial" w:hAnsi="Times New Roman" w:cs="Times New Roman"/>
          <w:sz w:val="24"/>
          <w:szCs w:val="24"/>
        </w:rPr>
        <w:t>Para consulta de usuário o sistema deverá receber o login e cidade</w:t>
      </w:r>
      <w:r w:rsidR="008831D9" w:rsidRPr="00A95DCE">
        <w:rPr>
          <w:rFonts w:ascii="Times New Roman" w:eastAsia="Arial" w:hAnsi="Times New Roman" w:cs="Times New Roman"/>
          <w:sz w:val="24"/>
          <w:szCs w:val="24"/>
        </w:rPr>
        <w:t xml:space="preserve"> da onde o usuário está localizado, isso será buscado no cadastro de usuário.</w:t>
      </w:r>
    </w:p>
    <w:p w:rsidR="00A95DCE" w:rsidRPr="00A95DCE" w:rsidRDefault="00A95DCE" w:rsidP="00A95DCE">
      <w:pPr>
        <w:pStyle w:val="PargrafodaLista"/>
        <w:rPr>
          <w:rFonts w:ascii="Times New Roman" w:eastAsia="Arial" w:hAnsi="Times New Roman" w:cs="Times New Roman"/>
          <w:sz w:val="24"/>
          <w:szCs w:val="24"/>
        </w:rPr>
      </w:pPr>
    </w:p>
    <w:p w:rsidR="007A7BC8" w:rsidRPr="00A95DCE" w:rsidRDefault="007A7BC8" w:rsidP="00A95DCE">
      <w:pPr>
        <w:pStyle w:val="PargrafodaLista"/>
        <w:numPr>
          <w:ilvl w:val="1"/>
          <w:numId w:val="30"/>
        </w:numPr>
        <w:spacing w:line="234" w:lineRule="auto"/>
        <w:ind w:left="1701" w:hanging="573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A95DCE">
        <w:rPr>
          <w:rFonts w:ascii="Times New Roman" w:eastAsia="Arial" w:hAnsi="Times New Roman" w:cs="Times New Roman"/>
          <w:sz w:val="24"/>
          <w:szCs w:val="24"/>
        </w:rPr>
        <w:t xml:space="preserve">Para alteração de usuários, o mesmo deve efetuar o login, o sistema deverá enviar um e-mail do link de confirmação de alteração, após isso o usuário deve colocar a data de nascimento para </w:t>
      </w:r>
      <w:r w:rsidR="00BB6C4A" w:rsidRPr="00A95DCE">
        <w:rPr>
          <w:rFonts w:ascii="Times New Roman" w:eastAsia="Arial" w:hAnsi="Times New Roman" w:cs="Times New Roman"/>
          <w:sz w:val="24"/>
          <w:szCs w:val="24"/>
        </w:rPr>
        <w:t xml:space="preserve">verificação e </w:t>
      </w:r>
      <w:r w:rsidRPr="00A95DCE">
        <w:rPr>
          <w:rFonts w:ascii="Times New Roman" w:eastAsia="Arial" w:hAnsi="Times New Roman" w:cs="Times New Roman"/>
          <w:sz w:val="24"/>
          <w:szCs w:val="24"/>
        </w:rPr>
        <w:t>finalizar.</w:t>
      </w:r>
    </w:p>
    <w:p w:rsidR="00F05CCB" w:rsidRDefault="00F05CCB" w:rsidP="00F05CCB">
      <w:pPr>
        <w:spacing w:line="234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:rsidR="00325B4A" w:rsidRPr="0028482C" w:rsidRDefault="0013690C" w:rsidP="0028482C">
      <w:pPr>
        <w:pStyle w:val="PargrafodaLista"/>
        <w:numPr>
          <w:ilvl w:val="0"/>
          <w:numId w:val="30"/>
        </w:numPr>
        <w:spacing w:line="234" w:lineRule="auto"/>
        <w:ind w:left="1134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28482C">
        <w:rPr>
          <w:rFonts w:ascii="Times New Roman" w:eastAsia="Arial" w:hAnsi="Times New Roman" w:cs="Times New Roman"/>
          <w:b/>
          <w:sz w:val="28"/>
          <w:szCs w:val="28"/>
        </w:rPr>
        <w:t xml:space="preserve">Cadastrar </w:t>
      </w:r>
      <w:r w:rsidR="00325B4A" w:rsidRPr="0028482C">
        <w:rPr>
          <w:rFonts w:ascii="Times New Roman" w:eastAsia="Arial" w:hAnsi="Times New Roman" w:cs="Times New Roman"/>
          <w:b/>
          <w:sz w:val="28"/>
          <w:szCs w:val="28"/>
        </w:rPr>
        <w:t>G</w:t>
      </w:r>
      <w:r w:rsidRPr="0028482C">
        <w:rPr>
          <w:rFonts w:ascii="Times New Roman" w:eastAsia="Arial" w:hAnsi="Times New Roman" w:cs="Times New Roman"/>
          <w:b/>
          <w:sz w:val="28"/>
          <w:szCs w:val="28"/>
        </w:rPr>
        <w:t>ênero</w:t>
      </w:r>
    </w:p>
    <w:p w:rsidR="00325B4A" w:rsidRPr="0028482C" w:rsidRDefault="00325B4A" w:rsidP="0028482C">
      <w:pPr>
        <w:numPr>
          <w:ilvl w:val="1"/>
          <w:numId w:val="7"/>
        </w:numPr>
        <w:spacing w:line="234" w:lineRule="auto"/>
        <w:ind w:left="1701" w:hanging="567"/>
        <w:jc w:val="both"/>
      </w:pPr>
      <w:r w:rsidRPr="007B485B">
        <w:rPr>
          <w:rFonts w:ascii="Times New Roman" w:hAnsi="Times New Roman" w:cs="Times New Roman"/>
          <w:sz w:val="24"/>
          <w:szCs w:val="24"/>
        </w:rPr>
        <w:t xml:space="preserve">O sistema deverá </w:t>
      </w:r>
      <w:r w:rsidR="00ED6324">
        <w:rPr>
          <w:rFonts w:ascii="Times New Roman" w:hAnsi="Times New Roman" w:cs="Times New Roman"/>
          <w:sz w:val="24"/>
          <w:szCs w:val="24"/>
        </w:rPr>
        <w:t xml:space="preserve">permitir </w:t>
      </w:r>
      <w:r w:rsidRPr="007B485B">
        <w:rPr>
          <w:rFonts w:ascii="Times New Roman" w:hAnsi="Times New Roman" w:cs="Times New Roman"/>
          <w:sz w:val="24"/>
          <w:szCs w:val="24"/>
        </w:rPr>
        <w:t>incluir</w:t>
      </w:r>
      <w:r w:rsidR="007B485B" w:rsidRPr="007B485B">
        <w:rPr>
          <w:rFonts w:ascii="Times New Roman" w:eastAsia="Arial" w:hAnsi="Times New Roman" w:cs="Times New Roman"/>
          <w:sz w:val="24"/>
          <w:szCs w:val="24"/>
        </w:rPr>
        <w:t xml:space="preserve">, </w:t>
      </w:r>
      <w:r w:rsidR="007B485B" w:rsidRPr="0013690C">
        <w:rPr>
          <w:rFonts w:ascii="Times New Roman" w:eastAsia="Arial" w:hAnsi="Times New Roman" w:cs="Times New Roman"/>
          <w:sz w:val="24"/>
          <w:szCs w:val="24"/>
        </w:rPr>
        <w:t xml:space="preserve">excluir, alterar e consultar </w:t>
      </w:r>
      <w:r w:rsidR="009C5A48">
        <w:rPr>
          <w:rFonts w:ascii="Times New Roman" w:eastAsia="Arial" w:hAnsi="Times New Roman" w:cs="Times New Roman"/>
          <w:sz w:val="24"/>
          <w:szCs w:val="24"/>
        </w:rPr>
        <w:t>gêneros</w:t>
      </w:r>
      <w:r w:rsidR="007B485B" w:rsidRPr="0013690C">
        <w:rPr>
          <w:rFonts w:ascii="Times New Roman" w:eastAsia="Arial" w:hAnsi="Times New Roman" w:cs="Times New Roman"/>
          <w:sz w:val="24"/>
          <w:szCs w:val="24"/>
        </w:rPr>
        <w:t>.</w:t>
      </w:r>
    </w:p>
    <w:p w:rsidR="0028482C" w:rsidRPr="007B485B" w:rsidRDefault="0028482C" w:rsidP="0028482C">
      <w:pPr>
        <w:spacing w:line="234" w:lineRule="auto"/>
        <w:ind w:left="1080"/>
        <w:jc w:val="both"/>
      </w:pPr>
    </w:p>
    <w:p w:rsidR="0081684B" w:rsidRDefault="007B485B" w:rsidP="0081684B">
      <w:pPr>
        <w:numPr>
          <w:ilvl w:val="1"/>
          <w:numId w:val="7"/>
        </w:numPr>
        <w:spacing w:line="234" w:lineRule="auto"/>
        <w:ind w:left="1701" w:hanging="567"/>
        <w:jc w:val="both"/>
      </w:pPr>
      <w:r>
        <w:rPr>
          <w:rFonts w:ascii="Times New Roman" w:hAnsi="Times New Roman" w:cs="Times New Roman"/>
          <w:sz w:val="24"/>
          <w:szCs w:val="24"/>
        </w:rPr>
        <w:t>Para a inclusão de gênero o sistema deverá receber o nome</w:t>
      </w:r>
      <w:r w:rsidR="009C5A48">
        <w:rPr>
          <w:rFonts w:ascii="Times New Roman" w:hAnsi="Times New Roman" w:cs="Times New Roman"/>
          <w:sz w:val="24"/>
          <w:szCs w:val="24"/>
        </w:rPr>
        <w:t xml:space="preserve"> do gênero</w:t>
      </w:r>
      <w:r w:rsidR="00CB61F3"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1684B" w:rsidRDefault="0081684B" w:rsidP="0081684B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:rsidR="0081684B" w:rsidRDefault="007B485B" w:rsidP="0081684B">
      <w:pPr>
        <w:numPr>
          <w:ilvl w:val="1"/>
          <w:numId w:val="7"/>
        </w:numPr>
        <w:spacing w:line="234" w:lineRule="auto"/>
        <w:ind w:left="1701" w:hanging="567"/>
        <w:jc w:val="both"/>
      </w:pPr>
      <w:r w:rsidRPr="0081684B">
        <w:rPr>
          <w:rFonts w:ascii="Times New Roman" w:hAnsi="Times New Roman" w:cs="Times New Roman"/>
          <w:sz w:val="24"/>
          <w:szCs w:val="24"/>
        </w:rPr>
        <w:t xml:space="preserve">O sistema deverá permitir a alteração apenas para os usuários </w:t>
      </w:r>
      <w:r w:rsidR="009C5A48" w:rsidRPr="0081684B">
        <w:rPr>
          <w:rFonts w:ascii="Times New Roman" w:hAnsi="Times New Roman" w:cs="Times New Roman"/>
          <w:sz w:val="24"/>
          <w:szCs w:val="24"/>
        </w:rPr>
        <w:t>máster</w:t>
      </w:r>
      <w:r w:rsidRPr="0081684B">
        <w:rPr>
          <w:rFonts w:ascii="Times New Roman" w:hAnsi="Times New Roman" w:cs="Times New Roman"/>
          <w:sz w:val="24"/>
          <w:szCs w:val="24"/>
        </w:rPr>
        <w:t xml:space="preserve">, sendo necessário informar o </w:t>
      </w:r>
      <w:r w:rsidR="009C5A48">
        <w:rPr>
          <w:rFonts w:ascii="Times New Roman" w:hAnsi="Times New Roman" w:cs="Times New Roman"/>
          <w:sz w:val="24"/>
          <w:szCs w:val="24"/>
        </w:rPr>
        <w:t>nome do gênero*</w:t>
      </w:r>
    </w:p>
    <w:p w:rsidR="0081684B" w:rsidRDefault="0081684B" w:rsidP="0081684B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:rsidR="0081684B" w:rsidRDefault="007B485B" w:rsidP="0081684B">
      <w:pPr>
        <w:numPr>
          <w:ilvl w:val="1"/>
          <w:numId w:val="7"/>
        </w:numPr>
        <w:spacing w:line="234" w:lineRule="auto"/>
        <w:ind w:left="1701" w:hanging="567"/>
        <w:jc w:val="both"/>
      </w:pPr>
      <w:r w:rsidRPr="0081684B">
        <w:rPr>
          <w:rFonts w:ascii="Times New Roman" w:hAnsi="Times New Roman" w:cs="Times New Roman"/>
          <w:sz w:val="24"/>
          <w:szCs w:val="24"/>
        </w:rPr>
        <w:t xml:space="preserve">O sistema deverá permitir a exclusão apenas </w:t>
      </w:r>
      <w:r w:rsidR="00CC30D5" w:rsidRPr="0081684B">
        <w:rPr>
          <w:rFonts w:ascii="Times New Roman" w:hAnsi="Times New Roman" w:cs="Times New Roman"/>
          <w:sz w:val="24"/>
          <w:szCs w:val="24"/>
        </w:rPr>
        <w:t>por</w:t>
      </w:r>
      <w:r w:rsidRPr="0081684B">
        <w:rPr>
          <w:rFonts w:ascii="Times New Roman" w:hAnsi="Times New Roman" w:cs="Times New Roman"/>
          <w:sz w:val="24"/>
          <w:szCs w:val="24"/>
        </w:rPr>
        <w:t xml:space="preserve"> usuários </w:t>
      </w:r>
      <w:r w:rsidR="009C5A48" w:rsidRPr="0081684B">
        <w:rPr>
          <w:rFonts w:ascii="Times New Roman" w:hAnsi="Times New Roman" w:cs="Times New Roman"/>
          <w:sz w:val="24"/>
          <w:szCs w:val="24"/>
        </w:rPr>
        <w:t>máster</w:t>
      </w:r>
      <w:r w:rsidRPr="0081684B">
        <w:rPr>
          <w:rFonts w:ascii="Times New Roman" w:hAnsi="Times New Roman" w:cs="Times New Roman"/>
          <w:sz w:val="24"/>
          <w:szCs w:val="24"/>
        </w:rPr>
        <w:t xml:space="preserve">, sendo necessário informar </w:t>
      </w:r>
      <w:r w:rsidR="009C5A48">
        <w:rPr>
          <w:rFonts w:ascii="Times New Roman" w:hAnsi="Times New Roman" w:cs="Times New Roman"/>
          <w:sz w:val="24"/>
          <w:szCs w:val="24"/>
        </w:rPr>
        <w:t>o nome do gênero*</w:t>
      </w:r>
      <w:r w:rsidR="008831D9" w:rsidRPr="0081684B">
        <w:rPr>
          <w:rFonts w:ascii="Times New Roman" w:hAnsi="Times New Roman" w:cs="Times New Roman"/>
          <w:sz w:val="24"/>
          <w:szCs w:val="24"/>
        </w:rPr>
        <w:t>.</w:t>
      </w:r>
    </w:p>
    <w:p w:rsidR="0081684B" w:rsidRDefault="0081684B" w:rsidP="0081684B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:rsidR="0081684B" w:rsidRPr="009C5A48" w:rsidRDefault="007B485B" w:rsidP="0081684B">
      <w:pPr>
        <w:numPr>
          <w:ilvl w:val="1"/>
          <w:numId w:val="7"/>
        </w:numPr>
        <w:spacing w:line="234" w:lineRule="auto"/>
        <w:ind w:left="1701" w:hanging="567"/>
        <w:jc w:val="both"/>
      </w:pPr>
      <w:r w:rsidRPr="0081684B">
        <w:rPr>
          <w:rFonts w:ascii="Times New Roman" w:hAnsi="Times New Roman" w:cs="Times New Roman"/>
          <w:sz w:val="24"/>
          <w:szCs w:val="24"/>
        </w:rPr>
        <w:t xml:space="preserve">O sistema deverá permitir a consulta a todos os usuários, sendo necessário informar o </w:t>
      </w:r>
      <w:r w:rsidR="009C5A48">
        <w:rPr>
          <w:rFonts w:ascii="Times New Roman" w:hAnsi="Times New Roman" w:cs="Times New Roman"/>
          <w:sz w:val="24"/>
          <w:szCs w:val="24"/>
        </w:rPr>
        <w:t>nome do gênero*</w:t>
      </w:r>
      <w:r w:rsidRPr="0081684B">
        <w:rPr>
          <w:rFonts w:ascii="Times New Roman" w:hAnsi="Times New Roman" w:cs="Times New Roman"/>
          <w:sz w:val="24"/>
          <w:szCs w:val="24"/>
        </w:rPr>
        <w:t>.</w:t>
      </w:r>
    </w:p>
    <w:p w:rsidR="009C5A48" w:rsidRDefault="009C5A48" w:rsidP="009C5A48">
      <w:pPr>
        <w:pStyle w:val="PargrafodaLista"/>
      </w:pPr>
    </w:p>
    <w:p w:rsidR="009C5A48" w:rsidRDefault="009C5A48" w:rsidP="009C5A48">
      <w:pPr>
        <w:spacing w:line="234" w:lineRule="auto"/>
        <w:ind w:left="360"/>
        <w:jc w:val="both"/>
      </w:pPr>
    </w:p>
    <w:p w:rsidR="0081684B" w:rsidRDefault="0081684B" w:rsidP="0081684B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:rsidR="0013690C" w:rsidRDefault="0013690C" w:rsidP="00F05CCB">
      <w:pPr>
        <w:spacing w:line="234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:rsidR="00F05CCB" w:rsidRPr="0081684B" w:rsidRDefault="00F05CCB" w:rsidP="0081684B">
      <w:pPr>
        <w:pStyle w:val="PargrafodaLista"/>
        <w:numPr>
          <w:ilvl w:val="0"/>
          <w:numId w:val="32"/>
        </w:numPr>
        <w:spacing w:line="234" w:lineRule="auto"/>
        <w:ind w:left="1134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81684B">
        <w:rPr>
          <w:rFonts w:ascii="Times New Roman" w:eastAsia="Arial" w:hAnsi="Times New Roman" w:cs="Times New Roman"/>
          <w:b/>
          <w:sz w:val="28"/>
          <w:szCs w:val="28"/>
        </w:rPr>
        <w:t>Cadastrar Evento</w:t>
      </w:r>
    </w:p>
    <w:p w:rsidR="00F05CCB" w:rsidRDefault="0013690C" w:rsidP="0081684B">
      <w:pPr>
        <w:numPr>
          <w:ilvl w:val="1"/>
          <w:numId w:val="4"/>
        </w:numPr>
        <w:spacing w:line="234" w:lineRule="auto"/>
        <w:ind w:left="1701" w:hanging="567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O sistema </w:t>
      </w:r>
      <w:r w:rsidR="00BE61EA">
        <w:rPr>
          <w:rFonts w:ascii="Times New Roman" w:eastAsia="Arial" w:hAnsi="Times New Roman" w:cs="Times New Roman"/>
          <w:sz w:val="24"/>
          <w:szCs w:val="24"/>
        </w:rPr>
        <w:t>deverá</w:t>
      </w:r>
      <w:r w:rsidRPr="0013690C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851161">
        <w:rPr>
          <w:rFonts w:ascii="Times New Roman" w:eastAsia="Arial" w:hAnsi="Times New Roman" w:cs="Times New Roman"/>
          <w:sz w:val="24"/>
          <w:szCs w:val="24"/>
        </w:rPr>
        <w:t xml:space="preserve">permitir </w:t>
      </w:r>
      <w:r w:rsidRPr="0013690C">
        <w:rPr>
          <w:rFonts w:ascii="Times New Roman" w:eastAsia="Arial" w:hAnsi="Times New Roman" w:cs="Times New Roman"/>
          <w:sz w:val="24"/>
          <w:szCs w:val="24"/>
        </w:rPr>
        <w:t>incluir, excluir, alterar e consultar eventos.</w:t>
      </w:r>
    </w:p>
    <w:p w:rsidR="00325B4A" w:rsidRPr="0013690C" w:rsidRDefault="00325B4A" w:rsidP="00325B4A">
      <w:pPr>
        <w:spacing w:line="234" w:lineRule="auto"/>
        <w:ind w:left="1080"/>
        <w:jc w:val="both"/>
        <w:rPr>
          <w:rFonts w:ascii="Times New Roman" w:eastAsia="Arial" w:hAnsi="Times New Roman" w:cs="Times New Roman"/>
          <w:sz w:val="24"/>
          <w:szCs w:val="24"/>
        </w:rPr>
      </w:pPr>
    </w:p>
    <w:p w:rsidR="00C753C0" w:rsidRDefault="0013690C" w:rsidP="0081684B">
      <w:pPr>
        <w:numPr>
          <w:ilvl w:val="1"/>
          <w:numId w:val="4"/>
        </w:numPr>
        <w:spacing w:line="234" w:lineRule="auto"/>
        <w:ind w:left="1701" w:hanging="567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Para a inclusão de eventos o</w:t>
      </w:r>
      <w:r w:rsidR="000D5000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9C5A48">
        <w:rPr>
          <w:rFonts w:ascii="Times New Roman" w:eastAsia="Arial" w:hAnsi="Times New Roman" w:cs="Times New Roman"/>
          <w:sz w:val="24"/>
          <w:szCs w:val="24"/>
        </w:rPr>
        <w:t xml:space="preserve">sistema deverá permitir apenas para usuários do tipo </w:t>
      </w:r>
      <w:r w:rsidR="009C5A48" w:rsidRPr="009C5A48">
        <w:rPr>
          <w:rFonts w:ascii="Times New Roman" w:eastAsia="Arial" w:hAnsi="Times New Roman" w:cs="Times New Roman"/>
          <w:i/>
          <w:sz w:val="24"/>
          <w:szCs w:val="24"/>
        </w:rPr>
        <w:t>promoters</w:t>
      </w:r>
      <w:r w:rsidR="009C5A48">
        <w:rPr>
          <w:rFonts w:ascii="Times New Roman" w:eastAsia="Arial" w:hAnsi="Times New Roman" w:cs="Times New Roman"/>
          <w:sz w:val="24"/>
          <w:szCs w:val="24"/>
        </w:rPr>
        <w:t>.</w:t>
      </w:r>
    </w:p>
    <w:p w:rsidR="00C753C0" w:rsidRDefault="00C753C0" w:rsidP="00C753C0">
      <w:pPr>
        <w:pStyle w:val="PargrafodaLista"/>
        <w:rPr>
          <w:rFonts w:ascii="Times New Roman" w:eastAsia="Arial" w:hAnsi="Times New Roman" w:cs="Times New Roman"/>
          <w:sz w:val="24"/>
          <w:szCs w:val="24"/>
        </w:rPr>
      </w:pPr>
    </w:p>
    <w:p w:rsidR="0081684B" w:rsidRDefault="000D5000" w:rsidP="0081684B">
      <w:pPr>
        <w:numPr>
          <w:ilvl w:val="1"/>
          <w:numId w:val="4"/>
        </w:numPr>
        <w:spacing w:line="234" w:lineRule="auto"/>
        <w:ind w:left="1701" w:hanging="567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O</w:t>
      </w:r>
      <w:r w:rsidR="0013690C">
        <w:rPr>
          <w:rFonts w:ascii="Times New Roman" w:eastAsia="Arial" w:hAnsi="Times New Roman" w:cs="Times New Roman"/>
          <w:sz w:val="24"/>
          <w:szCs w:val="24"/>
        </w:rPr>
        <w:t xml:space="preserve"> sistema </w:t>
      </w:r>
      <w:r w:rsidR="00BE61EA">
        <w:rPr>
          <w:rFonts w:ascii="Times New Roman" w:eastAsia="Arial" w:hAnsi="Times New Roman" w:cs="Times New Roman"/>
          <w:sz w:val="24"/>
          <w:szCs w:val="24"/>
        </w:rPr>
        <w:t>deverá</w:t>
      </w:r>
      <w:r w:rsidR="00642AFE">
        <w:rPr>
          <w:rFonts w:ascii="Times New Roman" w:eastAsia="Arial" w:hAnsi="Times New Roman" w:cs="Times New Roman"/>
          <w:sz w:val="24"/>
          <w:szCs w:val="24"/>
        </w:rPr>
        <w:t xml:space="preserve"> receber</w:t>
      </w:r>
      <w:r>
        <w:rPr>
          <w:rFonts w:ascii="Times New Roman" w:eastAsia="Arial" w:hAnsi="Times New Roman" w:cs="Times New Roman"/>
          <w:sz w:val="24"/>
          <w:szCs w:val="24"/>
        </w:rPr>
        <w:t xml:space="preserve"> seguintes dados: </w:t>
      </w:r>
      <w:r w:rsidR="00334EE2">
        <w:rPr>
          <w:rFonts w:ascii="Times New Roman" w:eastAsia="Arial" w:hAnsi="Times New Roman" w:cs="Times New Roman"/>
          <w:sz w:val="24"/>
          <w:szCs w:val="24"/>
        </w:rPr>
        <w:t>*</w:t>
      </w:r>
      <w:r>
        <w:rPr>
          <w:rFonts w:ascii="Times New Roman" w:eastAsia="Arial" w:hAnsi="Times New Roman" w:cs="Times New Roman"/>
          <w:sz w:val="24"/>
          <w:szCs w:val="24"/>
        </w:rPr>
        <w:t xml:space="preserve">data do </w:t>
      </w:r>
      <w:r w:rsidR="0013690C">
        <w:rPr>
          <w:rFonts w:ascii="Times New Roman" w:eastAsia="Arial" w:hAnsi="Times New Roman" w:cs="Times New Roman"/>
          <w:sz w:val="24"/>
          <w:szCs w:val="24"/>
        </w:rPr>
        <w:t xml:space="preserve">evento, </w:t>
      </w:r>
      <w:r w:rsidR="00334EE2">
        <w:rPr>
          <w:rFonts w:ascii="Times New Roman" w:eastAsia="Arial" w:hAnsi="Times New Roman" w:cs="Times New Roman"/>
          <w:sz w:val="24"/>
          <w:szCs w:val="24"/>
        </w:rPr>
        <w:t>*</w:t>
      </w:r>
      <w:r w:rsidR="0013690C">
        <w:rPr>
          <w:rFonts w:ascii="Times New Roman" w:eastAsia="Arial" w:hAnsi="Times New Roman" w:cs="Times New Roman"/>
          <w:sz w:val="24"/>
          <w:szCs w:val="24"/>
        </w:rPr>
        <w:t xml:space="preserve">nome, </w:t>
      </w:r>
      <w:r w:rsidR="009C5A48">
        <w:rPr>
          <w:rFonts w:ascii="Times New Roman" w:eastAsia="Arial" w:hAnsi="Times New Roman" w:cs="Times New Roman"/>
          <w:sz w:val="24"/>
          <w:szCs w:val="24"/>
        </w:rPr>
        <w:t>*</w:t>
      </w:r>
      <w:r w:rsidR="0013690C">
        <w:rPr>
          <w:rFonts w:ascii="Times New Roman" w:eastAsia="Arial" w:hAnsi="Times New Roman" w:cs="Times New Roman"/>
          <w:sz w:val="24"/>
          <w:szCs w:val="24"/>
        </w:rPr>
        <w:t>gênero</w:t>
      </w:r>
      <w:r w:rsidR="00BE61EA">
        <w:rPr>
          <w:rFonts w:ascii="Times New Roman" w:eastAsia="Arial" w:hAnsi="Times New Roman" w:cs="Times New Roman"/>
          <w:sz w:val="24"/>
          <w:szCs w:val="24"/>
        </w:rPr>
        <w:t xml:space="preserve"> (pré</w:t>
      </w:r>
      <w:r w:rsidR="0038120B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13690C">
        <w:rPr>
          <w:rFonts w:ascii="Times New Roman" w:eastAsia="Arial" w:hAnsi="Times New Roman" w:cs="Times New Roman"/>
          <w:sz w:val="24"/>
          <w:szCs w:val="24"/>
        </w:rPr>
        <w:t xml:space="preserve">cadastrado), </w:t>
      </w:r>
      <w:r w:rsidR="00334EE2">
        <w:rPr>
          <w:rFonts w:ascii="Times New Roman" w:eastAsia="Arial" w:hAnsi="Times New Roman" w:cs="Times New Roman"/>
          <w:sz w:val="24"/>
          <w:szCs w:val="24"/>
        </w:rPr>
        <w:t>*</w:t>
      </w:r>
      <w:r w:rsidR="0013690C">
        <w:rPr>
          <w:rFonts w:ascii="Times New Roman" w:eastAsia="Arial" w:hAnsi="Times New Roman" w:cs="Times New Roman"/>
          <w:sz w:val="24"/>
          <w:szCs w:val="24"/>
        </w:rPr>
        <w:t xml:space="preserve">local, </w:t>
      </w:r>
      <w:r w:rsidR="00334EE2">
        <w:rPr>
          <w:rFonts w:ascii="Times New Roman" w:eastAsia="Arial" w:hAnsi="Times New Roman" w:cs="Times New Roman"/>
          <w:sz w:val="24"/>
          <w:szCs w:val="24"/>
        </w:rPr>
        <w:t>*</w:t>
      </w:r>
      <w:r w:rsidR="0013690C">
        <w:rPr>
          <w:rFonts w:ascii="Times New Roman" w:eastAsia="Arial" w:hAnsi="Times New Roman" w:cs="Times New Roman"/>
          <w:sz w:val="24"/>
          <w:szCs w:val="24"/>
        </w:rPr>
        <w:t xml:space="preserve">endereço, </w:t>
      </w:r>
      <w:r w:rsidR="00334EE2">
        <w:rPr>
          <w:rFonts w:ascii="Times New Roman" w:eastAsia="Arial" w:hAnsi="Times New Roman" w:cs="Times New Roman"/>
          <w:sz w:val="24"/>
          <w:szCs w:val="24"/>
        </w:rPr>
        <w:t>*</w:t>
      </w:r>
      <w:r w:rsidR="0013690C">
        <w:rPr>
          <w:rFonts w:ascii="Times New Roman" w:eastAsia="Arial" w:hAnsi="Times New Roman" w:cs="Times New Roman"/>
          <w:sz w:val="24"/>
          <w:szCs w:val="24"/>
        </w:rPr>
        <w:t xml:space="preserve">horário, </w:t>
      </w:r>
      <w:r w:rsidR="0038120B">
        <w:rPr>
          <w:rFonts w:ascii="Times New Roman" w:eastAsia="Arial" w:hAnsi="Times New Roman" w:cs="Times New Roman"/>
          <w:sz w:val="24"/>
          <w:szCs w:val="24"/>
        </w:rPr>
        <w:t>*</w:t>
      </w:r>
      <w:r w:rsidR="0013690C">
        <w:rPr>
          <w:rFonts w:ascii="Times New Roman" w:eastAsia="Arial" w:hAnsi="Times New Roman" w:cs="Times New Roman"/>
          <w:sz w:val="24"/>
          <w:szCs w:val="24"/>
        </w:rPr>
        <w:t xml:space="preserve">contato, </w:t>
      </w:r>
      <w:r w:rsidR="0038120B">
        <w:rPr>
          <w:rFonts w:ascii="Times New Roman" w:eastAsia="Arial" w:hAnsi="Times New Roman" w:cs="Times New Roman"/>
          <w:sz w:val="24"/>
          <w:szCs w:val="24"/>
        </w:rPr>
        <w:t>e-mail</w:t>
      </w:r>
      <w:r w:rsidR="00EE6414">
        <w:rPr>
          <w:rFonts w:ascii="Times New Roman" w:eastAsia="Arial" w:hAnsi="Times New Roman" w:cs="Times New Roman"/>
          <w:sz w:val="24"/>
          <w:szCs w:val="24"/>
        </w:rPr>
        <w:t>, link de página, fotos</w:t>
      </w:r>
      <w:r w:rsidR="00334EE2">
        <w:rPr>
          <w:rFonts w:ascii="Times New Roman" w:eastAsia="Arial" w:hAnsi="Times New Roman" w:cs="Times New Roman"/>
          <w:sz w:val="24"/>
          <w:szCs w:val="24"/>
        </w:rPr>
        <w:t xml:space="preserve"> (será possível postar 10 por evento)</w:t>
      </w:r>
      <w:r w:rsidR="00EE6414">
        <w:rPr>
          <w:rFonts w:ascii="Times New Roman" w:eastAsia="Arial" w:hAnsi="Times New Roman" w:cs="Times New Roman"/>
          <w:sz w:val="24"/>
          <w:szCs w:val="24"/>
        </w:rPr>
        <w:t xml:space="preserve"> e descrição</w:t>
      </w:r>
      <w:r w:rsidR="0038120B">
        <w:rPr>
          <w:rFonts w:ascii="Times New Roman" w:eastAsia="Arial" w:hAnsi="Times New Roman" w:cs="Times New Roman"/>
          <w:sz w:val="24"/>
          <w:szCs w:val="24"/>
        </w:rPr>
        <w:t xml:space="preserve"> (Limite de 200 caracteres)</w:t>
      </w:r>
      <w:r w:rsidR="00EE6414">
        <w:rPr>
          <w:rFonts w:ascii="Times New Roman" w:eastAsia="Arial" w:hAnsi="Times New Roman" w:cs="Times New Roman"/>
          <w:sz w:val="24"/>
          <w:szCs w:val="24"/>
        </w:rPr>
        <w:t>.</w:t>
      </w:r>
    </w:p>
    <w:p w:rsidR="0081684B" w:rsidRDefault="0081684B" w:rsidP="0081684B">
      <w:pPr>
        <w:pStyle w:val="PargrafodaLista"/>
        <w:rPr>
          <w:rFonts w:ascii="Times New Roman" w:eastAsia="Arial" w:hAnsi="Times New Roman" w:cs="Times New Roman"/>
          <w:sz w:val="24"/>
          <w:szCs w:val="24"/>
        </w:rPr>
      </w:pPr>
    </w:p>
    <w:p w:rsidR="0081684B" w:rsidRDefault="0013690C" w:rsidP="0081684B">
      <w:pPr>
        <w:numPr>
          <w:ilvl w:val="1"/>
          <w:numId w:val="4"/>
        </w:numPr>
        <w:spacing w:line="234" w:lineRule="auto"/>
        <w:ind w:left="1701" w:hanging="567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81684B">
        <w:rPr>
          <w:rFonts w:ascii="Times New Roman" w:eastAsia="Arial" w:hAnsi="Times New Roman" w:cs="Times New Roman"/>
          <w:sz w:val="24"/>
          <w:szCs w:val="24"/>
        </w:rPr>
        <w:t xml:space="preserve">O sistema deverá permitir a consulta de eventos, </w:t>
      </w:r>
      <w:r w:rsidR="00334EE2" w:rsidRPr="0081684B">
        <w:rPr>
          <w:rFonts w:ascii="Times New Roman" w:eastAsia="Arial" w:hAnsi="Times New Roman" w:cs="Times New Roman"/>
          <w:sz w:val="24"/>
          <w:szCs w:val="24"/>
        </w:rPr>
        <w:t>a partir da entrada</w:t>
      </w:r>
      <w:r w:rsidR="004E6F28" w:rsidRPr="0081684B">
        <w:rPr>
          <w:rFonts w:ascii="Times New Roman" w:eastAsia="Arial" w:hAnsi="Times New Roman" w:cs="Times New Roman"/>
          <w:sz w:val="24"/>
          <w:szCs w:val="24"/>
        </w:rPr>
        <w:t xml:space="preserve"> de </w:t>
      </w:r>
      <w:r w:rsidR="004F1188" w:rsidRPr="0081684B">
        <w:rPr>
          <w:rFonts w:ascii="Times New Roman" w:eastAsia="Arial" w:hAnsi="Times New Roman" w:cs="Times New Roman"/>
          <w:sz w:val="24"/>
          <w:szCs w:val="24"/>
        </w:rPr>
        <w:t>data</w:t>
      </w:r>
      <w:r w:rsidR="0038120B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334EE2" w:rsidRPr="0081684B">
        <w:rPr>
          <w:rFonts w:ascii="Times New Roman" w:eastAsia="Arial" w:hAnsi="Times New Roman" w:cs="Times New Roman"/>
          <w:sz w:val="24"/>
          <w:szCs w:val="24"/>
        </w:rPr>
        <w:t>(quando o evento vai começar)</w:t>
      </w:r>
      <w:r w:rsidR="004F1188" w:rsidRPr="0081684B">
        <w:rPr>
          <w:rFonts w:ascii="Times New Roman" w:eastAsia="Arial" w:hAnsi="Times New Roman" w:cs="Times New Roman"/>
          <w:sz w:val="24"/>
          <w:szCs w:val="24"/>
        </w:rPr>
        <w:t>, gênero</w:t>
      </w:r>
      <w:r w:rsidRPr="0081684B">
        <w:rPr>
          <w:rFonts w:ascii="Times New Roman" w:eastAsia="Arial" w:hAnsi="Times New Roman" w:cs="Times New Roman"/>
          <w:sz w:val="24"/>
          <w:szCs w:val="24"/>
        </w:rPr>
        <w:t xml:space="preserve"> ou nome do evento</w:t>
      </w:r>
      <w:r w:rsidR="004F1188" w:rsidRPr="0081684B">
        <w:rPr>
          <w:rFonts w:ascii="Times New Roman" w:eastAsia="Arial" w:hAnsi="Times New Roman" w:cs="Times New Roman"/>
          <w:sz w:val="24"/>
          <w:szCs w:val="24"/>
        </w:rPr>
        <w:t>.</w:t>
      </w:r>
    </w:p>
    <w:p w:rsidR="0081684B" w:rsidRDefault="0081684B" w:rsidP="0081684B">
      <w:pPr>
        <w:pStyle w:val="PargrafodaLista"/>
        <w:rPr>
          <w:rFonts w:ascii="Times New Roman" w:eastAsia="Arial" w:hAnsi="Times New Roman" w:cs="Times New Roman"/>
          <w:sz w:val="24"/>
          <w:szCs w:val="24"/>
        </w:rPr>
      </w:pPr>
    </w:p>
    <w:p w:rsidR="0081684B" w:rsidRDefault="00642AFE" w:rsidP="0081684B">
      <w:pPr>
        <w:numPr>
          <w:ilvl w:val="1"/>
          <w:numId w:val="4"/>
        </w:numPr>
        <w:spacing w:line="234" w:lineRule="auto"/>
        <w:ind w:left="1701" w:hanging="567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81684B">
        <w:rPr>
          <w:rFonts w:ascii="Times New Roman" w:eastAsia="Arial" w:hAnsi="Times New Roman" w:cs="Times New Roman"/>
          <w:sz w:val="24"/>
          <w:szCs w:val="24"/>
        </w:rPr>
        <w:t xml:space="preserve">Para alteração de eventos o sistema deverá permitir </w:t>
      </w:r>
      <w:r w:rsidR="00325B4A" w:rsidRPr="0081684B">
        <w:rPr>
          <w:rFonts w:ascii="Times New Roman" w:eastAsia="Arial" w:hAnsi="Times New Roman" w:cs="Times New Roman"/>
          <w:sz w:val="24"/>
          <w:szCs w:val="24"/>
        </w:rPr>
        <w:t xml:space="preserve">a alteração de todos os dados pelo </w:t>
      </w:r>
      <w:r w:rsidR="0024193E" w:rsidRPr="0081684B">
        <w:rPr>
          <w:rFonts w:ascii="Times New Roman" w:eastAsia="Arial" w:hAnsi="Times New Roman" w:cs="Times New Roman"/>
          <w:sz w:val="24"/>
          <w:szCs w:val="24"/>
        </w:rPr>
        <w:t>usu</w:t>
      </w:r>
      <w:r w:rsidR="000A0FE5" w:rsidRPr="0081684B">
        <w:rPr>
          <w:rFonts w:ascii="Times New Roman" w:eastAsia="Arial" w:hAnsi="Times New Roman" w:cs="Times New Roman"/>
          <w:sz w:val="24"/>
          <w:szCs w:val="24"/>
        </w:rPr>
        <w:t>á</w:t>
      </w:r>
      <w:r w:rsidR="0024193E" w:rsidRPr="0081684B">
        <w:rPr>
          <w:rFonts w:ascii="Times New Roman" w:eastAsia="Arial" w:hAnsi="Times New Roman" w:cs="Times New Roman"/>
          <w:sz w:val="24"/>
          <w:szCs w:val="24"/>
        </w:rPr>
        <w:t>rio que cadastrou o evento</w:t>
      </w:r>
      <w:r w:rsidR="00325B4A" w:rsidRPr="0081684B">
        <w:rPr>
          <w:rFonts w:ascii="Times New Roman" w:eastAsia="Arial" w:hAnsi="Times New Roman" w:cs="Times New Roman"/>
          <w:sz w:val="24"/>
          <w:szCs w:val="24"/>
        </w:rPr>
        <w:t>.</w:t>
      </w:r>
    </w:p>
    <w:p w:rsidR="0081684B" w:rsidRDefault="0081684B" w:rsidP="0081684B">
      <w:pPr>
        <w:pStyle w:val="PargrafodaLista"/>
        <w:rPr>
          <w:rFonts w:ascii="Times New Roman" w:eastAsia="Arial" w:hAnsi="Times New Roman" w:cs="Times New Roman"/>
          <w:sz w:val="24"/>
          <w:szCs w:val="24"/>
        </w:rPr>
      </w:pPr>
    </w:p>
    <w:p w:rsidR="0081684B" w:rsidRDefault="00325B4A" w:rsidP="0081684B">
      <w:pPr>
        <w:numPr>
          <w:ilvl w:val="1"/>
          <w:numId w:val="4"/>
        </w:numPr>
        <w:spacing w:line="234" w:lineRule="auto"/>
        <w:ind w:left="1701" w:hanging="567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81684B">
        <w:rPr>
          <w:rFonts w:ascii="Times New Roman" w:eastAsia="Arial" w:hAnsi="Times New Roman" w:cs="Times New Roman"/>
          <w:sz w:val="24"/>
          <w:szCs w:val="24"/>
        </w:rPr>
        <w:t xml:space="preserve">Para exclusão de eventos o sistema deverá permitir a exclusão apenas pelo </w:t>
      </w:r>
      <w:r w:rsidR="000A0FE5" w:rsidRPr="0081684B">
        <w:rPr>
          <w:rFonts w:ascii="Times New Roman" w:eastAsia="Arial" w:hAnsi="Times New Roman" w:cs="Times New Roman"/>
          <w:sz w:val="24"/>
          <w:szCs w:val="24"/>
        </w:rPr>
        <w:t>usuário que cadastrou o evento</w:t>
      </w:r>
      <w:r w:rsidR="00BA5DEB" w:rsidRPr="0081684B">
        <w:rPr>
          <w:rFonts w:ascii="Times New Roman" w:eastAsia="Arial" w:hAnsi="Times New Roman" w:cs="Times New Roman"/>
          <w:sz w:val="24"/>
          <w:szCs w:val="24"/>
        </w:rPr>
        <w:t xml:space="preserve"> ou usuário máster</w:t>
      </w:r>
      <w:r w:rsidRPr="0081684B">
        <w:rPr>
          <w:rFonts w:ascii="Times New Roman" w:eastAsia="Arial" w:hAnsi="Times New Roman" w:cs="Times New Roman"/>
          <w:sz w:val="24"/>
          <w:szCs w:val="24"/>
        </w:rPr>
        <w:t>.</w:t>
      </w:r>
    </w:p>
    <w:p w:rsidR="0081684B" w:rsidRDefault="0081684B" w:rsidP="0081684B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:rsidR="00334EE2" w:rsidRPr="0081684B" w:rsidRDefault="00334EE2" w:rsidP="0081684B">
      <w:pPr>
        <w:numPr>
          <w:ilvl w:val="1"/>
          <w:numId w:val="4"/>
        </w:numPr>
        <w:spacing w:line="234" w:lineRule="auto"/>
        <w:ind w:left="1701" w:hanging="567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81684B">
        <w:rPr>
          <w:rFonts w:ascii="Times New Roman" w:hAnsi="Times New Roman" w:cs="Times New Roman"/>
          <w:sz w:val="24"/>
          <w:szCs w:val="24"/>
        </w:rPr>
        <w:t>O sistema poderá ter acesso ao cadastrar eventos pelos usuários (promoters, convidados e os ‘másters’)</w:t>
      </w:r>
    </w:p>
    <w:p w:rsidR="00334EE2" w:rsidRDefault="00334EE2" w:rsidP="00334EE2">
      <w:pPr>
        <w:spacing w:line="234" w:lineRule="auto"/>
        <w:ind w:left="720"/>
        <w:jc w:val="both"/>
        <w:rPr>
          <w:rFonts w:ascii="Times New Roman" w:eastAsia="Arial" w:hAnsi="Times New Roman" w:cs="Times New Roman"/>
          <w:sz w:val="24"/>
          <w:szCs w:val="24"/>
        </w:rPr>
      </w:pPr>
    </w:p>
    <w:p w:rsidR="00BE61EA" w:rsidRDefault="00BE61EA" w:rsidP="00BE61EA">
      <w:pPr>
        <w:spacing w:line="234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:rsidR="008D6C0C" w:rsidRPr="00B159D3" w:rsidRDefault="007A7BC8" w:rsidP="007A7BC8">
      <w:pPr>
        <w:pStyle w:val="PargrafodaLista"/>
        <w:numPr>
          <w:ilvl w:val="0"/>
          <w:numId w:val="31"/>
        </w:numPr>
        <w:spacing w:line="234" w:lineRule="auto"/>
        <w:ind w:left="1276" w:hanging="425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81684B">
        <w:rPr>
          <w:rFonts w:ascii="Times New Roman" w:eastAsia="Arial" w:hAnsi="Times New Roman" w:cs="Times New Roman"/>
          <w:b/>
          <w:sz w:val="28"/>
          <w:szCs w:val="28"/>
        </w:rPr>
        <w:t>Validar evento</w:t>
      </w:r>
    </w:p>
    <w:p w:rsidR="0038120B" w:rsidRDefault="007A7BC8" w:rsidP="0038120B">
      <w:pPr>
        <w:numPr>
          <w:ilvl w:val="1"/>
          <w:numId w:val="21"/>
        </w:numPr>
        <w:spacing w:line="234" w:lineRule="auto"/>
        <w:ind w:left="1701" w:hanging="567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O sistema deverá </w:t>
      </w:r>
      <w:r w:rsidR="004C0CB5">
        <w:rPr>
          <w:rFonts w:ascii="Times New Roman" w:eastAsia="Arial" w:hAnsi="Times New Roman" w:cs="Times New Roman"/>
          <w:sz w:val="24"/>
          <w:szCs w:val="24"/>
        </w:rPr>
        <w:t xml:space="preserve">permitir a </w:t>
      </w:r>
      <w:r>
        <w:rPr>
          <w:rFonts w:ascii="Times New Roman" w:eastAsia="Arial" w:hAnsi="Times New Roman" w:cs="Times New Roman"/>
          <w:sz w:val="24"/>
          <w:szCs w:val="24"/>
        </w:rPr>
        <w:t>valida</w:t>
      </w:r>
      <w:r w:rsidR="004C0CB5">
        <w:rPr>
          <w:rFonts w:ascii="Times New Roman" w:eastAsia="Arial" w:hAnsi="Times New Roman" w:cs="Times New Roman"/>
          <w:sz w:val="24"/>
          <w:szCs w:val="24"/>
        </w:rPr>
        <w:t>ção</w:t>
      </w:r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4C0CB5">
        <w:rPr>
          <w:rFonts w:ascii="Times New Roman" w:eastAsia="Arial" w:hAnsi="Times New Roman" w:cs="Times New Roman"/>
          <w:sz w:val="24"/>
          <w:szCs w:val="24"/>
        </w:rPr>
        <w:t>d</w:t>
      </w:r>
      <w:r w:rsidR="00247749">
        <w:rPr>
          <w:rFonts w:ascii="Times New Roman" w:eastAsia="Arial" w:hAnsi="Times New Roman" w:cs="Times New Roman"/>
          <w:sz w:val="24"/>
          <w:szCs w:val="24"/>
        </w:rPr>
        <w:t>e um</w:t>
      </w:r>
      <w:r>
        <w:rPr>
          <w:rFonts w:ascii="Times New Roman" w:eastAsia="Arial" w:hAnsi="Times New Roman" w:cs="Times New Roman"/>
          <w:sz w:val="24"/>
          <w:szCs w:val="24"/>
        </w:rPr>
        <w:t xml:space="preserve"> evento</w:t>
      </w:r>
      <w:r w:rsidR="00247749">
        <w:rPr>
          <w:rFonts w:ascii="Times New Roman" w:eastAsia="Arial" w:hAnsi="Times New Roman" w:cs="Times New Roman"/>
          <w:sz w:val="24"/>
          <w:szCs w:val="24"/>
        </w:rPr>
        <w:t xml:space="preserve"> cadastrado</w:t>
      </w:r>
      <w:r>
        <w:rPr>
          <w:rFonts w:ascii="Times New Roman" w:eastAsia="Arial" w:hAnsi="Times New Roman" w:cs="Times New Roman"/>
          <w:sz w:val="24"/>
          <w:szCs w:val="24"/>
        </w:rPr>
        <w:t>.</w:t>
      </w:r>
    </w:p>
    <w:p w:rsidR="0038120B" w:rsidRDefault="0038120B" w:rsidP="0038120B">
      <w:pPr>
        <w:spacing w:line="234" w:lineRule="auto"/>
        <w:ind w:left="1701"/>
        <w:jc w:val="both"/>
        <w:rPr>
          <w:rFonts w:ascii="Times New Roman" w:eastAsia="Arial" w:hAnsi="Times New Roman" w:cs="Times New Roman"/>
          <w:sz w:val="24"/>
          <w:szCs w:val="24"/>
        </w:rPr>
      </w:pPr>
    </w:p>
    <w:p w:rsidR="0038120B" w:rsidRDefault="00886EBC" w:rsidP="0038120B">
      <w:pPr>
        <w:numPr>
          <w:ilvl w:val="1"/>
          <w:numId w:val="21"/>
        </w:numPr>
        <w:spacing w:line="234" w:lineRule="auto"/>
        <w:ind w:left="1701" w:hanging="567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8120B">
        <w:rPr>
          <w:rFonts w:ascii="Times New Roman" w:eastAsia="Arial" w:hAnsi="Times New Roman" w:cs="Times New Roman"/>
          <w:sz w:val="24"/>
          <w:szCs w:val="24"/>
        </w:rPr>
        <w:t xml:space="preserve">O </w:t>
      </w:r>
      <w:r w:rsidR="0038120B">
        <w:rPr>
          <w:rFonts w:ascii="Times New Roman" w:eastAsia="Arial" w:hAnsi="Times New Roman" w:cs="Times New Roman"/>
          <w:sz w:val="24"/>
          <w:szCs w:val="24"/>
        </w:rPr>
        <w:t xml:space="preserve">sistema deverá permitir a validação do </w:t>
      </w:r>
      <w:r w:rsidRPr="0038120B">
        <w:rPr>
          <w:rFonts w:ascii="Times New Roman" w:eastAsia="Arial" w:hAnsi="Times New Roman" w:cs="Times New Roman"/>
          <w:sz w:val="24"/>
          <w:szCs w:val="24"/>
        </w:rPr>
        <w:t xml:space="preserve">evento </w:t>
      </w:r>
      <w:r w:rsidR="0038120B">
        <w:rPr>
          <w:rFonts w:ascii="Times New Roman" w:eastAsia="Arial" w:hAnsi="Times New Roman" w:cs="Times New Roman"/>
          <w:sz w:val="24"/>
          <w:szCs w:val="24"/>
        </w:rPr>
        <w:t xml:space="preserve">apenas para usuários másters. </w:t>
      </w:r>
    </w:p>
    <w:p w:rsidR="0038120B" w:rsidRDefault="0038120B" w:rsidP="0038120B">
      <w:pPr>
        <w:pStyle w:val="PargrafodaLista"/>
        <w:rPr>
          <w:rFonts w:ascii="Times New Roman" w:eastAsia="Arial" w:hAnsi="Times New Roman" w:cs="Times New Roman"/>
          <w:sz w:val="24"/>
          <w:szCs w:val="24"/>
        </w:rPr>
      </w:pPr>
    </w:p>
    <w:p w:rsidR="0038120B" w:rsidRDefault="0038120B" w:rsidP="0038120B">
      <w:pPr>
        <w:numPr>
          <w:ilvl w:val="1"/>
          <w:numId w:val="21"/>
        </w:numPr>
        <w:spacing w:line="234" w:lineRule="auto"/>
        <w:ind w:left="1701" w:hanging="567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S</w:t>
      </w:r>
      <w:r w:rsidR="00886EBC" w:rsidRPr="0038120B">
        <w:rPr>
          <w:rFonts w:ascii="Times New Roman" w:eastAsia="Arial" w:hAnsi="Times New Roman" w:cs="Times New Roman"/>
          <w:sz w:val="24"/>
          <w:szCs w:val="24"/>
        </w:rPr>
        <w:t xml:space="preserve">endo aprovado, o sistema deverá enviar um </w:t>
      </w:r>
      <w:r w:rsidRPr="0038120B">
        <w:rPr>
          <w:rFonts w:ascii="Times New Roman" w:eastAsia="Arial" w:hAnsi="Times New Roman" w:cs="Times New Roman"/>
          <w:sz w:val="24"/>
          <w:szCs w:val="24"/>
        </w:rPr>
        <w:t>e-mail</w:t>
      </w:r>
      <w:r w:rsidR="00886EBC" w:rsidRPr="0038120B">
        <w:rPr>
          <w:rFonts w:ascii="Times New Roman" w:eastAsia="Arial" w:hAnsi="Times New Roman" w:cs="Times New Roman"/>
          <w:sz w:val="24"/>
          <w:szCs w:val="24"/>
        </w:rPr>
        <w:t xml:space="preserve"> ao usuário promoter que cadastro</w:t>
      </w:r>
      <w:r w:rsidR="008F54E5" w:rsidRPr="0038120B">
        <w:rPr>
          <w:rFonts w:ascii="Times New Roman" w:eastAsia="Arial" w:hAnsi="Times New Roman" w:cs="Times New Roman"/>
          <w:sz w:val="24"/>
          <w:szCs w:val="24"/>
        </w:rPr>
        <w:t>u o evento</w:t>
      </w:r>
      <w:r w:rsidR="00886EBC" w:rsidRPr="0038120B">
        <w:rPr>
          <w:rFonts w:ascii="Times New Roman" w:eastAsia="Arial" w:hAnsi="Times New Roman" w:cs="Times New Roman"/>
          <w:sz w:val="24"/>
          <w:szCs w:val="24"/>
        </w:rPr>
        <w:t xml:space="preserve"> e </w:t>
      </w:r>
      <w:r>
        <w:rPr>
          <w:rFonts w:ascii="Times New Roman" w:eastAsia="Arial" w:hAnsi="Times New Roman" w:cs="Times New Roman"/>
          <w:sz w:val="24"/>
          <w:szCs w:val="24"/>
        </w:rPr>
        <w:t>exibir o evento cadastrado na linha do tempo</w:t>
      </w:r>
      <w:r w:rsidR="00886EBC" w:rsidRPr="0038120B">
        <w:rPr>
          <w:rFonts w:ascii="Times New Roman" w:eastAsia="Arial" w:hAnsi="Times New Roman" w:cs="Times New Roman"/>
          <w:sz w:val="24"/>
          <w:szCs w:val="24"/>
        </w:rPr>
        <w:t>.</w:t>
      </w:r>
    </w:p>
    <w:p w:rsidR="0038120B" w:rsidRDefault="0038120B" w:rsidP="0038120B">
      <w:pPr>
        <w:pStyle w:val="PargrafodaLista"/>
        <w:rPr>
          <w:rFonts w:ascii="Times New Roman" w:eastAsia="Arial" w:hAnsi="Times New Roman" w:cs="Times New Roman"/>
          <w:sz w:val="24"/>
          <w:szCs w:val="24"/>
        </w:rPr>
      </w:pPr>
    </w:p>
    <w:p w:rsidR="00886EBC" w:rsidRPr="0038120B" w:rsidRDefault="0038120B" w:rsidP="0038120B">
      <w:pPr>
        <w:numPr>
          <w:ilvl w:val="1"/>
          <w:numId w:val="21"/>
        </w:numPr>
        <w:spacing w:line="234" w:lineRule="auto"/>
        <w:ind w:left="1701" w:hanging="567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S</w:t>
      </w:r>
      <w:r w:rsidR="00886EBC" w:rsidRPr="0038120B">
        <w:rPr>
          <w:rFonts w:ascii="Times New Roman" w:eastAsia="Arial" w:hAnsi="Times New Roman" w:cs="Times New Roman"/>
          <w:sz w:val="24"/>
          <w:szCs w:val="24"/>
        </w:rPr>
        <w:t xml:space="preserve">endo reprovado, o sistema deverá </w:t>
      </w:r>
      <w:r>
        <w:rPr>
          <w:rFonts w:ascii="Times New Roman" w:eastAsia="Arial" w:hAnsi="Times New Roman" w:cs="Times New Roman"/>
          <w:sz w:val="24"/>
          <w:szCs w:val="24"/>
        </w:rPr>
        <w:t xml:space="preserve">excluir o evento e </w:t>
      </w:r>
      <w:r w:rsidR="0085289E" w:rsidRPr="0038120B">
        <w:rPr>
          <w:rFonts w:ascii="Times New Roman" w:eastAsia="Arial" w:hAnsi="Times New Roman" w:cs="Times New Roman"/>
          <w:sz w:val="24"/>
          <w:szCs w:val="24"/>
        </w:rPr>
        <w:t xml:space="preserve">enviar um </w:t>
      </w:r>
      <w:r w:rsidRPr="0038120B">
        <w:rPr>
          <w:rFonts w:ascii="Times New Roman" w:eastAsia="Arial" w:hAnsi="Times New Roman" w:cs="Times New Roman"/>
          <w:sz w:val="24"/>
          <w:szCs w:val="24"/>
        </w:rPr>
        <w:t>e-mail</w:t>
      </w:r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85289E" w:rsidRPr="0038120B">
        <w:rPr>
          <w:rFonts w:ascii="Times New Roman" w:eastAsia="Arial" w:hAnsi="Times New Roman" w:cs="Times New Roman"/>
          <w:sz w:val="24"/>
          <w:szCs w:val="24"/>
        </w:rPr>
        <w:t xml:space="preserve">ao usuário promoter que </w:t>
      </w:r>
      <w:r w:rsidR="00657D7A" w:rsidRPr="0038120B">
        <w:rPr>
          <w:rFonts w:ascii="Times New Roman" w:eastAsia="Arial" w:hAnsi="Times New Roman" w:cs="Times New Roman"/>
          <w:sz w:val="24"/>
          <w:szCs w:val="24"/>
        </w:rPr>
        <w:t xml:space="preserve">realizou </w:t>
      </w:r>
      <w:r w:rsidR="0085289E" w:rsidRPr="0038120B">
        <w:rPr>
          <w:rFonts w:ascii="Times New Roman" w:eastAsia="Arial" w:hAnsi="Times New Roman" w:cs="Times New Roman"/>
          <w:sz w:val="24"/>
          <w:szCs w:val="24"/>
        </w:rPr>
        <w:t>o cadastro informando o motivo da reprovação.</w:t>
      </w:r>
    </w:p>
    <w:p w:rsidR="00325B4A" w:rsidRDefault="00325B4A" w:rsidP="00BE61EA">
      <w:pPr>
        <w:spacing w:line="234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ab/>
      </w:r>
    </w:p>
    <w:p w:rsidR="00E2743B" w:rsidRDefault="00E2743B" w:rsidP="00BE61EA">
      <w:pPr>
        <w:spacing w:line="234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:rsidR="00E2743B" w:rsidRDefault="00E2743B" w:rsidP="00BE61EA">
      <w:pPr>
        <w:spacing w:line="234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:rsidR="00E2743B" w:rsidRDefault="00E2743B" w:rsidP="00BE61EA">
      <w:pPr>
        <w:spacing w:line="234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:rsidR="00E2743B" w:rsidRDefault="00E2743B" w:rsidP="00BE61EA">
      <w:pPr>
        <w:spacing w:line="234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:rsidR="00E2743B" w:rsidRDefault="00E2743B" w:rsidP="00BE61EA">
      <w:pPr>
        <w:spacing w:line="234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:rsidR="00E2743B" w:rsidRDefault="00E2743B" w:rsidP="00BE61EA">
      <w:pPr>
        <w:spacing w:line="234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:rsidR="00E2743B" w:rsidRDefault="00E2743B" w:rsidP="00BE61EA">
      <w:pPr>
        <w:spacing w:line="234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:rsidR="00E2743B" w:rsidRDefault="00E2743B" w:rsidP="00BE61EA">
      <w:pPr>
        <w:spacing w:line="234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:rsidR="00E2743B" w:rsidRDefault="00E2743B" w:rsidP="00BE61EA">
      <w:pPr>
        <w:spacing w:line="234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:rsidR="00E2743B" w:rsidRDefault="00E2743B" w:rsidP="00BE61EA">
      <w:pPr>
        <w:spacing w:line="234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:rsidR="00E2743B" w:rsidRDefault="00E2743B" w:rsidP="00BE61EA">
      <w:pPr>
        <w:spacing w:line="234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:rsidR="004F1188" w:rsidRDefault="004F1188" w:rsidP="00BE61EA">
      <w:pPr>
        <w:spacing w:line="234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:rsidR="00CF5C40" w:rsidRPr="00B159D3" w:rsidRDefault="004F1188" w:rsidP="00CF5C40">
      <w:pPr>
        <w:pStyle w:val="PargrafodaLista"/>
        <w:numPr>
          <w:ilvl w:val="0"/>
          <w:numId w:val="33"/>
        </w:numPr>
        <w:spacing w:line="234" w:lineRule="auto"/>
        <w:ind w:left="1276" w:hanging="425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B159D3">
        <w:rPr>
          <w:rFonts w:ascii="Times New Roman" w:eastAsia="Arial" w:hAnsi="Times New Roman" w:cs="Times New Roman"/>
          <w:b/>
          <w:sz w:val="28"/>
          <w:szCs w:val="28"/>
        </w:rPr>
        <w:t>Pesquisar eventos</w:t>
      </w:r>
    </w:p>
    <w:p w:rsidR="00B159D3" w:rsidRDefault="00CF5C40" w:rsidP="00B159D3">
      <w:pPr>
        <w:numPr>
          <w:ilvl w:val="1"/>
          <w:numId w:val="18"/>
        </w:numPr>
        <w:spacing w:line="234" w:lineRule="auto"/>
        <w:ind w:left="1701" w:hanging="567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O sistema deverá</w:t>
      </w:r>
      <w:r w:rsidRPr="0013690C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877DE5">
        <w:rPr>
          <w:rFonts w:ascii="Times New Roman" w:eastAsia="Arial" w:hAnsi="Times New Roman" w:cs="Times New Roman"/>
          <w:sz w:val="24"/>
          <w:szCs w:val="24"/>
        </w:rPr>
        <w:t xml:space="preserve">permitir </w:t>
      </w:r>
      <w:r>
        <w:rPr>
          <w:rFonts w:ascii="Times New Roman" w:eastAsia="Arial" w:hAnsi="Times New Roman" w:cs="Times New Roman"/>
          <w:sz w:val="24"/>
          <w:szCs w:val="24"/>
        </w:rPr>
        <w:t>pesquisa</w:t>
      </w:r>
      <w:r w:rsidR="00877DE5">
        <w:rPr>
          <w:rFonts w:ascii="Times New Roman" w:eastAsia="Arial" w:hAnsi="Times New Roman" w:cs="Times New Roman"/>
          <w:sz w:val="24"/>
          <w:szCs w:val="24"/>
        </w:rPr>
        <w:t xml:space="preserve"> de</w:t>
      </w:r>
      <w:r>
        <w:rPr>
          <w:rFonts w:ascii="Times New Roman" w:eastAsia="Arial" w:hAnsi="Times New Roman" w:cs="Times New Roman"/>
          <w:sz w:val="24"/>
          <w:szCs w:val="24"/>
        </w:rPr>
        <w:t xml:space="preserve"> eventos</w:t>
      </w:r>
      <w:r w:rsidR="00877DE5">
        <w:rPr>
          <w:rFonts w:ascii="Times New Roman" w:eastAsia="Arial" w:hAnsi="Times New Roman" w:cs="Times New Roman"/>
          <w:sz w:val="24"/>
          <w:szCs w:val="24"/>
        </w:rPr>
        <w:t xml:space="preserve"> cadastrados</w:t>
      </w:r>
      <w:r w:rsidR="00E065BD">
        <w:rPr>
          <w:rFonts w:ascii="Times New Roman" w:eastAsia="Arial" w:hAnsi="Times New Roman" w:cs="Times New Roman"/>
          <w:sz w:val="24"/>
          <w:szCs w:val="24"/>
        </w:rPr>
        <w:t xml:space="preserve"> e aprovados</w:t>
      </w:r>
      <w:r w:rsidRPr="0013690C">
        <w:rPr>
          <w:rFonts w:ascii="Times New Roman" w:eastAsia="Arial" w:hAnsi="Times New Roman" w:cs="Times New Roman"/>
          <w:sz w:val="24"/>
          <w:szCs w:val="24"/>
        </w:rPr>
        <w:t>.</w:t>
      </w:r>
    </w:p>
    <w:p w:rsidR="00B159D3" w:rsidRDefault="00B159D3" w:rsidP="00B159D3">
      <w:pPr>
        <w:spacing w:line="234" w:lineRule="auto"/>
        <w:ind w:left="1701"/>
        <w:jc w:val="both"/>
        <w:rPr>
          <w:rFonts w:ascii="Times New Roman" w:eastAsia="Arial" w:hAnsi="Times New Roman" w:cs="Times New Roman"/>
          <w:sz w:val="24"/>
          <w:szCs w:val="24"/>
        </w:rPr>
      </w:pPr>
    </w:p>
    <w:p w:rsidR="00B159D3" w:rsidRDefault="00CF5C40" w:rsidP="00B159D3">
      <w:pPr>
        <w:numPr>
          <w:ilvl w:val="1"/>
          <w:numId w:val="18"/>
        </w:numPr>
        <w:spacing w:line="234" w:lineRule="auto"/>
        <w:ind w:left="1701" w:hanging="567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B159D3">
        <w:rPr>
          <w:rFonts w:ascii="Times New Roman" w:eastAsia="Arial" w:hAnsi="Times New Roman" w:cs="Times New Roman"/>
          <w:sz w:val="24"/>
          <w:szCs w:val="24"/>
        </w:rPr>
        <w:t>Para a pesquisa o sistema deverá</w:t>
      </w:r>
      <w:r w:rsidR="0038120B">
        <w:rPr>
          <w:rFonts w:ascii="Times New Roman" w:eastAsia="Arial" w:hAnsi="Times New Roman" w:cs="Times New Roman"/>
          <w:sz w:val="24"/>
          <w:szCs w:val="24"/>
        </w:rPr>
        <w:t xml:space="preserve"> permitir a consulta para todos os usuários (máster, promoter e convidados), e deverá</w:t>
      </w:r>
      <w:r w:rsidRPr="00B159D3">
        <w:rPr>
          <w:rFonts w:ascii="Times New Roman" w:eastAsia="Arial" w:hAnsi="Times New Roman" w:cs="Times New Roman"/>
          <w:sz w:val="24"/>
          <w:szCs w:val="24"/>
        </w:rPr>
        <w:t xml:space="preserve"> receber </w:t>
      </w:r>
      <w:r w:rsidR="009C5A48">
        <w:rPr>
          <w:rFonts w:ascii="Times New Roman" w:eastAsia="Arial" w:hAnsi="Times New Roman" w:cs="Times New Roman"/>
          <w:sz w:val="24"/>
          <w:szCs w:val="24"/>
        </w:rPr>
        <w:t xml:space="preserve">dados </w:t>
      </w:r>
      <w:r w:rsidR="0038120B">
        <w:rPr>
          <w:rFonts w:ascii="Times New Roman" w:eastAsia="Arial" w:hAnsi="Times New Roman" w:cs="Times New Roman"/>
          <w:sz w:val="24"/>
          <w:szCs w:val="24"/>
        </w:rPr>
        <w:t>como</w:t>
      </w:r>
      <w:r w:rsidRPr="00B159D3">
        <w:rPr>
          <w:rFonts w:ascii="Times New Roman" w:eastAsia="Arial" w:hAnsi="Times New Roman" w:cs="Times New Roman"/>
          <w:sz w:val="24"/>
          <w:szCs w:val="24"/>
        </w:rPr>
        <w:t xml:space="preserve"> nome, data</w:t>
      </w:r>
      <w:r w:rsidR="0038120B">
        <w:rPr>
          <w:rFonts w:ascii="Times New Roman" w:eastAsia="Arial" w:hAnsi="Times New Roman" w:cs="Times New Roman"/>
          <w:sz w:val="24"/>
          <w:szCs w:val="24"/>
        </w:rPr>
        <w:t>, gênero</w:t>
      </w:r>
      <w:r w:rsidR="00E226FE">
        <w:rPr>
          <w:rFonts w:ascii="Times New Roman" w:eastAsia="Arial" w:hAnsi="Times New Roman" w:cs="Times New Roman"/>
          <w:sz w:val="24"/>
          <w:szCs w:val="24"/>
        </w:rPr>
        <w:t xml:space="preserve"> e</w:t>
      </w:r>
      <w:r w:rsidR="0038120B">
        <w:rPr>
          <w:rFonts w:ascii="Times New Roman" w:eastAsia="Arial" w:hAnsi="Times New Roman" w:cs="Times New Roman"/>
          <w:sz w:val="24"/>
          <w:szCs w:val="24"/>
        </w:rPr>
        <w:t>/ou</w:t>
      </w:r>
      <w:r w:rsidR="00E226FE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B159D3">
        <w:rPr>
          <w:rFonts w:ascii="Times New Roman" w:eastAsia="Arial" w:hAnsi="Times New Roman" w:cs="Times New Roman"/>
          <w:sz w:val="24"/>
          <w:szCs w:val="24"/>
        </w:rPr>
        <w:t xml:space="preserve">local </w:t>
      </w:r>
      <w:r w:rsidR="00E226FE">
        <w:rPr>
          <w:rFonts w:ascii="Times New Roman" w:eastAsia="Arial" w:hAnsi="Times New Roman" w:cs="Times New Roman"/>
          <w:sz w:val="24"/>
          <w:szCs w:val="24"/>
        </w:rPr>
        <w:t>do evento</w:t>
      </w:r>
      <w:r w:rsidR="0038120B">
        <w:rPr>
          <w:rFonts w:ascii="Times New Roman" w:eastAsia="Arial" w:hAnsi="Times New Roman" w:cs="Times New Roman"/>
          <w:sz w:val="24"/>
          <w:szCs w:val="24"/>
        </w:rPr>
        <w:t>.</w:t>
      </w:r>
      <w:r w:rsidR="00E2743B">
        <w:rPr>
          <w:rFonts w:ascii="Times New Roman" w:eastAsia="Arial" w:hAnsi="Times New Roman" w:cs="Times New Roman"/>
          <w:sz w:val="24"/>
          <w:szCs w:val="24"/>
        </w:rPr>
        <w:t xml:space="preserve"> Caso não seja informado nenhum dos dados solicitados, o sistema deverá exibir eventos por ordem de data do evento e data de postagem.</w:t>
      </w:r>
    </w:p>
    <w:p w:rsidR="00B159D3" w:rsidRDefault="00B159D3" w:rsidP="00B159D3">
      <w:pPr>
        <w:pStyle w:val="PargrafodaLista"/>
        <w:rPr>
          <w:rFonts w:ascii="Times New Roman" w:eastAsia="Arial" w:hAnsi="Times New Roman" w:cs="Times New Roman"/>
          <w:sz w:val="24"/>
          <w:szCs w:val="24"/>
        </w:rPr>
      </w:pPr>
    </w:p>
    <w:p w:rsidR="008D6C0C" w:rsidRPr="00B159D3" w:rsidRDefault="008D6C0C" w:rsidP="00B159D3">
      <w:pPr>
        <w:numPr>
          <w:ilvl w:val="1"/>
          <w:numId w:val="18"/>
        </w:numPr>
        <w:spacing w:line="234" w:lineRule="auto"/>
        <w:ind w:left="1701" w:hanging="567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B159D3">
        <w:rPr>
          <w:rFonts w:ascii="Times New Roman" w:eastAsia="Arial" w:hAnsi="Times New Roman" w:cs="Times New Roman"/>
          <w:sz w:val="24"/>
          <w:szCs w:val="24"/>
        </w:rPr>
        <w:t>O sistema deverá localizar eventos conforme dados recebidos.</w:t>
      </w:r>
    </w:p>
    <w:p w:rsidR="00B159D3" w:rsidRDefault="00E2743B" w:rsidP="00B159D3">
      <w:pPr>
        <w:numPr>
          <w:ilvl w:val="2"/>
          <w:numId w:val="18"/>
        </w:numPr>
        <w:spacing w:line="234" w:lineRule="auto"/>
        <w:ind w:left="2410" w:hanging="709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Quando localizado o evento, o</w:t>
      </w:r>
      <w:r w:rsidR="00AF48FD">
        <w:rPr>
          <w:rFonts w:ascii="Times New Roman" w:eastAsia="Arial" w:hAnsi="Times New Roman" w:cs="Times New Roman"/>
          <w:sz w:val="24"/>
          <w:szCs w:val="24"/>
        </w:rPr>
        <w:t xml:space="preserve"> sistema deverá exibir o evento</w:t>
      </w:r>
      <w:r>
        <w:rPr>
          <w:rFonts w:ascii="Times New Roman" w:eastAsia="Arial" w:hAnsi="Times New Roman" w:cs="Times New Roman"/>
          <w:sz w:val="24"/>
          <w:szCs w:val="24"/>
        </w:rPr>
        <w:t xml:space="preserve"> com todas as informações cadastradas</w:t>
      </w:r>
      <w:r w:rsidR="00AF48FD">
        <w:rPr>
          <w:rFonts w:ascii="Times New Roman" w:eastAsia="Arial" w:hAnsi="Times New Roman" w:cs="Times New Roman"/>
          <w:sz w:val="24"/>
          <w:szCs w:val="24"/>
        </w:rPr>
        <w:t>.</w:t>
      </w:r>
    </w:p>
    <w:p w:rsidR="00B159D3" w:rsidRDefault="00B159D3" w:rsidP="00B159D3">
      <w:pPr>
        <w:spacing w:line="234" w:lineRule="auto"/>
        <w:ind w:left="2410"/>
        <w:jc w:val="both"/>
        <w:rPr>
          <w:rFonts w:ascii="Times New Roman" w:eastAsia="Arial" w:hAnsi="Times New Roman" w:cs="Times New Roman"/>
          <w:sz w:val="24"/>
          <w:szCs w:val="24"/>
        </w:rPr>
      </w:pPr>
    </w:p>
    <w:p w:rsidR="00AF48FD" w:rsidRPr="00B159D3" w:rsidRDefault="00E2743B" w:rsidP="00B159D3">
      <w:pPr>
        <w:numPr>
          <w:ilvl w:val="2"/>
          <w:numId w:val="18"/>
        </w:numPr>
        <w:spacing w:line="234" w:lineRule="auto"/>
        <w:ind w:left="2410" w:hanging="709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Q</w:t>
      </w:r>
      <w:r w:rsidRPr="00B159D3">
        <w:rPr>
          <w:rFonts w:ascii="Times New Roman" w:eastAsia="Arial" w:hAnsi="Times New Roman" w:cs="Times New Roman"/>
          <w:sz w:val="24"/>
          <w:szCs w:val="24"/>
        </w:rPr>
        <w:t>uando não localizado nenhum evento</w:t>
      </w:r>
      <w:r>
        <w:rPr>
          <w:rFonts w:ascii="Times New Roman" w:eastAsia="Arial" w:hAnsi="Times New Roman" w:cs="Times New Roman"/>
          <w:sz w:val="24"/>
          <w:szCs w:val="24"/>
        </w:rPr>
        <w:t>, o</w:t>
      </w:r>
      <w:r w:rsidR="00AF48FD" w:rsidRPr="00B159D3">
        <w:rPr>
          <w:rFonts w:ascii="Times New Roman" w:eastAsia="Arial" w:hAnsi="Times New Roman" w:cs="Times New Roman"/>
          <w:sz w:val="24"/>
          <w:szCs w:val="24"/>
        </w:rPr>
        <w:t xml:space="preserve"> sistema deverá exibir uma mensagem</w:t>
      </w:r>
      <w:r w:rsidR="00E226FE">
        <w:rPr>
          <w:rFonts w:ascii="Times New Roman" w:eastAsia="Arial" w:hAnsi="Times New Roman" w:cs="Times New Roman"/>
          <w:sz w:val="24"/>
          <w:szCs w:val="24"/>
        </w:rPr>
        <w:t xml:space="preserve"> informan</w:t>
      </w:r>
      <w:r>
        <w:rPr>
          <w:rFonts w:ascii="Times New Roman" w:eastAsia="Arial" w:hAnsi="Times New Roman" w:cs="Times New Roman"/>
          <w:sz w:val="24"/>
          <w:szCs w:val="24"/>
        </w:rPr>
        <w:t>do que nenhum evento localizado</w:t>
      </w:r>
      <w:r w:rsidR="00AF48FD" w:rsidRPr="00B159D3">
        <w:rPr>
          <w:rFonts w:ascii="Times New Roman" w:eastAsia="Arial" w:hAnsi="Times New Roman" w:cs="Times New Roman"/>
          <w:sz w:val="24"/>
          <w:szCs w:val="24"/>
        </w:rPr>
        <w:t>.</w:t>
      </w:r>
    </w:p>
    <w:p w:rsidR="008D6C0C" w:rsidRDefault="008D6C0C" w:rsidP="008D6C0C">
      <w:pPr>
        <w:spacing w:line="234" w:lineRule="auto"/>
        <w:ind w:left="2160"/>
        <w:jc w:val="both"/>
        <w:rPr>
          <w:rFonts w:ascii="Times New Roman" w:eastAsia="Arial" w:hAnsi="Times New Roman" w:cs="Times New Roman"/>
          <w:sz w:val="24"/>
          <w:szCs w:val="24"/>
        </w:rPr>
      </w:pPr>
    </w:p>
    <w:p w:rsidR="008576F1" w:rsidRDefault="008576F1" w:rsidP="004F1188">
      <w:pPr>
        <w:spacing w:line="234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         </w:t>
      </w:r>
    </w:p>
    <w:p w:rsidR="00BE61EA" w:rsidRDefault="00BE61EA" w:rsidP="00BE61EA">
      <w:pPr>
        <w:spacing w:line="234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:rsidR="00B159D3" w:rsidRPr="00B159D3" w:rsidRDefault="001D1761" w:rsidP="00B159D3">
      <w:pPr>
        <w:pStyle w:val="PargrafodaLista"/>
        <w:numPr>
          <w:ilvl w:val="0"/>
          <w:numId w:val="34"/>
        </w:numPr>
        <w:spacing w:line="234" w:lineRule="auto"/>
        <w:ind w:left="1276" w:hanging="425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B159D3">
        <w:rPr>
          <w:rFonts w:ascii="Times New Roman" w:eastAsia="Arial" w:hAnsi="Times New Roman" w:cs="Times New Roman"/>
          <w:b/>
          <w:sz w:val="28"/>
          <w:szCs w:val="28"/>
        </w:rPr>
        <w:t>Postar comentários</w:t>
      </w:r>
    </w:p>
    <w:p w:rsidR="00B159D3" w:rsidRDefault="00D86C2F" w:rsidP="00B159D3">
      <w:pPr>
        <w:pStyle w:val="PargrafodaLista"/>
        <w:numPr>
          <w:ilvl w:val="1"/>
          <w:numId w:val="34"/>
        </w:numPr>
        <w:spacing w:line="234" w:lineRule="auto"/>
        <w:ind w:left="1701" w:hanging="567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B159D3">
        <w:rPr>
          <w:rFonts w:ascii="Times New Roman" w:eastAsia="Arial" w:hAnsi="Times New Roman" w:cs="Times New Roman"/>
          <w:sz w:val="24"/>
          <w:szCs w:val="24"/>
        </w:rPr>
        <w:t xml:space="preserve">O sistema deverá </w:t>
      </w:r>
      <w:r w:rsidR="00DE2EC9" w:rsidRPr="00B159D3">
        <w:rPr>
          <w:rFonts w:ascii="Times New Roman" w:eastAsia="Arial" w:hAnsi="Times New Roman" w:cs="Times New Roman"/>
          <w:sz w:val="24"/>
          <w:szCs w:val="24"/>
        </w:rPr>
        <w:t xml:space="preserve">permitir </w:t>
      </w:r>
      <w:r w:rsidRPr="00B159D3">
        <w:rPr>
          <w:rFonts w:ascii="Times New Roman" w:eastAsia="Arial" w:hAnsi="Times New Roman" w:cs="Times New Roman"/>
          <w:sz w:val="24"/>
          <w:szCs w:val="24"/>
        </w:rPr>
        <w:t>incluir, alterar e excluir comentários dos eventos.</w:t>
      </w:r>
    </w:p>
    <w:p w:rsidR="00E226FE" w:rsidRDefault="00E226FE" w:rsidP="00E226FE">
      <w:pPr>
        <w:pStyle w:val="PargrafodaLista"/>
        <w:spacing w:line="234" w:lineRule="auto"/>
        <w:ind w:left="1701"/>
        <w:jc w:val="both"/>
        <w:rPr>
          <w:rFonts w:ascii="Times New Roman" w:eastAsia="Arial" w:hAnsi="Times New Roman" w:cs="Times New Roman"/>
          <w:sz w:val="24"/>
          <w:szCs w:val="24"/>
        </w:rPr>
      </w:pPr>
    </w:p>
    <w:p w:rsidR="00E226FE" w:rsidRDefault="00E226FE" w:rsidP="00B159D3">
      <w:pPr>
        <w:pStyle w:val="PargrafodaLista"/>
        <w:numPr>
          <w:ilvl w:val="1"/>
          <w:numId w:val="34"/>
        </w:numPr>
        <w:spacing w:line="234" w:lineRule="auto"/>
        <w:ind w:left="1701" w:hanging="567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O sistema deverá permitir a postagem de comentários de todos os tipos de usuários (</w:t>
      </w:r>
      <w:r w:rsidRPr="00E226FE">
        <w:rPr>
          <w:rFonts w:ascii="Times New Roman" w:eastAsia="Arial" w:hAnsi="Times New Roman" w:cs="Times New Roman"/>
          <w:i/>
          <w:sz w:val="24"/>
          <w:szCs w:val="24"/>
        </w:rPr>
        <w:t>máster</w:t>
      </w:r>
      <w:r>
        <w:rPr>
          <w:rFonts w:ascii="Times New Roman" w:eastAsia="Arial" w:hAnsi="Times New Roman" w:cs="Times New Roman"/>
          <w:sz w:val="24"/>
          <w:szCs w:val="24"/>
        </w:rPr>
        <w:t xml:space="preserve">, </w:t>
      </w:r>
      <w:r w:rsidRPr="00E226FE">
        <w:rPr>
          <w:rFonts w:ascii="Times New Roman" w:eastAsia="Arial" w:hAnsi="Times New Roman" w:cs="Times New Roman"/>
          <w:i/>
          <w:sz w:val="24"/>
          <w:szCs w:val="24"/>
        </w:rPr>
        <w:t>promoter</w:t>
      </w:r>
      <w:r>
        <w:rPr>
          <w:rFonts w:ascii="Times New Roman" w:eastAsia="Arial" w:hAnsi="Times New Roman" w:cs="Times New Roman"/>
          <w:sz w:val="24"/>
          <w:szCs w:val="24"/>
        </w:rPr>
        <w:t xml:space="preserve"> e convidado).</w:t>
      </w:r>
    </w:p>
    <w:p w:rsidR="00E226FE" w:rsidRPr="00E226FE" w:rsidRDefault="00E226FE" w:rsidP="00E226FE">
      <w:pPr>
        <w:pStyle w:val="PargrafodaLista"/>
        <w:rPr>
          <w:rFonts w:ascii="Times New Roman" w:eastAsia="Arial" w:hAnsi="Times New Roman" w:cs="Times New Roman"/>
          <w:sz w:val="24"/>
          <w:szCs w:val="24"/>
        </w:rPr>
      </w:pPr>
    </w:p>
    <w:p w:rsidR="00E226FE" w:rsidRDefault="00E226FE" w:rsidP="00B159D3">
      <w:pPr>
        <w:pStyle w:val="PargrafodaLista"/>
        <w:numPr>
          <w:ilvl w:val="1"/>
          <w:numId w:val="34"/>
        </w:numPr>
        <w:spacing w:line="234" w:lineRule="auto"/>
        <w:ind w:left="1701" w:hanging="567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O sistema deverá permitir postagens de comentários de até 200 caracteres.</w:t>
      </w:r>
    </w:p>
    <w:p w:rsidR="00B159D3" w:rsidRDefault="00B159D3" w:rsidP="00B159D3">
      <w:pPr>
        <w:pStyle w:val="PargrafodaLista"/>
        <w:spacing w:line="234" w:lineRule="auto"/>
        <w:ind w:left="1701"/>
        <w:jc w:val="both"/>
        <w:rPr>
          <w:rFonts w:ascii="Times New Roman" w:eastAsia="Arial" w:hAnsi="Times New Roman" w:cs="Times New Roman"/>
          <w:sz w:val="24"/>
          <w:szCs w:val="24"/>
        </w:rPr>
      </w:pPr>
    </w:p>
    <w:p w:rsidR="00B159D3" w:rsidRDefault="00D86C2F" w:rsidP="00B159D3">
      <w:pPr>
        <w:pStyle w:val="PargrafodaLista"/>
        <w:numPr>
          <w:ilvl w:val="1"/>
          <w:numId w:val="34"/>
        </w:numPr>
        <w:spacing w:line="234" w:lineRule="auto"/>
        <w:ind w:left="1701" w:hanging="567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B159D3">
        <w:rPr>
          <w:rFonts w:ascii="Times New Roman" w:eastAsia="Arial" w:hAnsi="Times New Roman" w:cs="Times New Roman"/>
          <w:sz w:val="24"/>
          <w:szCs w:val="24"/>
        </w:rPr>
        <w:t xml:space="preserve">Para inclusão de um </w:t>
      </w:r>
      <w:r w:rsidR="001C118E" w:rsidRPr="00B159D3">
        <w:rPr>
          <w:rFonts w:ascii="Times New Roman" w:eastAsia="Arial" w:hAnsi="Times New Roman" w:cs="Times New Roman"/>
          <w:sz w:val="24"/>
          <w:szCs w:val="24"/>
        </w:rPr>
        <w:t>comentário</w:t>
      </w:r>
      <w:r w:rsidRPr="00B159D3">
        <w:rPr>
          <w:rFonts w:ascii="Times New Roman" w:eastAsia="Arial" w:hAnsi="Times New Roman" w:cs="Times New Roman"/>
          <w:sz w:val="24"/>
          <w:szCs w:val="24"/>
        </w:rPr>
        <w:t xml:space="preserve"> o </w:t>
      </w:r>
      <w:r w:rsidR="001C118E" w:rsidRPr="00B159D3">
        <w:rPr>
          <w:rFonts w:ascii="Times New Roman" w:eastAsia="Arial" w:hAnsi="Times New Roman" w:cs="Times New Roman"/>
          <w:sz w:val="24"/>
          <w:szCs w:val="24"/>
        </w:rPr>
        <w:t>sistema</w:t>
      </w:r>
      <w:r w:rsidRPr="00B159D3">
        <w:rPr>
          <w:rFonts w:ascii="Times New Roman" w:eastAsia="Arial" w:hAnsi="Times New Roman" w:cs="Times New Roman"/>
          <w:sz w:val="24"/>
          <w:szCs w:val="24"/>
        </w:rPr>
        <w:t xml:space="preserve"> deverá receber </w:t>
      </w:r>
      <w:r w:rsidR="001C118E" w:rsidRPr="00B159D3">
        <w:rPr>
          <w:rFonts w:ascii="Times New Roman" w:eastAsia="Arial" w:hAnsi="Times New Roman" w:cs="Times New Roman"/>
          <w:sz w:val="24"/>
          <w:szCs w:val="24"/>
        </w:rPr>
        <w:t>descrição</w:t>
      </w:r>
      <w:r w:rsidR="006030F5" w:rsidRPr="00B159D3">
        <w:rPr>
          <w:rFonts w:ascii="Times New Roman" w:eastAsia="Arial" w:hAnsi="Times New Roman" w:cs="Times New Roman"/>
          <w:sz w:val="24"/>
          <w:szCs w:val="24"/>
        </w:rPr>
        <w:t xml:space="preserve"> e/ou </w:t>
      </w:r>
      <w:r w:rsidR="001C118E" w:rsidRPr="00B159D3">
        <w:rPr>
          <w:rFonts w:ascii="Times New Roman" w:eastAsia="Arial" w:hAnsi="Times New Roman" w:cs="Times New Roman"/>
          <w:sz w:val="24"/>
          <w:szCs w:val="24"/>
        </w:rPr>
        <w:t>imagem e/ou vídeo</w:t>
      </w:r>
      <w:r w:rsidR="006030F5" w:rsidRPr="00B159D3">
        <w:rPr>
          <w:rFonts w:ascii="Times New Roman" w:eastAsia="Arial" w:hAnsi="Times New Roman" w:cs="Times New Roman"/>
          <w:sz w:val="24"/>
          <w:szCs w:val="24"/>
        </w:rPr>
        <w:t>.</w:t>
      </w:r>
      <w:r w:rsidR="001C118E" w:rsidRPr="00B159D3">
        <w:rPr>
          <w:rFonts w:ascii="Times New Roman" w:eastAsia="Arial" w:hAnsi="Times New Roman" w:cs="Times New Roman"/>
          <w:sz w:val="24"/>
          <w:szCs w:val="24"/>
        </w:rPr>
        <w:t xml:space="preserve"> </w:t>
      </w:r>
    </w:p>
    <w:p w:rsidR="00B159D3" w:rsidRPr="00E226FE" w:rsidRDefault="00E226FE" w:rsidP="00E226FE">
      <w:pPr>
        <w:spacing w:line="234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E226FE">
        <w:rPr>
          <w:rFonts w:ascii="Times New Roman" w:eastAsia="Arial" w:hAnsi="Times New Roman" w:cs="Times New Roman"/>
          <w:sz w:val="24"/>
          <w:szCs w:val="24"/>
        </w:rPr>
        <w:t xml:space="preserve"> </w:t>
      </w:r>
    </w:p>
    <w:p w:rsidR="000D5000" w:rsidRPr="00B159D3" w:rsidRDefault="006030F5" w:rsidP="00B159D3">
      <w:pPr>
        <w:pStyle w:val="PargrafodaLista"/>
        <w:numPr>
          <w:ilvl w:val="1"/>
          <w:numId w:val="34"/>
        </w:numPr>
        <w:spacing w:line="234" w:lineRule="auto"/>
        <w:ind w:left="1701" w:hanging="567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B159D3">
        <w:rPr>
          <w:rFonts w:ascii="Times New Roman" w:eastAsia="Arial" w:hAnsi="Times New Roman" w:cs="Times New Roman"/>
          <w:sz w:val="24"/>
          <w:szCs w:val="24"/>
        </w:rPr>
        <w:t xml:space="preserve">Para alteração de comentários o usuário </w:t>
      </w:r>
      <w:del w:id="19" w:author="Silvia Helena" w:date="2017-06-21T23:36:00Z">
        <w:r w:rsidRPr="00B159D3" w:rsidDel="00D0227D">
          <w:rPr>
            <w:rFonts w:ascii="Times New Roman" w:eastAsia="Arial" w:hAnsi="Times New Roman" w:cs="Times New Roman"/>
            <w:sz w:val="24"/>
            <w:szCs w:val="24"/>
          </w:rPr>
          <w:delText xml:space="preserve">deverá apertar o botão “editar”, o sistema </w:delText>
        </w:r>
      </w:del>
      <w:ins w:id="20" w:author="Silvia Helena" w:date="2017-06-21T23:36:00Z">
        <w:r w:rsidR="00D0227D">
          <w:rPr>
            <w:rFonts w:ascii="Times New Roman" w:eastAsia="Arial" w:hAnsi="Times New Roman" w:cs="Times New Roman"/>
            <w:sz w:val="24"/>
            <w:szCs w:val="24"/>
          </w:rPr>
          <w:t xml:space="preserve">poderá </w:t>
        </w:r>
      </w:ins>
      <w:del w:id="21" w:author="Silvia Helena" w:date="2017-06-21T23:36:00Z">
        <w:r w:rsidRPr="00B159D3" w:rsidDel="00D0227D">
          <w:rPr>
            <w:rFonts w:ascii="Times New Roman" w:eastAsia="Arial" w:hAnsi="Times New Roman" w:cs="Times New Roman"/>
            <w:sz w:val="24"/>
            <w:szCs w:val="24"/>
          </w:rPr>
          <w:delText xml:space="preserve">deverá receber </w:delText>
        </w:r>
      </w:del>
      <w:ins w:id="22" w:author="Silvia Helena" w:date="2017-06-21T23:36:00Z">
        <w:r w:rsidR="00D0227D">
          <w:rPr>
            <w:rFonts w:ascii="Times New Roman" w:eastAsia="Arial" w:hAnsi="Times New Roman" w:cs="Times New Roman"/>
            <w:sz w:val="24"/>
            <w:szCs w:val="24"/>
          </w:rPr>
          <w:t xml:space="preserve">alterar </w:t>
        </w:r>
      </w:ins>
      <w:r w:rsidRPr="00B159D3">
        <w:rPr>
          <w:rFonts w:ascii="Times New Roman" w:eastAsia="Arial" w:hAnsi="Times New Roman" w:cs="Times New Roman"/>
          <w:sz w:val="24"/>
          <w:szCs w:val="24"/>
        </w:rPr>
        <w:t>descrição e/ou imagem e/ou vídeo.</w:t>
      </w:r>
    </w:p>
    <w:p w:rsidR="0069159D" w:rsidRDefault="0069159D" w:rsidP="0069159D">
      <w:pPr>
        <w:spacing w:line="234" w:lineRule="auto"/>
        <w:ind w:left="720"/>
        <w:jc w:val="both"/>
        <w:rPr>
          <w:ins w:id="23" w:author="Silvia Helena" w:date="2017-06-21T23:43:00Z"/>
          <w:rFonts w:ascii="Times New Roman" w:eastAsia="Arial" w:hAnsi="Times New Roman" w:cs="Times New Roman"/>
          <w:sz w:val="24"/>
          <w:szCs w:val="24"/>
        </w:rPr>
      </w:pPr>
    </w:p>
    <w:p w:rsidR="00D0227D" w:rsidRDefault="00D0227D" w:rsidP="0069159D">
      <w:pPr>
        <w:spacing w:line="234" w:lineRule="auto"/>
        <w:ind w:left="720"/>
        <w:jc w:val="both"/>
        <w:rPr>
          <w:rFonts w:ascii="Times New Roman" w:eastAsia="Arial" w:hAnsi="Times New Roman" w:cs="Times New Roman"/>
          <w:sz w:val="24"/>
          <w:szCs w:val="24"/>
        </w:rPr>
      </w:pPr>
    </w:p>
    <w:p w:rsidR="0069159D" w:rsidRDefault="0069159D" w:rsidP="00B159D3">
      <w:pPr>
        <w:numPr>
          <w:ilvl w:val="1"/>
          <w:numId w:val="19"/>
        </w:numPr>
        <w:spacing w:line="234" w:lineRule="auto"/>
        <w:ind w:left="993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Requisitos Não Funcionais </w:t>
      </w:r>
    </w:p>
    <w:p w:rsidR="0038186C" w:rsidRDefault="0038186C" w:rsidP="0038186C">
      <w:pPr>
        <w:spacing w:line="234" w:lineRule="auto"/>
        <w:ind w:left="633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38186C" w:rsidRDefault="0038186C" w:rsidP="0038186C">
      <w:pPr>
        <w:spacing w:line="234" w:lineRule="auto"/>
        <w:ind w:left="633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38186C" w:rsidRDefault="0038186C" w:rsidP="0038186C">
      <w:pPr>
        <w:spacing w:line="234" w:lineRule="auto"/>
        <w:ind w:left="633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38186C" w:rsidRDefault="0038186C" w:rsidP="0038186C">
      <w:pPr>
        <w:spacing w:line="234" w:lineRule="auto"/>
        <w:ind w:left="633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38186C" w:rsidRDefault="0038186C" w:rsidP="0038186C">
      <w:pPr>
        <w:spacing w:line="234" w:lineRule="auto"/>
        <w:ind w:left="633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38186C" w:rsidRDefault="0038186C" w:rsidP="0038186C">
      <w:pPr>
        <w:spacing w:line="234" w:lineRule="auto"/>
        <w:ind w:left="633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38186C" w:rsidRDefault="0038186C" w:rsidP="0038186C">
      <w:pPr>
        <w:spacing w:line="234" w:lineRule="auto"/>
        <w:ind w:left="633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38186C" w:rsidRDefault="0038186C" w:rsidP="0038186C">
      <w:pPr>
        <w:spacing w:line="234" w:lineRule="auto"/>
        <w:ind w:left="633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38186C" w:rsidRDefault="0038186C" w:rsidP="0038186C">
      <w:pPr>
        <w:spacing w:line="234" w:lineRule="auto"/>
        <w:ind w:left="633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38186C" w:rsidRDefault="0038186C" w:rsidP="0038186C">
      <w:pPr>
        <w:spacing w:line="234" w:lineRule="auto"/>
        <w:ind w:left="633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38186C" w:rsidRDefault="0038186C" w:rsidP="0038186C">
      <w:pPr>
        <w:spacing w:line="234" w:lineRule="auto"/>
        <w:ind w:left="633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38186C" w:rsidRDefault="0038186C" w:rsidP="0038186C">
      <w:pPr>
        <w:spacing w:line="234" w:lineRule="auto"/>
        <w:ind w:left="633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38186C" w:rsidRDefault="0038186C" w:rsidP="0038186C">
      <w:pPr>
        <w:spacing w:line="234" w:lineRule="auto"/>
        <w:ind w:left="633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38186C" w:rsidRDefault="0038186C" w:rsidP="0038186C">
      <w:pPr>
        <w:spacing w:line="234" w:lineRule="auto"/>
        <w:ind w:left="633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38186C" w:rsidRDefault="0038186C" w:rsidP="0038186C">
      <w:pPr>
        <w:pStyle w:val="PargrafodaLista"/>
        <w:numPr>
          <w:ilvl w:val="0"/>
          <w:numId w:val="35"/>
        </w:numPr>
        <w:spacing w:line="234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Caso de Uso</w:t>
      </w:r>
    </w:p>
    <w:p w:rsidR="0069159D" w:rsidRDefault="0038186C" w:rsidP="0069159D">
      <w:pPr>
        <w:spacing w:line="234" w:lineRule="auto"/>
        <w:ind w:left="720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noProof/>
          <w:sz w:val="24"/>
          <w:szCs w:val="24"/>
        </w:rPr>
        <w:drawing>
          <wp:inline distT="0" distB="0" distL="0" distR="0">
            <wp:extent cx="4001058" cy="2848373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dastrar usuário 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86C" w:rsidRDefault="0038186C" w:rsidP="0069159D">
      <w:pPr>
        <w:spacing w:line="234" w:lineRule="auto"/>
        <w:ind w:left="720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727700" cy="5521960"/>
            <wp:effectExtent l="0" t="0" r="6350" b="254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dastrar usuário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52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86C" w:rsidRDefault="0038186C" w:rsidP="0069159D">
      <w:pPr>
        <w:spacing w:line="234" w:lineRule="auto"/>
        <w:ind w:left="720"/>
        <w:jc w:val="both"/>
        <w:rPr>
          <w:rFonts w:ascii="Times New Roman" w:eastAsia="Arial" w:hAnsi="Times New Roman" w:cs="Times New Roman"/>
          <w:sz w:val="24"/>
          <w:szCs w:val="24"/>
        </w:rPr>
      </w:pPr>
    </w:p>
    <w:p w:rsidR="0038186C" w:rsidRDefault="0038186C" w:rsidP="0069159D">
      <w:pPr>
        <w:spacing w:line="234" w:lineRule="auto"/>
        <w:ind w:left="720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noProof/>
          <w:sz w:val="24"/>
          <w:szCs w:val="24"/>
        </w:rPr>
        <w:drawing>
          <wp:inline distT="0" distB="0" distL="0" distR="0">
            <wp:extent cx="3829584" cy="211484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dastrar genero 2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86C" w:rsidRDefault="0038186C" w:rsidP="0069159D">
      <w:pPr>
        <w:spacing w:line="234" w:lineRule="auto"/>
        <w:ind w:left="720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696745" cy="5563376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dastrar genero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86C" w:rsidRDefault="0038186C" w:rsidP="0069159D">
      <w:pPr>
        <w:spacing w:line="234" w:lineRule="auto"/>
        <w:ind w:left="720"/>
        <w:jc w:val="both"/>
        <w:rPr>
          <w:rFonts w:ascii="Times New Roman" w:eastAsia="Arial" w:hAnsi="Times New Roman" w:cs="Times New Roman"/>
          <w:sz w:val="24"/>
          <w:szCs w:val="24"/>
        </w:rPr>
      </w:pPr>
    </w:p>
    <w:p w:rsidR="0038186C" w:rsidRDefault="0038186C" w:rsidP="0069159D">
      <w:pPr>
        <w:spacing w:line="234" w:lineRule="auto"/>
        <w:ind w:left="720"/>
        <w:jc w:val="both"/>
        <w:rPr>
          <w:rFonts w:ascii="Times New Roman" w:eastAsia="Arial" w:hAnsi="Times New Roman" w:cs="Times New Roman"/>
          <w:sz w:val="24"/>
          <w:szCs w:val="24"/>
        </w:rPr>
      </w:pPr>
    </w:p>
    <w:p w:rsidR="0038186C" w:rsidRDefault="0038186C" w:rsidP="0069159D">
      <w:pPr>
        <w:spacing w:line="234" w:lineRule="auto"/>
        <w:ind w:left="720"/>
        <w:jc w:val="both"/>
        <w:rPr>
          <w:rFonts w:ascii="Times New Roman" w:eastAsia="Arial" w:hAnsi="Times New Roman" w:cs="Times New Roman"/>
          <w:sz w:val="24"/>
          <w:szCs w:val="24"/>
        </w:rPr>
      </w:pPr>
    </w:p>
    <w:p w:rsidR="0038186C" w:rsidRDefault="0038186C" w:rsidP="0069159D">
      <w:pPr>
        <w:spacing w:line="234" w:lineRule="auto"/>
        <w:ind w:left="720"/>
        <w:jc w:val="both"/>
        <w:rPr>
          <w:rFonts w:ascii="Times New Roman" w:eastAsia="Arial" w:hAnsi="Times New Roman" w:cs="Times New Roman"/>
          <w:sz w:val="24"/>
          <w:szCs w:val="24"/>
        </w:rPr>
      </w:pPr>
    </w:p>
    <w:p w:rsidR="0038186C" w:rsidRDefault="0038186C" w:rsidP="0069159D">
      <w:pPr>
        <w:spacing w:line="234" w:lineRule="auto"/>
        <w:ind w:left="720"/>
        <w:jc w:val="both"/>
        <w:rPr>
          <w:rFonts w:ascii="Times New Roman" w:eastAsia="Arial" w:hAnsi="Times New Roman" w:cs="Times New Roman"/>
          <w:sz w:val="24"/>
          <w:szCs w:val="24"/>
        </w:rPr>
      </w:pPr>
    </w:p>
    <w:p w:rsidR="0038186C" w:rsidRDefault="0038186C" w:rsidP="0069159D">
      <w:pPr>
        <w:spacing w:line="234" w:lineRule="auto"/>
        <w:ind w:left="720"/>
        <w:jc w:val="both"/>
        <w:rPr>
          <w:rFonts w:ascii="Times New Roman" w:eastAsia="Arial" w:hAnsi="Times New Roman" w:cs="Times New Roman"/>
          <w:sz w:val="24"/>
          <w:szCs w:val="24"/>
        </w:rPr>
      </w:pPr>
    </w:p>
    <w:p w:rsidR="0038186C" w:rsidRDefault="0038186C" w:rsidP="0069159D">
      <w:pPr>
        <w:spacing w:line="234" w:lineRule="auto"/>
        <w:ind w:left="720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727700" cy="2894965"/>
            <wp:effectExtent l="0" t="0" r="6350" b="63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dastrar Evento 2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86C" w:rsidRDefault="0038186C" w:rsidP="0069159D">
      <w:pPr>
        <w:spacing w:line="234" w:lineRule="auto"/>
        <w:ind w:left="720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noProof/>
          <w:sz w:val="24"/>
          <w:szCs w:val="24"/>
        </w:rPr>
        <w:drawing>
          <wp:inline distT="0" distB="0" distL="0" distR="0">
            <wp:extent cx="5727700" cy="5556250"/>
            <wp:effectExtent l="0" t="0" r="6350" b="635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dastrar Evento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55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86C" w:rsidRDefault="0038186C" w:rsidP="0069159D">
      <w:pPr>
        <w:spacing w:line="234" w:lineRule="auto"/>
        <w:ind w:left="720"/>
        <w:jc w:val="both"/>
        <w:rPr>
          <w:rFonts w:ascii="Times New Roman" w:eastAsia="Arial" w:hAnsi="Times New Roman" w:cs="Times New Roman"/>
          <w:sz w:val="24"/>
          <w:szCs w:val="24"/>
        </w:rPr>
      </w:pPr>
    </w:p>
    <w:p w:rsidR="0038186C" w:rsidRDefault="0038186C" w:rsidP="0069159D">
      <w:pPr>
        <w:spacing w:line="234" w:lineRule="auto"/>
        <w:ind w:left="720"/>
        <w:jc w:val="both"/>
        <w:rPr>
          <w:rFonts w:ascii="Times New Roman" w:eastAsia="Arial" w:hAnsi="Times New Roman" w:cs="Times New Roman"/>
          <w:sz w:val="24"/>
          <w:szCs w:val="24"/>
        </w:rPr>
      </w:pPr>
    </w:p>
    <w:p w:rsidR="0038186C" w:rsidRDefault="0038186C" w:rsidP="0069159D">
      <w:pPr>
        <w:spacing w:line="234" w:lineRule="auto"/>
        <w:ind w:left="720"/>
        <w:jc w:val="both"/>
        <w:rPr>
          <w:rFonts w:ascii="Times New Roman" w:eastAsia="Arial" w:hAnsi="Times New Roman" w:cs="Times New Roman"/>
          <w:sz w:val="24"/>
          <w:szCs w:val="24"/>
        </w:rPr>
      </w:pPr>
      <w:commentRangeStart w:id="24"/>
      <w:r>
        <w:rPr>
          <w:rFonts w:ascii="Times New Roman" w:eastAsia="Arial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210638" cy="175284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Validar Evento 2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4"/>
      <w:r w:rsidR="00D0227D">
        <w:rPr>
          <w:rStyle w:val="Refdecomentrio"/>
        </w:rPr>
        <w:commentReference w:id="24"/>
      </w:r>
    </w:p>
    <w:p w:rsidR="0038186C" w:rsidRDefault="0038186C" w:rsidP="0069159D">
      <w:pPr>
        <w:spacing w:line="234" w:lineRule="auto"/>
        <w:ind w:left="720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noProof/>
          <w:sz w:val="24"/>
          <w:szCs w:val="24"/>
        </w:rPr>
        <w:drawing>
          <wp:inline distT="0" distB="0" distL="0" distR="0">
            <wp:extent cx="5727700" cy="5385435"/>
            <wp:effectExtent l="0" t="0" r="6350" b="571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Validar Evento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38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86C" w:rsidRDefault="0038186C" w:rsidP="0069159D">
      <w:pPr>
        <w:spacing w:line="234" w:lineRule="auto"/>
        <w:ind w:left="720"/>
        <w:jc w:val="both"/>
        <w:rPr>
          <w:rFonts w:ascii="Times New Roman" w:eastAsia="Arial" w:hAnsi="Times New Roman" w:cs="Times New Roman"/>
          <w:sz w:val="24"/>
          <w:szCs w:val="24"/>
        </w:rPr>
      </w:pPr>
    </w:p>
    <w:p w:rsidR="0038186C" w:rsidRDefault="0038186C" w:rsidP="0069159D">
      <w:pPr>
        <w:spacing w:line="234" w:lineRule="auto"/>
        <w:ind w:left="720"/>
        <w:jc w:val="both"/>
        <w:rPr>
          <w:rFonts w:ascii="Times New Roman" w:eastAsia="Arial" w:hAnsi="Times New Roman" w:cs="Times New Roman"/>
          <w:sz w:val="24"/>
          <w:szCs w:val="24"/>
        </w:rPr>
      </w:pPr>
    </w:p>
    <w:p w:rsidR="0038186C" w:rsidRDefault="0038186C" w:rsidP="0069159D">
      <w:pPr>
        <w:spacing w:line="234" w:lineRule="auto"/>
        <w:ind w:left="720"/>
        <w:jc w:val="both"/>
        <w:rPr>
          <w:rFonts w:ascii="Times New Roman" w:eastAsia="Arial" w:hAnsi="Times New Roman" w:cs="Times New Roman"/>
          <w:sz w:val="24"/>
          <w:szCs w:val="24"/>
        </w:rPr>
      </w:pPr>
      <w:commentRangeStart w:id="25"/>
      <w:r>
        <w:rPr>
          <w:rFonts w:ascii="Times New Roman" w:eastAsia="Arial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229099" cy="3533775"/>
            <wp:effectExtent l="0" t="0" r="63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esquisar Evento 2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3028" cy="3545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5"/>
      <w:r w:rsidR="00D0227D">
        <w:rPr>
          <w:rStyle w:val="Refdecomentrio"/>
        </w:rPr>
        <w:commentReference w:id="25"/>
      </w:r>
    </w:p>
    <w:p w:rsidR="0038186C" w:rsidRDefault="0038186C" w:rsidP="0069159D">
      <w:pPr>
        <w:spacing w:line="234" w:lineRule="auto"/>
        <w:ind w:left="720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noProof/>
          <w:sz w:val="24"/>
          <w:szCs w:val="24"/>
        </w:rPr>
        <w:drawing>
          <wp:inline distT="0" distB="0" distL="0" distR="0">
            <wp:extent cx="5727700" cy="5213985"/>
            <wp:effectExtent l="0" t="0" r="6350" b="571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esquisar Evento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21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86C" w:rsidRDefault="0038186C" w:rsidP="0069159D">
      <w:pPr>
        <w:spacing w:line="234" w:lineRule="auto"/>
        <w:ind w:left="720"/>
        <w:jc w:val="both"/>
        <w:rPr>
          <w:rFonts w:ascii="Times New Roman" w:eastAsia="Arial" w:hAnsi="Times New Roman" w:cs="Times New Roman"/>
          <w:sz w:val="24"/>
          <w:szCs w:val="24"/>
        </w:rPr>
      </w:pPr>
      <w:commentRangeStart w:id="26"/>
      <w:r>
        <w:rPr>
          <w:rFonts w:ascii="Times New Roman" w:eastAsia="Arial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172532" cy="2038635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ostar Evento 2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6"/>
      <w:r w:rsidR="00D0227D">
        <w:rPr>
          <w:rStyle w:val="Refdecomentrio"/>
        </w:rPr>
        <w:commentReference w:id="26"/>
      </w:r>
    </w:p>
    <w:p w:rsidR="0038186C" w:rsidRDefault="0038186C" w:rsidP="0069159D">
      <w:pPr>
        <w:spacing w:line="234" w:lineRule="auto"/>
        <w:ind w:left="720"/>
        <w:jc w:val="both"/>
        <w:rPr>
          <w:rFonts w:ascii="Times New Roman" w:eastAsia="Arial" w:hAnsi="Times New Roman" w:cs="Times New Roman"/>
          <w:sz w:val="24"/>
          <w:szCs w:val="24"/>
        </w:rPr>
      </w:pPr>
    </w:p>
    <w:p w:rsidR="0038186C" w:rsidRDefault="0038186C" w:rsidP="0069159D">
      <w:pPr>
        <w:spacing w:line="234" w:lineRule="auto"/>
        <w:ind w:left="720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noProof/>
          <w:sz w:val="24"/>
          <w:szCs w:val="24"/>
        </w:rPr>
        <w:drawing>
          <wp:inline distT="0" distB="0" distL="0" distR="0">
            <wp:extent cx="5696745" cy="5525271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ostar Evento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86C" w:rsidRDefault="0038186C" w:rsidP="0069159D">
      <w:pPr>
        <w:spacing w:line="234" w:lineRule="auto"/>
        <w:ind w:left="720"/>
        <w:jc w:val="both"/>
        <w:rPr>
          <w:rFonts w:ascii="Times New Roman" w:eastAsia="Arial" w:hAnsi="Times New Roman" w:cs="Times New Roman"/>
          <w:sz w:val="24"/>
          <w:szCs w:val="24"/>
        </w:rPr>
      </w:pPr>
    </w:p>
    <w:p w:rsidR="0038186C" w:rsidRDefault="0038186C" w:rsidP="0069159D">
      <w:pPr>
        <w:spacing w:line="234" w:lineRule="auto"/>
        <w:ind w:left="720"/>
        <w:jc w:val="both"/>
        <w:rPr>
          <w:rFonts w:ascii="Times New Roman" w:eastAsia="Arial" w:hAnsi="Times New Roman" w:cs="Times New Roman"/>
          <w:sz w:val="24"/>
          <w:szCs w:val="24"/>
        </w:rPr>
      </w:pPr>
    </w:p>
    <w:p w:rsidR="0038186C" w:rsidRDefault="0038186C" w:rsidP="0069159D">
      <w:pPr>
        <w:spacing w:line="234" w:lineRule="auto"/>
        <w:ind w:left="720"/>
        <w:jc w:val="both"/>
        <w:rPr>
          <w:rFonts w:ascii="Times New Roman" w:eastAsia="Arial" w:hAnsi="Times New Roman" w:cs="Times New Roman"/>
          <w:sz w:val="24"/>
          <w:szCs w:val="24"/>
        </w:rPr>
      </w:pPr>
    </w:p>
    <w:p w:rsidR="0038186C" w:rsidRDefault="0038186C" w:rsidP="0069159D">
      <w:pPr>
        <w:spacing w:line="234" w:lineRule="auto"/>
        <w:ind w:left="720"/>
        <w:jc w:val="both"/>
        <w:rPr>
          <w:rFonts w:ascii="Times New Roman" w:eastAsia="Arial" w:hAnsi="Times New Roman" w:cs="Times New Roman"/>
          <w:sz w:val="24"/>
          <w:szCs w:val="24"/>
        </w:rPr>
      </w:pPr>
    </w:p>
    <w:p w:rsidR="001F26D6" w:rsidRDefault="001F26D6" w:rsidP="0069159D">
      <w:pPr>
        <w:spacing w:line="234" w:lineRule="auto"/>
        <w:ind w:left="720"/>
        <w:jc w:val="both"/>
        <w:rPr>
          <w:rFonts w:ascii="Times New Roman" w:eastAsia="Arial" w:hAnsi="Times New Roman" w:cs="Times New Roman"/>
          <w:sz w:val="24"/>
          <w:szCs w:val="24"/>
        </w:rPr>
      </w:pPr>
    </w:p>
    <w:p w:rsidR="001F26D6" w:rsidRDefault="001F26D6" w:rsidP="0069159D">
      <w:pPr>
        <w:spacing w:line="234" w:lineRule="auto"/>
        <w:ind w:left="720"/>
        <w:jc w:val="both"/>
        <w:rPr>
          <w:rFonts w:ascii="Times New Roman" w:eastAsia="Arial" w:hAnsi="Times New Roman" w:cs="Times New Roman"/>
          <w:sz w:val="24"/>
          <w:szCs w:val="24"/>
        </w:rPr>
      </w:pPr>
    </w:p>
    <w:p w:rsidR="001F26D6" w:rsidRPr="001F26D6" w:rsidRDefault="001F26D6" w:rsidP="001F26D6">
      <w:pPr>
        <w:pStyle w:val="PargrafodaLista"/>
        <w:numPr>
          <w:ilvl w:val="0"/>
          <w:numId w:val="37"/>
        </w:numPr>
        <w:spacing w:line="234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1F26D6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Diagrama de Classe</w:t>
      </w:r>
    </w:p>
    <w:p w:rsidR="001F26D6" w:rsidRDefault="001F26D6" w:rsidP="001F26D6">
      <w:pPr>
        <w:spacing w:line="234" w:lineRule="auto"/>
        <w:ind w:left="720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commentRangeStart w:id="27"/>
      <w:r>
        <w:rPr>
          <w:rFonts w:ascii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>
            <wp:extent cx="5727700" cy="6423660"/>
            <wp:effectExtent l="0" t="0" r="635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adastro de Evento - Classe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642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7"/>
      <w:r w:rsidR="00D0227D">
        <w:rPr>
          <w:rStyle w:val="Refdecomentrio"/>
        </w:rPr>
        <w:commentReference w:id="27"/>
      </w:r>
    </w:p>
    <w:p w:rsidR="00045CE7" w:rsidRDefault="00045CE7" w:rsidP="001F26D6">
      <w:pPr>
        <w:spacing w:line="234" w:lineRule="auto"/>
        <w:ind w:left="720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045CE7" w:rsidRDefault="00045CE7" w:rsidP="001F26D6">
      <w:pPr>
        <w:spacing w:line="234" w:lineRule="auto"/>
        <w:ind w:left="720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045CE7" w:rsidRDefault="00045CE7" w:rsidP="001F26D6">
      <w:pPr>
        <w:spacing w:line="234" w:lineRule="auto"/>
        <w:ind w:left="720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045CE7" w:rsidRDefault="00045CE7" w:rsidP="001F26D6">
      <w:pPr>
        <w:spacing w:line="234" w:lineRule="auto"/>
        <w:ind w:left="720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045CE7" w:rsidRDefault="00045CE7" w:rsidP="001F26D6">
      <w:pPr>
        <w:spacing w:line="234" w:lineRule="auto"/>
        <w:ind w:left="720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045CE7" w:rsidRDefault="00045CE7" w:rsidP="001F26D6">
      <w:pPr>
        <w:spacing w:line="234" w:lineRule="auto"/>
        <w:ind w:left="720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045CE7" w:rsidRDefault="00045CE7" w:rsidP="001F26D6">
      <w:pPr>
        <w:spacing w:line="234" w:lineRule="auto"/>
        <w:ind w:left="720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045CE7" w:rsidRDefault="00045CE7" w:rsidP="001F26D6">
      <w:pPr>
        <w:spacing w:line="234" w:lineRule="auto"/>
        <w:ind w:left="720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045CE7" w:rsidRDefault="00045CE7" w:rsidP="001F26D6">
      <w:pPr>
        <w:spacing w:line="234" w:lineRule="auto"/>
        <w:ind w:left="720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045CE7" w:rsidRDefault="00045CE7" w:rsidP="001F26D6">
      <w:pPr>
        <w:spacing w:line="234" w:lineRule="auto"/>
        <w:ind w:left="720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045CE7" w:rsidRPr="001F26D6" w:rsidRDefault="00045CE7" w:rsidP="001F26D6">
      <w:pPr>
        <w:spacing w:line="234" w:lineRule="auto"/>
        <w:ind w:left="720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1F26D6" w:rsidRPr="00045CE7" w:rsidRDefault="001F26D6" w:rsidP="00045CE7">
      <w:pPr>
        <w:pStyle w:val="PargrafodaLista"/>
        <w:numPr>
          <w:ilvl w:val="0"/>
          <w:numId w:val="37"/>
        </w:numPr>
        <w:spacing w:line="234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commentRangeStart w:id="28"/>
      <w:r w:rsidRPr="00045CE7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Diagramas de Sequencia</w:t>
      </w:r>
      <w:commentRangeEnd w:id="28"/>
      <w:r w:rsidR="007F0119">
        <w:rPr>
          <w:rStyle w:val="Refdecomentrio"/>
        </w:rPr>
        <w:commentReference w:id="28"/>
      </w:r>
    </w:p>
    <w:p w:rsidR="001F26D6" w:rsidRDefault="001F26D6" w:rsidP="001F26D6">
      <w:pPr>
        <w:pStyle w:val="PargrafodaLista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>
            <wp:extent cx="5727700" cy="3799840"/>
            <wp:effectExtent l="0" t="0" r="635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iagramaSequencia - Comentarios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Start w:id="29"/>
      <w:commentRangeStart w:id="30"/>
      <w:r>
        <w:rPr>
          <w:rFonts w:ascii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>
            <wp:extent cx="5727700" cy="3115945"/>
            <wp:effectExtent l="0" t="0" r="6350" b="825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iagramaSequencia - Evento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9"/>
      <w:commentRangeEnd w:id="30"/>
      <w:r w:rsidR="007F0119">
        <w:rPr>
          <w:rStyle w:val="Refdecomentrio"/>
        </w:rPr>
        <w:lastRenderedPageBreak/>
        <w:commentReference w:id="30"/>
      </w:r>
      <w:r w:rsidR="007F0119">
        <w:rPr>
          <w:rStyle w:val="Refdecomentrio"/>
        </w:rPr>
        <w:commentReference w:id="29"/>
      </w:r>
      <w:r>
        <w:rPr>
          <w:rFonts w:ascii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>
            <wp:extent cx="5727700" cy="3440430"/>
            <wp:effectExtent l="0" t="0" r="6350" b="762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iagramaSequencia - Genero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>
            <wp:extent cx="5727700" cy="3234690"/>
            <wp:effectExtent l="0" t="0" r="6350" b="381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iagramaSequencia - Usuario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CE7" w:rsidRDefault="00045CE7" w:rsidP="001F26D6">
      <w:pPr>
        <w:pStyle w:val="PargrafodaLista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045CE7" w:rsidRDefault="00045CE7" w:rsidP="001F26D6">
      <w:pPr>
        <w:pStyle w:val="PargrafodaLista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045CE7" w:rsidRDefault="00045CE7" w:rsidP="001F26D6">
      <w:pPr>
        <w:pStyle w:val="PargrafodaLista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045CE7" w:rsidRDefault="00045CE7" w:rsidP="001F26D6">
      <w:pPr>
        <w:pStyle w:val="PargrafodaLista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045CE7" w:rsidRDefault="00045CE7" w:rsidP="001F26D6">
      <w:pPr>
        <w:pStyle w:val="PargrafodaLista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045CE7" w:rsidRDefault="00045CE7" w:rsidP="001F26D6">
      <w:pPr>
        <w:pStyle w:val="PargrafodaLista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045CE7" w:rsidRDefault="00045CE7" w:rsidP="001F26D6">
      <w:pPr>
        <w:pStyle w:val="PargrafodaLista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045CE7" w:rsidRDefault="00045CE7" w:rsidP="001F26D6">
      <w:pPr>
        <w:pStyle w:val="PargrafodaLista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045CE7" w:rsidRDefault="00045CE7" w:rsidP="001F26D6">
      <w:pPr>
        <w:pStyle w:val="PargrafodaLista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045CE7" w:rsidRPr="001F26D6" w:rsidRDefault="00045CE7" w:rsidP="001F26D6">
      <w:pPr>
        <w:pStyle w:val="PargrafodaLista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1F26D6" w:rsidRDefault="001F26D6" w:rsidP="001F26D6">
      <w:pPr>
        <w:pStyle w:val="PargrafodaLista"/>
        <w:numPr>
          <w:ilvl w:val="0"/>
          <w:numId w:val="37"/>
        </w:numPr>
        <w:spacing w:line="234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1F26D6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Diagramas de Atividade</w:t>
      </w:r>
    </w:p>
    <w:p w:rsidR="001F26D6" w:rsidRPr="001F26D6" w:rsidRDefault="001F26D6" w:rsidP="001F26D6">
      <w:pPr>
        <w:pStyle w:val="PargrafodaLista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>
            <wp:extent cx="5727700" cy="4674235"/>
            <wp:effectExtent l="0" t="0" r="635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adastro de Evento - Atividade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67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6D6" w:rsidRDefault="001F26D6" w:rsidP="001F26D6">
      <w:pPr>
        <w:pStyle w:val="PargrafodaLista"/>
        <w:numPr>
          <w:ilvl w:val="0"/>
          <w:numId w:val="37"/>
        </w:numPr>
        <w:spacing w:line="234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Modelo Relacional</w:t>
      </w:r>
    </w:p>
    <w:p w:rsidR="001F26D6" w:rsidRDefault="001F26D6" w:rsidP="001F26D6">
      <w:pPr>
        <w:pStyle w:val="PargrafodaLista"/>
        <w:rPr>
          <w:rFonts w:ascii="Times New Roman" w:hAnsi="Times New Roman" w:cs="Times New Roman"/>
          <w:b/>
          <w:color w:val="000000"/>
          <w:sz w:val="28"/>
          <w:szCs w:val="28"/>
        </w:rPr>
      </w:pPr>
      <w:commentRangeStart w:id="31"/>
      <w:r>
        <w:rPr>
          <w:rFonts w:ascii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>
            <wp:extent cx="5727700" cy="2917825"/>
            <wp:effectExtent l="0" t="0" r="635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Estrutura BD - Showcase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1"/>
      <w:r w:rsidR="000108A1">
        <w:rPr>
          <w:rStyle w:val="Refdecomentrio"/>
        </w:rPr>
        <w:commentReference w:id="31"/>
      </w:r>
    </w:p>
    <w:p w:rsidR="00045CE7" w:rsidRDefault="00045CE7" w:rsidP="001F26D6">
      <w:pPr>
        <w:pStyle w:val="PargrafodaLista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045CE7" w:rsidRDefault="00045CE7" w:rsidP="001F26D6">
      <w:pPr>
        <w:pStyle w:val="PargrafodaLista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045CE7" w:rsidRDefault="00045CE7" w:rsidP="001F26D6">
      <w:pPr>
        <w:pStyle w:val="PargrafodaLista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045CE7" w:rsidRPr="001F26D6" w:rsidRDefault="00045CE7" w:rsidP="001F26D6">
      <w:pPr>
        <w:pStyle w:val="PargrafodaLista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1F26D6" w:rsidRPr="001F26D6" w:rsidRDefault="001F26D6" w:rsidP="001F26D6">
      <w:pPr>
        <w:pStyle w:val="PargrafodaLista"/>
        <w:numPr>
          <w:ilvl w:val="0"/>
          <w:numId w:val="37"/>
        </w:numPr>
        <w:spacing w:line="234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commentRangeStart w:id="32"/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Estrutura das Tabelas do Banco de Dados</w:t>
      </w:r>
      <w:commentRangeEnd w:id="32"/>
      <w:r w:rsidR="00CF2CC2">
        <w:rPr>
          <w:rStyle w:val="Refdecomentrio"/>
        </w:rPr>
        <w:commentReference w:id="32"/>
      </w:r>
    </w:p>
    <w:p w:rsidR="001F26D6" w:rsidRDefault="001F26D6" w:rsidP="0069159D">
      <w:pPr>
        <w:spacing w:line="234" w:lineRule="auto"/>
        <w:ind w:left="720"/>
        <w:jc w:val="both"/>
        <w:rPr>
          <w:rFonts w:ascii="Times New Roman" w:eastAsia="Arial" w:hAnsi="Times New Roman" w:cs="Times New Roman"/>
          <w:sz w:val="24"/>
          <w:szCs w:val="24"/>
        </w:rPr>
      </w:pPr>
    </w:p>
    <w:p w:rsidR="008B4D45" w:rsidRDefault="00045CE7" w:rsidP="0069159D">
      <w:pPr>
        <w:spacing w:line="234" w:lineRule="auto"/>
        <w:ind w:left="720"/>
        <w:jc w:val="both"/>
        <w:rPr>
          <w:ins w:id="33" w:author="Silvia Helena" w:date="2017-06-22T00:38:00Z"/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noProof/>
          <w:sz w:val="24"/>
          <w:szCs w:val="24"/>
        </w:rPr>
        <w:drawing>
          <wp:inline distT="0" distB="0" distL="0" distR="0">
            <wp:extent cx="4572638" cy="1486107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tbComentarios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Arial" w:hAnsi="Times New Roman" w:cs="Times New Roman"/>
          <w:noProof/>
          <w:sz w:val="24"/>
          <w:szCs w:val="24"/>
        </w:rPr>
        <w:drawing>
          <wp:inline distT="0" distB="0" distL="0" distR="0">
            <wp:extent cx="4629796" cy="3000794"/>
            <wp:effectExtent l="0" t="0" r="0" b="952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tbEvento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Arial" w:hAnsi="Times New Roman" w:cs="Times New Roman"/>
          <w:noProof/>
          <w:sz w:val="24"/>
          <w:szCs w:val="24"/>
        </w:rPr>
        <w:drawing>
          <wp:inline distT="0" distB="0" distL="0" distR="0">
            <wp:extent cx="4582164" cy="1190791"/>
            <wp:effectExtent l="0" t="0" r="8890" b="952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tbGenero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Arial" w:hAnsi="Times New Roman" w:cs="Times New Roman"/>
          <w:noProof/>
          <w:sz w:val="24"/>
          <w:szCs w:val="24"/>
        </w:rPr>
        <w:drawing>
          <wp:inline distT="0" distB="0" distL="0" distR="0">
            <wp:extent cx="4658375" cy="2705478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tbUsuario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D45" w:rsidRDefault="008B4D45" w:rsidP="0069159D">
      <w:pPr>
        <w:spacing w:line="234" w:lineRule="auto"/>
        <w:ind w:left="720"/>
        <w:jc w:val="both"/>
        <w:rPr>
          <w:ins w:id="34" w:author="Silvia Helena" w:date="2017-06-22T00:38:00Z"/>
          <w:rFonts w:ascii="Times New Roman" w:eastAsia="Arial" w:hAnsi="Times New Roman" w:cs="Times New Roman"/>
          <w:sz w:val="24"/>
          <w:szCs w:val="24"/>
        </w:rPr>
      </w:pPr>
    </w:p>
    <w:p w:rsidR="0038186C" w:rsidRPr="008D6C0C" w:rsidRDefault="008B4D45" w:rsidP="0069159D">
      <w:pPr>
        <w:spacing w:line="234" w:lineRule="auto"/>
        <w:ind w:left="720"/>
        <w:jc w:val="both"/>
        <w:rPr>
          <w:rFonts w:ascii="Times New Roman" w:eastAsia="Arial" w:hAnsi="Times New Roman" w:cs="Times New Roman"/>
          <w:sz w:val="24"/>
          <w:szCs w:val="24"/>
        </w:rPr>
      </w:pPr>
      <w:ins w:id="35" w:author="Silvia Helena" w:date="2017-06-22T00:38:00Z">
        <w:r w:rsidRPr="0059572F">
          <w:rPr>
            <w:rFonts w:ascii="Times New Roman" w:eastAsia="Arial" w:hAnsi="Times New Roman" w:cs="Times New Roman"/>
            <w:sz w:val="24"/>
            <w:szCs w:val="24"/>
            <w:highlight w:val="yellow"/>
            <w:rPrChange w:id="36" w:author="Silvia Helena" w:date="2017-06-22T00:38:00Z">
              <w:rPr>
                <w:rFonts w:ascii="Times New Roman" w:eastAsia="Arial" w:hAnsi="Times New Roman" w:cs="Times New Roman"/>
                <w:sz w:val="24"/>
                <w:szCs w:val="24"/>
              </w:rPr>
            </w:rPrChange>
          </w:rPr>
          <w:t>CADE AS TELAS DO SISTEMA???????????????</w:t>
        </w:r>
      </w:ins>
      <w:del w:id="37" w:author="Silvia Helena" w:date="2017-06-22T00:38:00Z">
        <w:r w:rsidR="00E116F1" w:rsidRPr="0059572F" w:rsidDel="008B4D45">
          <w:rPr>
            <w:rFonts w:ascii="Times New Roman" w:eastAsia="Arial" w:hAnsi="Times New Roman" w:cs="Times New Roman"/>
            <w:sz w:val="24"/>
            <w:szCs w:val="24"/>
            <w:highlight w:val="yellow"/>
            <w:rPrChange w:id="38" w:author="Silvia Helena" w:date="2017-06-22T00:38:00Z">
              <w:rPr>
                <w:rFonts w:ascii="Times New Roman" w:eastAsia="Arial" w:hAnsi="Times New Roman" w:cs="Times New Roman"/>
                <w:sz w:val="24"/>
                <w:szCs w:val="24"/>
              </w:rPr>
            </w:rPrChange>
          </w:rPr>
          <w:delText>0</w:delText>
        </w:r>
      </w:del>
      <w:bookmarkStart w:id="39" w:name="_GoBack"/>
      <w:bookmarkEnd w:id="39"/>
    </w:p>
    <w:sectPr w:rsidR="0038186C" w:rsidRPr="008D6C0C" w:rsidSect="00BF163A">
      <w:pgSz w:w="11900" w:h="16838"/>
      <w:pgMar w:top="1440" w:right="1440" w:bottom="1440" w:left="1440" w:header="0" w:footer="0" w:gutter="0"/>
      <w:cols w:space="0"/>
      <w:docGrid w:linePitch="36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Silvia Helena" w:date="2017-06-22T00:39:00Z" w:initials="SH">
    <w:p w:rsidR="003704B8" w:rsidRDefault="003704B8">
      <w:pPr>
        <w:pStyle w:val="Textodecomentrio"/>
      </w:pPr>
      <w:r>
        <w:rPr>
          <w:rStyle w:val="Refdecomentrio"/>
        </w:rPr>
        <w:annotationRef/>
      </w:r>
      <w:r>
        <w:t>MUITOS ERROS NO BANCO DE DADOS</w:t>
      </w:r>
    </w:p>
    <w:p w:rsidR="003704B8" w:rsidRDefault="003704B8">
      <w:pPr>
        <w:pStyle w:val="Textodecomentrio"/>
      </w:pPr>
      <w:r>
        <w:t>CUIDADO POIS PROVAVELMENTE SERA A PRIMEIRA COISA QUE IRAO CODIFICAR.</w:t>
      </w:r>
    </w:p>
    <w:p w:rsidR="003704B8" w:rsidRDefault="003704B8">
      <w:pPr>
        <w:pStyle w:val="Textodecomentrio"/>
      </w:pPr>
    </w:p>
    <w:p w:rsidR="003704B8" w:rsidRDefault="003704B8">
      <w:pPr>
        <w:pStyle w:val="Textodecomentrio"/>
      </w:pPr>
      <w:r>
        <w:t>CADE AS TELAS???</w:t>
      </w:r>
    </w:p>
    <w:p w:rsidR="003704B8" w:rsidRDefault="003704B8">
      <w:pPr>
        <w:pStyle w:val="Textodecomentrio"/>
      </w:pPr>
    </w:p>
  </w:comment>
  <w:comment w:id="1" w:author="Silvia Helena" w:date="2017-06-21T23:11:00Z" w:initials="SH">
    <w:p w:rsidR="0030712C" w:rsidRDefault="0030712C">
      <w:pPr>
        <w:pStyle w:val="Textodecomentrio"/>
      </w:pPr>
      <w:r>
        <w:rPr>
          <w:rStyle w:val="Refdecomentrio"/>
        </w:rPr>
        <w:annotationRef/>
      </w:r>
      <w:r>
        <w:t>Vc fez tudo?</w:t>
      </w:r>
    </w:p>
  </w:comment>
  <w:comment w:id="13" w:author="Silvia Helena" w:date="2017-06-21T23:12:00Z" w:initials="SH">
    <w:p w:rsidR="00BB3986" w:rsidRDefault="00BB3986">
      <w:pPr>
        <w:pStyle w:val="Textodecomentrio"/>
      </w:pPr>
      <w:r>
        <w:rPr>
          <w:rStyle w:val="Refdecomentrio"/>
        </w:rPr>
        <w:annotationRef/>
      </w:r>
      <w:r>
        <w:t xml:space="preserve">Por </w:t>
      </w:r>
      <w:r>
        <w:t>ser atributo base no item 1.7</w:t>
      </w:r>
    </w:p>
  </w:comment>
  <w:comment w:id="15" w:author="Silvia Helena" w:date="2017-06-21T23:11:00Z" w:initials="SH">
    <w:p w:rsidR="001C21B6" w:rsidRDefault="001C21B6">
      <w:pPr>
        <w:pStyle w:val="Textodecomentrio"/>
      </w:pPr>
      <w:r>
        <w:rPr>
          <w:rStyle w:val="Refdecomentrio"/>
        </w:rPr>
        <w:annotationRef/>
      </w:r>
      <w:r>
        <w:t>Por ser atributo base no item 1.6</w:t>
      </w:r>
    </w:p>
  </w:comment>
  <w:comment w:id="18" w:author="Silvia Helena" w:date="2017-06-21T23:11:00Z" w:initials="SH">
    <w:p w:rsidR="009A5451" w:rsidRDefault="009A5451">
      <w:pPr>
        <w:pStyle w:val="Textodecomentrio"/>
      </w:pPr>
      <w:r>
        <w:rPr>
          <w:rStyle w:val="Refdecomentrio"/>
        </w:rPr>
        <w:annotationRef/>
      </w:r>
      <w:r>
        <w:t>?</w:t>
      </w:r>
    </w:p>
  </w:comment>
  <w:comment w:id="24" w:author="Silvia Helena" w:date="2017-06-21T23:44:00Z" w:initials="SH">
    <w:p w:rsidR="00D0227D" w:rsidRDefault="00D0227D">
      <w:pPr>
        <w:pStyle w:val="Textodecomentrio"/>
      </w:pPr>
      <w:r>
        <w:rPr>
          <w:rStyle w:val="Refdecomentrio"/>
        </w:rPr>
        <w:annotationRef/>
      </w:r>
      <w:r>
        <w:t>Faltou includes consulta evento</w:t>
      </w:r>
    </w:p>
    <w:p w:rsidR="00D0227D" w:rsidRDefault="00D0227D">
      <w:pPr>
        <w:pStyle w:val="Textodecomentrio"/>
      </w:pPr>
      <w:r>
        <w:t>E extend enviar email</w:t>
      </w:r>
    </w:p>
  </w:comment>
  <w:comment w:id="25" w:author="Silvia Helena" w:date="2017-06-21T23:44:00Z" w:initials="SH">
    <w:p w:rsidR="00D0227D" w:rsidRDefault="00D0227D">
      <w:pPr>
        <w:pStyle w:val="Textodecomentrio"/>
      </w:pPr>
      <w:r>
        <w:rPr>
          <w:rStyle w:val="Refdecomentrio"/>
        </w:rPr>
        <w:annotationRef/>
      </w:r>
      <w:r>
        <w:t>Faltou include entrar filtro</w:t>
      </w:r>
    </w:p>
    <w:p w:rsidR="00D0227D" w:rsidRDefault="00D0227D">
      <w:pPr>
        <w:pStyle w:val="Textodecomentrio"/>
      </w:pPr>
      <w:r>
        <w:t>Include localize evento</w:t>
      </w:r>
    </w:p>
  </w:comment>
  <w:comment w:id="26" w:author="Silvia Helena" w:date="2017-06-21T23:45:00Z" w:initials="SH">
    <w:p w:rsidR="00D0227D" w:rsidRDefault="00D0227D">
      <w:pPr>
        <w:pStyle w:val="Textodecomentrio"/>
      </w:pPr>
      <w:r>
        <w:rPr>
          <w:rStyle w:val="Refdecomentrio"/>
        </w:rPr>
        <w:annotationRef/>
      </w:r>
      <w:r>
        <w:t>Faltou include</w:t>
      </w:r>
    </w:p>
  </w:comment>
  <w:comment w:id="27" w:author="Silvia Helena" w:date="2017-06-21T23:50:00Z" w:initials="SH">
    <w:p w:rsidR="00D0227D" w:rsidRDefault="00D0227D">
      <w:pPr>
        <w:pStyle w:val="Textodecomentrio"/>
      </w:pPr>
      <w:r>
        <w:rPr>
          <w:rStyle w:val="Refdecomentrio"/>
        </w:rPr>
        <w:annotationRef/>
      </w:r>
      <w:r>
        <w:t>No método pesquisar evento creio que deveria estar com acesso a classe enventoMODEL</w:t>
      </w:r>
    </w:p>
    <w:p w:rsidR="00D0227D" w:rsidRDefault="00D0227D">
      <w:pPr>
        <w:pStyle w:val="Textodecomentrio"/>
      </w:pPr>
      <w:r>
        <w:t>Não precisa passar pelo cadastro de evento para pesquisar evento</w:t>
      </w:r>
    </w:p>
    <w:p w:rsidR="00D0227D" w:rsidRDefault="00D0227D">
      <w:pPr>
        <w:pStyle w:val="Textodecomentrio"/>
      </w:pPr>
    </w:p>
    <w:p w:rsidR="00D0227D" w:rsidRDefault="00D0227D">
      <w:pPr>
        <w:pStyle w:val="Textodecomentrio"/>
      </w:pPr>
      <w:r>
        <w:t>Aqui estou entendendo que a pagina de pesquisa de eventos é o menu, correto?</w:t>
      </w:r>
    </w:p>
    <w:p w:rsidR="00A94E3E" w:rsidRDefault="00A94E3E">
      <w:pPr>
        <w:pStyle w:val="Textodecomentrio"/>
      </w:pPr>
    </w:p>
    <w:p w:rsidR="00A94E3E" w:rsidRDefault="00A94E3E">
      <w:pPr>
        <w:pStyle w:val="Textodecomentrio"/>
      </w:pPr>
      <w:r>
        <w:t>No cadastrar evento deveria ter método de consulta de gênero</w:t>
      </w:r>
    </w:p>
    <w:p w:rsidR="00A94E3E" w:rsidRDefault="00A94E3E">
      <w:pPr>
        <w:pStyle w:val="Textodecomentrio"/>
      </w:pPr>
    </w:p>
    <w:p w:rsidR="00A94E3E" w:rsidRDefault="00A94E3E">
      <w:pPr>
        <w:pStyle w:val="Textodecomentrio"/>
      </w:pPr>
      <w:r>
        <w:t>Faltou view de login</w:t>
      </w:r>
    </w:p>
    <w:p w:rsidR="00525424" w:rsidRDefault="00525424">
      <w:pPr>
        <w:pStyle w:val="Textodecomentrio"/>
      </w:pPr>
    </w:p>
    <w:p w:rsidR="00525424" w:rsidRDefault="00525424">
      <w:pPr>
        <w:pStyle w:val="Textodecomentrio"/>
      </w:pPr>
      <w:r>
        <w:t>Para postarcomentario creio que deveria ter método de consultar evento</w:t>
      </w:r>
    </w:p>
    <w:p w:rsidR="00525424" w:rsidRDefault="00525424">
      <w:pPr>
        <w:pStyle w:val="Textodecomentrio"/>
      </w:pPr>
    </w:p>
  </w:comment>
  <w:comment w:id="28" w:author="Silvia Helena" w:date="2017-06-21T23:54:00Z" w:initials="SH">
    <w:p w:rsidR="007F0119" w:rsidRDefault="007F0119">
      <w:pPr>
        <w:pStyle w:val="Textodecomentrio"/>
      </w:pPr>
      <w:r>
        <w:rPr>
          <w:rStyle w:val="Refdecomentrio"/>
        </w:rPr>
        <w:annotationRef/>
      </w:r>
      <w:r>
        <w:t>no diagrama de sequencia EVENTO</w:t>
      </w:r>
    </w:p>
    <w:p w:rsidR="007F0119" w:rsidRDefault="007F0119">
      <w:pPr>
        <w:pStyle w:val="Textodecomentrio"/>
      </w:pPr>
      <w:r>
        <w:t>faltou consulta a classe de gênero</w:t>
      </w:r>
    </w:p>
    <w:p w:rsidR="007F0119" w:rsidRDefault="007F0119">
      <w:pPr>
        <w:pStyle w:val="Textodecomentrio"/>
      </w:pPr>
    </w:p>
    <w:p w:rsidR="007F0119" w:rsidRDefault="007F0119">
      <w:pPr>
        <w:pStyle w:val="Textodecomentrio"/>
      </w:pPr>
      <w:r>
        <w:t>creio que no comentário também</w:t>
      </w:r>
    </w:p>
    <w:p w:rsidR="007F0119" w:rsidRDefault="007F0119">
      <w:pPr>
        <w:pStyle w:val="Textodecomentrio"/>
      </w:pPr>
    </w:p>
    <w:p w:rsidR="007F0119" w:rsidRDefault="007F0119">
      <w:pPr>
        <w:pStyle w:val="Textodecomentrio"/>
      </w:pPr>
      <w:r>
        <w:t>faltou sequencia do menu</w:t>
      </w:r>
    </w:p>
    <w:p w:rsidR="007F0119" w:rsidRDefault="007F0119">
      <w:pPr>
        <w:pStyle w:val="Textodecomentrio"/>
      </w:pPr>
    </w:p>
    <w:p w:rsidR="007F0119" w:rsidRDefault="007F0119">
      <w:pPr>
        <w:pStyle w:val="Textodecomentrio"/>
      </w:pPr>
    </w:p>
  </w:comment>
  <w:comment w:id="30" w:author="Silvia Helena" w:date="2017-06-21T23:52:00Z" w:initials="SH">
    <w:p w:rsidR="007F0119" w:rsidRDefault="007F0119">
      <w:pPr>
        <w:pStyle w:val="Textodecomentrio"/>
      </w:pPr>
      <w:r>
        <w:rPr>
          <w:rStyle w:val="Refdecomentrio"/>
        </w:rPr>
        <w:annotationRef/>
      </w:r>
      <w:r>
        <w:t xml:space="preserve">Faltou </w:t>
      </w:r>
    </w:p>
  </w:comment>
  <w:comment w:id="29" w:author="Silvia Helena" w:date="2017-06-21T23:50:00Z" w:initials="SH">
    <w:p w:rsidR="007F0119" w:rsidRDefault="007F0119">
      <w:pPr>
        <w:pStyle w:val="Textodecomentrio"/>
      </w:pPr>
      <w:r>
        <w:rPr>
          <w:rStyle w:val="Refdecomentrio"/>
        </w:rPr>
        <w:annotationRef/>
      </w:r>
      <w:r>
        <w:t xml:space="preserve">No </w:t>
      </w:r>
    </w:p>
  </w:comment>
  <w:comment w:id="31" w:author="Silvia Helena" w:date="2017-06-22T00:37:00Z" w:initials="SH">
    <w:p w:rsidR="000108A1" w:rsidRDefault="000108A1">
      <w:pPr>
        <w:pStyle w:val="Textodecomentrio"/>
      </w:pPr>
      <w:r>
        <w:rPr>
          <w:rStyle w:val="Refdecomentrio"/>
        </w:rPr>
        <w:annotationRef/>
      </w:r>
    </w:p>
    <w:p w:rsidR="000108A1" w:rsidRPr="000108A1" w:rsidRDefault="000108A1">
      <w:pPr>
        <w:pStyle w:val="Textodecomentrio"/>
        <w:rPr>
          <w:b/>
        </w:rPr>
      </w:pPr>
      <w:r w:rsidRPr="000108A1">
        <w:rPr>
          <w:b/>
        </w:rPr>
        <w:t>TABELA USUARIO</w:t>
      </w:r>
    </w:p>
    <w:p w:rsidR="000108A1" w:rsidRDefault="000108A1">
      <w:pPr>
        <w:pStyle w:val="Textodecomentrio"/>
      </w:pPr>
      <w:r>
        <w:t>-TAMAMHO OU TIPO DO CAMPO FOTO PEQUENO</w:t>
      </w:r>
    </w:p>
    <w:p w:rsidR="000108A1" w:rsidRDefault="000108A1">
      <w:pPr>
        <w:pStyle w:val="Textodecomentrio"/>
      </w:pPr>
      <w:r>
        <w:t>- SEXO CAMPO GRANDE</w:t>
      </w:r>
    </w:p>
    <w:p w:rsidR="000108A1" w:rsidRDefault="000108A1" w:rsidP="000108A1">
      <w:pPr>
        <w:pStyle w:val="Textodecomentrio"/>
      </w:pPr>
      <w:r>
        <w:t>-TIPOUSUARIO CAMPO GRANDE</w:t>
      </w:r>
    </w:p>
    <w:p w:rsidR="000108A1" w:rsidRDefault="000108A1" w:rsidP="000108A1">
      <w:pPr>
        <w:pStyle w:val="Textodecomentrio"/>
      </w:pPr>
      <w:r>
        <w:t>-TELEFONE CAMPO GRANDE</w:t>
      </w:r>
    </w:p>
    <w:p w:rsidR="000108A1" w:rsidRDefault="000108A1" w:rsidP="000108A1">
      <w:pPr>
        <w:pStyle w:val="Textodecomentrio"/>
      </w:pPr>
      <w:r>
        <w:t>-EMAIL CAMPO PEQUENO</w:t>
      </w:r>
    </w:p>
    <w:p w:rsidR="000108A1" w:rsidRDefault="000108A1" w:rsidP="000108A1">
      <w:pPr>
        <w:pStyle w:val="Textodecomentrio"/>
      </w:pPr>
    </w:p>
    <w:p w:rsidR="000108A1" w:rsidRDefault="000108A1" w:rsidP="000108A1">
      <w:pPr>
        <w:pStyle w:val="Textodecomentrio"/>
        <w:rPr>
          <w:b/>
        </w:rPr>
      </w:pPr>
      <w:r w:rsidRPr="000108A1">
        <w:rPr>
          <w:b/>
        </w:rPr>
        <w:t>TABELA GENERO</w:t>
      </w:r>
    </w:p>
    <w:p w:rsidR="000108A1" w:rsidRDefault="000108A1" w:rsidP="000108A1">
      <w:pPr>
        <w:pStyle w:val="Textodecomentrio"/>
      </w:pPr>
      <w:r>
        <w:t>- NÃO FAZ SENTIDO ESTAR RELACIONADO A USUARIO, POR QUE USUARIO TERIA GENEROS???</w:t>
      </w:r>
    </w:p>
    <w:p w:rsidR="000108A1" w:rsidRDefault="000108A1" w:rsidP="000108A1">
      <w:pPr>
        <w:pStyle w:val="Textodecomentrio"/>
      </w:pPr>
    </w:p>
    <w:p w:rsidR="004B7141" w:rsidRDefault="004B7141" w:rsidP="000108A1">
      <w:pPr>
        <w:pStyle w:val="Textodecomentrio"/>
        <w:rPr>
          <w:b/>
        </w:rPr>
      </w:pPr>
      <w:r w:rsidRPr="004B7141">
        <w:rPr>
          <w:b/>
        </w:rPr>
        <w:t>TABELA EVENTO</w:t>
      </w:r>
    </w:p>
    <w:p w:rsidR="004B7141" w:rsidRDefault="004B7141" w:rsidP="000108A1">
      <w:pPr>
        <w:pStyle w:val="Textodecomentrio"/>
      </w:pPr>
      <w:r w:rsidRPr="009D3EE9">
        <w:t xml:space="preserve">- </w:t>
      </w:r>
      <w:r w:rsidR="009D3EE9" w:rsidRPr="009D3EE9">
        <w:t xml:space="preserve">USUARIO_IDUSUARIO, </w:t>
      </w:r>
      <w:r w:rsidRPr="004B7141">
        <w:t>GENERO</w:t>
      </w:r>
      <w:r>
        <w:t xml:space="preserve">_IDGENERO NÃO </w:t>
      </w:r>
      <w:r w:rsidR="009D3EE9">
        <w:t>SÃO</w:t>
      </w:r>
      <w:r>
        <w:t xml:space="preserve"> CHAVE PRIMARIA E SIM ESTRANGEIRA</w:t>
      </w:r>
      <w:r w:rsidR="009D3EE9">
        <w:t>S</w:t>
      </w:r>
    </w:p>
    <w:p w:rsidR="009D3EE9" w:rsidRDefault="009D3EE9" w:rsidP="000108A1">
      <w:pPr>
        <w:pStyle w:val="Textodecomentrio"/>
      </w:pPr>
      <w:r>
        <w:t>AQUI NÃO TERA CAMPO RELACIONADO A COMENTARIOS</w:t>
      </w:r>
    </w:p>
    <w:p w:rsidR="004B7141" w:rsidRDefault="004B7141" w:rsidP="000108A1">
      <w:pPr>
        <w:pStyle w:val="Textodecomentrio"/>
      </w:pPr>
      <w:r>
        <w:t>-CAMPO ENDEREÇO MUITO PEQUENO</w:t>
      </w:r>
    </w:p>
    <w:p w:rsidR="004B7141" w:rsidRDefault="004B7141" w:rsidP="000108A1">
      <w:pPr>
        <w:pStyle w:val="Textodecomentrio"/>
      </w:pPr>
      <w:r>
        <w:t>-HORARIO SERA CAMPO STRING MESMO?</w:t>
      </w:r>
    </w:p>
    <w:p w:rsidR="004B7141" w:rsidRDefault="004B7141" w:rsidP="000108A1">
      <w:pPr>
        <w:pStyle w:val="Textodecomentrio"/>
      </w:pPr>
      <w:r>
        <w:t>-EMAIL CAMPO PEQUENO</w:t>
      </w:r>
    </w:p>
    <w:p w:rsidR="004B7141" w:rsidRDefault="004B7141" w:rsidP="000108A1">
      <w:pPr>
        <w:pStyle w:val="Textodecomentrio"/>
      </w:pPr>
      <w:r>
        <w:t>-</w:t>
      </w:r>
      <w:r w:rsidR="002A213F">
        <w:t>LINKPAGINA CAMPO PEQUENO</w:t>
      </w:r>
    </w:p>
    <w:p w:rsidR="002A213F" w:rsidRDefault="009D3EE9" w:rsidP="000108A1">
      <w:pPr>
        <w:pStyle w:val="Textodecomentrio"/>
      </w:pPr>
      <w:r>
        <w:t>-NOS REQUISITOS DIZ QUE PODERA TER ATE 10 FOTOS RELACIONADOS AO EVENTO, ENTAO O CAMPO FOTO NÃO ESTARIA AQUI E SIM DEVERIA TER UMA TABELA FOTOS RELACIONADO A EVENTO “1 PARA N”, UM COMENTARIO PARA N FOTOS (NAS REGRAS DE CODIGO NÃO PODERA ACEITAR MAIS QUE 10 FOTOS)</w:t>
      </w:r>
    </w:p>
    <w:p w:rsidR="009D3EE9" w:rsidRPr="004B7141" w:rsidRDefault="009D3EE9" w:rsidP="000108A1">
      <w:pPr>
        <w:pStyle w:val="Textodecomentrio"/>
        <w:rPr>
          <w:b/>
        </w:rPr>
      </w:pPr>
    </w:p>
    <w:p w:rsidR="00467C81" w:rsidRPr="000108A1" w:rsidRDefault="00467C81" w:rsidP="00467C81">
      <w:pPr>
        <w:pStyle w:val="Textodecomentrio"/>
        <w:rPr>
          <w:b/>
        </w:rPr>
      </w:pPr>
      <w:r w:rsidRPr="000108A1">
        <w:rPr>
          <w:b/>
        </w:rPr>
        <w:t>TABELA COMENTARIOS</w:t>
      </w:r>
      <w:r>
        <w:rPr>
          <w:b/>
        </w:rPr>
        <w:t xml:space="preserve"> </w:t>
      </w:r>
      <w:r w:rsidRPr="00467C81">
        <w:t>(ESTA ATE ONDE ENTENDI SERA GERADA A PARTIR DE EVENTOS)</w:t>
      </w:r>
      <w:r>
        <w:t>.</w:t>
      </w:r>
    </w:p>
    <w:p w:rsidR="00467C81" w:rsidRDefault="00A52946" w:rsidP="00467C81">
      <w:pPr>
        <w:pStyle w:val="Textodecomentrio"/>
      </w:pPr>
      <w:r>
        <w:t>- O CAMPO SUAURI</w:t>
      </w:r>
      <w:r w:rsidR="00467C81">
        <w:t>O_IDUSUARIO NÃO PE CHAVE PRIMARIA E SIM ESTRANGEIRA</w:t>
      </w:r>
    </w:p>
    <w:p w:rsidR="00467C81" w:rsidRDefault="00467C81" w:rsidP="00467C81">
      <w:pPr>
        <w:pStyle w:val="Textodecomentrio"/>
      </w:pPr>
      <w:r>
        <w:t>- FALTOU CHAVE ESTRANGEIRA DE EVENTO, JÁ QUE O COMENTARIO É SOBRE O EVENTO, CERTO?</w:t>
      </w:r>
    </w:p>
    <w:p w:rsidR="00FA326F" w:rsidRDefault="00467C81" w:rsidP="00467C81">
      <w:pPr>
        <w:pStyle w:val="Textodecomentrio"/>
      </w:pPr>
      <w:r>
        <w:t xml:space="preserve">-NOS REQUISITOS DIZ QUE PODERA TER IMAGENS </w:t>
      </w:r>
      <w:r w:rsidR="00FA326F">
        <w:t xml:space="preserve">E VIDEOS </w:t>
      </w:r>
      <w:r>
        <w:t xml:space="preserve">RELACIONADOS A COMENTARIOS, ENTAO O CAMPO IMAGEM NÃO ESTARIA AQUI E SIM DEVERIA TER UMA TABELA </w:t>
      </w:r>
      <w:r w:rsidR="00FA326F">
        <w:t>IMAGENS</w:t>
      </w:r>
      <w:r>
        <w:t xml:space="preserve">S RELACIONADO A COMENTARIOS “1 PARA N”, 1 COMENTARIO PARA N </w:t>
      </w:r>
      <w:r w:rsidR="00FA326F">
        <w:t>IMAGEM</w:t>
      </w:r>
      <w:r>
        <w:t xml:space="preserve"> </w:t>
      </w:r>
    </w:p>
    <w:p w:rsidR="00467C81" w:rsidRDefault="00467C81" w:rsidP="00467C81">
      <w:pPr>
        <w:pStyle w:val="Textodecomentrio"/>
      </w:pPr>
      <w:r>
        <w:t>- O MESMO PARA VIDEOS</w:t>
      </w:r>
    </w:p>
    <w:p w:rsidR="00467C81" w:rsidRDefault="00467C81" w:rsidP="00467C81">
      <w:pPr>
        <w:pStyle w:val="Textodecomentrio"/>
      </w:pPr>
      <w:r>
        <w:t>- O COMENTARIO DEVE SER APROVADO??? ACREDITO QUE ESSE CAMPO NÃO EXISTA EM NENHUMA TABELA JÁ QUE NOS REQUISITOS DIZ QUE SE NÃO FOR APROVADO O EVENTO SERIA EXCLUIDO.</w:t>
      </w:r>
    </w:p>
    <w:p w:rsidR="00467C81" w:rsidRDefault="00467C81" w:rsidP="00467C81">
      <w:pPr>
        <w:pStyle w:val="Textodecomentrio"/>
      </w:pPr>
      <w:r>
        <w:t>- DESCRIÇÃO DEVE TER TAMANHO 200 SEGUNDO OS REQUISITOS</w:t>
      </w:r>
    </w:p>
    <w:p w:rsidR="00467C81" w:rsidRDefault="00467C81" w:rsidP="00467C81">
      <w:pPr>
        <w:pStyle w:val="Textodecomentrio"/>
      </w:pPr>
    </w:p>
    <w:p w:rsidR="006637FE" w:rsidRPr="000108A1" w:rsidRDefault="006637FE" w:rsidP="000108A1">
      <w:pPr>
        <w:pStyle w:val="Textodecomentrio"/>
      </w:pPr>
    </w:p>
    <w:p w:rsidR="000108A1" w:rsidRDefault="000108A1">
      <w:pPr>
        <w:pStyle w:val="Textodecomentrio"/>
      </w:pPr>
    </w:p>
  </w:comment>
  <w:comment w:id="32" w:author="Silvia Helena" w:date="2017-06-22T00:38:00Z" w:initials="SH">
    <w:p w:rsidR="00CF2CC2" w:rsidRDefault="00CF2CC2">
      <w:pPr>
        <w:pStyle w:val="Textodecomentrio"/>
      </w:pPr>
      <w:r>
        <w:rPr>
          <w:rStyle w:val="Refdecomentrio"/>
        </w:rPr>
        <w:annotationRef/>
      </w:r>
      <w:r>
        <w:t>ACERTAR ESTRUTURA DE TABELAS CONFORME  COMENTARIOS DO MODELO RELACIONAL</w:t>
      </w:r>
    </w:p>
    <w:p w:rsidR="00CF2CC2" w:rsidRDefault="00CF2CC2">
      <w:pPr>
        <w:pStyle w:val="Textodecomentrio"/>
      </w:pPr>
      <w:r>
        <w:t xml:space="preserve">       </w:t>
      </w:r>
    </w:p>
  </w:comment>
</w:comments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B1717" w:rsidRDefault="00CB1717" w:rsidP="00574B56">
      <w:r>
        <w:separator/>
      </w:r>
    </w:p>
  </w:endnote>
  <w:endnote w:type="continuationSeparator" w:id="0">
    <w:p w:rsidR="00CB1717" w:rsidRDefault="00CB1717" w:rsidP="00574B5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B1717" w:rsidRDefault="00CB1717" w:rsidP="00574B56">
      <w:r>
        <w:separator/>
      </w:r>
    </w:p>
  </w:footnote>
  <w:footnote w:type="continuationSeparator" w:id="0">
    <w:p w:rsidR="00CB1717" w:rsidRDefault="00CB1717" w:rsidP="00574B5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B2389402"/>
    <w:lvl w:ilvl="0" w:tplc="FFFFFFFF">
      <w:start w:val="2"/>
      <w:numFmt w:val="decimal"/>
      <w:lvlText w:val="2.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>
    <w:nsid w:val="00000002"/>
    <w:multiLevelType w:val="hybridMultilevel"/>
    <w:tmpl w:val="66334872"/>
    <w:lvl w:ilvl="0" w:tplc="5EDC774A">
      <w:start w:val="1"/>
      <w:numFmt w:val="bullet"/>
      <w:lvlText w:val="-"/>
      <w:lvlJc w:val="left"/>
    </w:lvl>
    <w:lvl w:ilvl="1" w:tplc="F328CCE0">
      <w:start w:val="1"/>
      <w:numFmt w:val="bullet"/>
      <w:lvlText w:val=""/>
      <w:lvlJc w:val="left"/>
    </w:lvl>
    <w:lvl w:ilvl="2" w:tplc="4008DB50">
      <w:start w:val="1"/>
      <w:numFmt w:val="bullet"/>
      <w:lvlText w:val=""/>
      <w:lvlJc w:val="left"/>
    </w:lvl>
    <w:lvl w:ilvl="3" w:tplc="0480F082">
      <w:start w:val="1"/>
      <w:numFmt w:val="bullet"/>
      <w:lvlText w:val=""/>
      <w:lvlJc w:val="left"/>
    </w:lvl>
    <w:lvl w:ilvl="4" w:tplc="5FD6022E">
      <w:start w:val="1"/>
      <w:numFmt w:val="bullet"/>
      <w:lvlText w:val=""/>
      <w:lvlJc w:val="left"/>
    </w:lvl>
    <w:lvl w:ilvl="5" w:tplc="FE50D58E">
      <w:start w:val="1"/>
      <w:numFmt w:val="bullet"/>
      <w:lvlText w:val=""/>
      <w:lvlJc w:val="left"/>
    </w:lvl>
    <w:lvl w:ilvl="6" w:tplc="4BCC5A4C">
      <w:start w:val="1"/>
      <w:numFmt w:val="bullet"/>
      <w:lvlText w:val=""/>
      <w:lvlJc w:val="left"/>
    </w:lvl>
    <w:lvl w:ilvl="7" w:tplc="AB1A749A">
      <w:start w:val="1"/>
      <w:numFmt w:val="bullet"/>
      <w:lvlText w:val=""/>
      <w:lvlJc w:val="left"/>
    </w:lvl>
    <w:lvl w:ilvl="8" w:tplc="A9CEE520">
      <w:start w:val="1"/>
      <w:numFmt w:val="bullet"/>
      <w:lvlText w:val=""/>
      <w:lvlJc w:val="left"/>
    </w:lvl>
  </w:abstractNum>
  <w:abstractNum w:abstractNumId="2">
    <w:nsid w:val="01A53C61"/>
    <w:multiLevelType w:val="hybridMultilevel"/>
    <w:tmpl w:val="18D400D2"/>
    <w:lvl w:ilvl="0" w:tplc="0416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2F17739"/>
    <w:multiLevelType w:val="multilevel"/>
    <w:tmpl w:val="363C2B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."/>
      <w:lvlJc w:val="left"/>
      <w:pPr>
        <w:ind w:left="1080" w:hanging="360"/>
      </w:pPr>
      <w:rPr>
        <w:rFonts w:hint="default"/>
        <w:b/>
        <w:sz w:val="28"/>
        <w:szCs w:val="28"/>
      </w:rPr>
    </w:lvl>
    <w:lvl w:ilvl="2">
      <w:start w:val="1"/>
      <w:numFmt w:val="decimal"/>
      <w:lvlText w:val="5.3.%3."/>
      <w:lvlJc w:val="left"/>
      <w:pPr>
        <w:ind w:left="2160" w:hanging="720"/>
      </w:pPr>
      <w:rPr>
        <w:rFonts w:hint="default"/>
        <w:b/>
        <w:sz w:val="28"/>
        <w:szCs w:val="28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">
    <w:nsid w:val="05F77F83"/>
    <w:multiLevelType w:val="multilevel"/>
    <w:tmpl w:val="A1A49A9A"/>
    <w:lvl w:ilvl="0">
      <w:start w:val="1"/>
      <w:numFmt w:val="none"/>
      <w:lvlText w:val="3."/>
      <w:lvlJc w:val="left"/>
      <w:pPr>
        <w:ind w:left="360" w:hanging="360"/>
      </w:pPr>
      <w:rPr>
        <w:rFonts w:hint="default"/>
        <w:b/>
        <w:sz w:val="28"/>
        <w:szCs w:val="28"/>
      </w:rPr>
    </w:lvl>
    <w:lvl w:ilvl="1">
      <w:start w:val="1"/>
      <w:numFmt w:val="decimal"/>
      <w:lvlText w:val="%1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3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>
    <w:nsid w:val="07516F44"/>
    <w:multiLevelType w:val="multilevel"/>
    <w:tmpl w:val="8A846502"/>
    <w:lvl w:ilvl="0">
      <w:start w:val="1"/>
      <w:numFmt w:val="none"/>
      <w:lvlText w:val="5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>
    <w:nsid w:val="0EC02128"/>
    <w:multiLevelType w:val="hybridMultilevel"/>
    <w:tmpl w:val="CE94A484"/>
    <w:lvl w:ilvl="0" w:tplc="2A602568">
      <w:start w:val="2"/>
      <w:numFmt w:val="decimal"/>
      <w:lvlText w:val="2.%1."/>
      <w:lvlJc w:val="left"/>
      <w:pPr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12743E8"/>
    <w:multiLevelType w:val="multilevel"/>
    <w:tmpl w:val="661A4972"/>
    <w:lvl w:ilvl="0">
      <w:start w:val="1"/>
      <w:numFmt w:val="none"/>
      <w:lvlText w:val="4."/>
      <w:lvlJc w:val="left"/>
      <w:pPr>
        <w:ind w:left="360" w:hanging="360"/>
      </w:pPr>
      <w:rPr>
        <w:rFonts w:hint="default"/>
        <w:b/>
        <w:sz w:val="28"/>
        <w:szCs w:val="28"/>
      </w:rPr>
    </w:lvl>
    <w:lvl w:ilvl="1">
      <w:start w:val="1"/>
      <w:numFmt w:val="decimal"/>
      <w:lvlText w:val="%14.%2."/>
      <w:lvlJc w:val="left"/>
      <w:pPr>
        <w:ind w:left="792" w:hanging="432"/>
      </w:pPr>
      <w:rPr>
        <w:rFonts w:hint="default"/>
        <w:b/>
        <w:sz w:val="28"/>
        <w:szCs w:val="28"/>
      </w:rPr>
    </w:lvl>
    <w:lvl w:ilvl="2">
      <w:start w:val="1"/>
      <w:numFmt w:val="decimal"/>
      <w:lvlText w:val="%14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>
    <w:nsid w:val="14BB7824"/>
    <w:multiLevelType w:val="multilevel"/>
    <w:tmpl w:val="A89ACEBE"/>
    <w:lvl w:ilvl="0">
      <w:start w:val="1"/>
      <w:numFmt w:val="none"/>
      <w:lvlText w:val="6."/>
      <w:lvlJc w:val="left"/>
      <w:pPr>
        <w:ind w:left="360" w:hanging="360"/>
      </w:pPr>
      <w:rPr>
        <w:rFonts w:hint="default"/>
        <w:b/>
        <w:sz w:val="28"/>
        <w:szCs w:val="28"/>
      </w:rPr>
    </w:lvl>
    <w:lvl w:ilvl="1">
      <w:start w:val="1"/>
      <w:numFmt w:val="decimal"/>
      <w:lvlText w:val="%16.%2."/>
      <w:lvlJc w:val="left"/>
      <w:pPr>
        <w:ind w:left="792" w:hanging="432"/>
      </w:pPr>
      <w:rPr>
        <w:rFonts w:hint="default"/>
        <w:b/>
        <w:sz w:val="28"/>
        <w:szCs w:val="28"/>
      </w:rPr>
    </w:lvl>
    <w:lvl w:ilvl="2">
      <w:start w:val="1"/>
      <w:numFmt w:val="decimal"/>
      <w:lvlText w:val="%16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>
    <w:nsid w:val="179E2C81"/>
    <w:multiLevelType w:val="multilevel"/>
    <w:tmpl w:val="EC3072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1080" w:hanging="360"/>
      </w:pPr>
      <w:rPr>
        <w:rFonts w:hint="default"/>
        <w:b/>
        <w:sz w:val="28"/>
        <w:szCs w:val="28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0">
    <w:nsid w:val="17A54FC7"/>
    <w:multiLevelType w:val="hybridMultilevel"/>
    <w:tmpl w:val="868E9492"/>
    <w:lvl w:ilvl="0" w:tplc="FFFFFFFF">
      <w:start w:val="2"/>
      <w:numFmt w:val="decimal"/>
      <w:lvlText w:val="2.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82E4A08"/>
    <w:multiLevelType w:val="multilevel"/>
    <w:tmpl w:val="B832E1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2">
    <w:nsid w:val="19C66D90"/>
    <w:multiLevelType w:val="multilevel"/>
    <w:tmpl w:val="55BEC0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3">
    <w:nsid w:val="1CDB42C9"/>
    <w:multiLevelType w:val="multilevel"/>
    <w:tmpl w:val="660435D8"/>
    <w:lvl w:ilvl="0">
      <w:start w:val="1"/>
      <w:numFmt w:val="none"/>
      <w:lvlText w:val="3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sz w:val="28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>
    <w:nsid w:val="20660E9E"/>
    <w:multiLevelType w:val="multilevel"/>
    <w:tmpl w:val="2C1A6C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5">
    <w:nsid w:val="20FD548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23360E3C"/>
    <w:multiLevelType w:val="multilevel"/>
    <w:tmpl w:val="C414E70E"/>
    <w:lvl w:ilvl="0">
      <w:start w:val="1"/>
      <w:numFmt w:val="none"/>
      <w:lvlText w:val="3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3.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3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7">
    <w:nsid w:val="3727009F"/>
    <w:multiLevelType w:val="multilevel"/>
    <w:tmpl w:val="D6D2CA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8">
    <w:nsid w:val="381E078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394D7917"/>
    <w:multiLevelType w:val="multilevel"/>
    <w:tmpl w:val="8A846502"/>
    <w:lvl w:ilvl="0">
      <w:start w:val="1"/>
      <w:numFmt w:val="none"/>
      <w:lvlText w:val="5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>
    <w:nsid w:val="3C096081"/>
    <w:multiLevelType w:val="multilevel"/>
    <w:tmpl w:val="9FF297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4.2.%3."/>
      <w:lvlJc w:val="left"/>
      <w:pPr>
        <w:ind w:left="1922" w:hanging="504"/>
      </w:pPr>
      <w:rPr>
        <w:rFonts w:hint="default"/>
        <w:b/>
        <w:sz w:val="28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>
    <w:nsid w:val="3C8444F3"/>
    <w:multiLevelType w:val="hybridMultilevel"/>
    <w:tmpl w:val="B2389402"/>
    <w:lvl w:ilvl="0" w:tplc="FFFFFFFF">
      <w:start w:val="2"/>
      <w:numFmt w:val="decimal"/>
      <w:lvlText w:val="2.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2">
    <w:nsid w:val="420A3B5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>
    <w:nsid w:val="461E3C32"/>
    <w:multiLevelType w:val="multilevel"/>
    <w:tmpl w:val="FC0849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4">
    <w:nsid w:val="48AC381F"/>
    <w:multiLevelType w:val="multilevel"/>
    <w:tmpl w:val="E6A049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792" w:hanging="432"/>
      </w:pPr>
      <w:rPr>
        <w:rFonts w:hint="default"/>
        <w:b/>
        <w:sz w:val="28"/>
        <w:szCs w:val="28"/>
      </w:rPr>
    </w:lvl>
    <w:lvl w:ilvl="2">
      <w:start w:val="1"/>
      <w:numFmt w:val="decimal"/>
      <w:lvlText w:val="4.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>
    <w:nsid w:val="4ED50782"/>
    <w:multiLevelType w:val="multilevel"/>
    <w:tmpl w:val="F55A42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sz w:val="28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>
    <w:nsid w:val="52B702B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>
    <w:nsid w:val="53C8563B"/>
    <w:multiLevelType w:val="multilevel"/>
    <w:tmpl w:val="D2D6D67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>
    <w:nsid w:val="54E9426F"/>
    <w:multiLevelType w:val="hybridMultilevel"/>
    <w:tmpl w:val="B02C18EE"/>
    <w:lvl w:ilvl="0" w:tplc="84AE9188">
      <w:start w:val="1"/>
      <w:numFmt w:val="decimal"/>
      <w:lvlText w:val="2.%1."/>
      <w:lvlJc w:val="left"/>
      <w:pPr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8FE417E"/>
    <w:multiLevelType w:val="multilevel"/>
    <w:tmpl w:val="B832E1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0">
    <w:nsid w:val="59002DF7"/>
    <w:multiLevelType w:val="multilevel"/>
    <w:tmpl w:val="2C1A6C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1">
    <w:nsid w:val="5EF77E2D"/>
    <w:multiLevelType w:val="hybridMultilevel"/>
    <w:tmpl w:val="9D205C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3DD59C4"/>
    <w:multiLevelType w:val="multilevel"/>
    <w:tmpl w:val="4ED6FF0A"/>
    <w:lvl w:ilvl="0">
      <w:start w:val="1"/>
      <w:numFmt w:val="none"/>
      <w:lvlText w:val="3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3.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3.1.%3."/>
      <w:lvlJc w:val="left"/>
      <w:pPr>
        <w:ind w:left="1224" w:hanging="504"/>
      </w:pPr>
      <w:rPr>
        <w:rFonts w:hint="default"/>
        <w:b/>
        <w:sz w:val="28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>
    <w:nsid w:val="65E133BD"/>
    <w:multiLevelType w:val="multilevel"/>
    <w:tmpl w:val="7BB2E7B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1080" w:hanging="360"/>
      </w:pPr>
      <w:rPr>
        <w:rFonts w:ascii="Times New Roman" w:hAnsi="Times New Roman" w:cs="Times New Roman" w:hint="default"/>
        <w:b/>
        <w:sz w:val="28"/>
        <w:szCs w:val="28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4">
    <w:nsid w:val="671724C5"/>
    <w:multiLevelType w:val="hybridMultilevel"/>
    <w:tmpl w:val="C3B8DF1E"/>
    <w:lvl w:ilvl="0" w:tplc="BBF677DC">
      <w:start w:val="1"/>
      <w:numFmt w:val="decimal"/>
      <w:lvlText w:val="2.%1."/>
      <w:lvlJc w:val="left"/>
      <w:pPr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0F70534"/>
    <w:multiLevelType w:val="multilevel"/>
    <w:tmpl w:val="45DC9B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>
    <w:nsid w:val="73B249AA"/>
    <w:multiLevelType w:val="multilevel"/>
    <w:tmpl w:val="B6E28284"/>
    <w:lvl w:ilvl="0">
      <w:start w:val="1"/>
      <w:numFmt w:val="none"/>
      <w:lvlText w:val="5."/>
      <w:lvlJc w:val="left"/>
      <w:pPr>
        <w:ind w:left="360" w:hanging="360"/>
      </w:pPr>
      <w:rPr>
        <w:rFonts w:hint="default"/>
        <w:b/>
        <w:sz w:val="28"/>
        <w:szCs w:val="28"/>
      </w:rPr>
    </w:lvl>
    <w:lvl w:ilvl="1">
      <w:start w:val="1"/>
      <w:numFmt w:val="none"/>
      <w:lvlText w:val="5.1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5.%21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1"/>
  </w:num>
  <w:num w:numId="4">
    <w:abstractNumId w:val="9"/>
  </w:num>
  <w:num w:numId="5">
    <w:abstractNumId w:val="30"/>
  </w:num>
  <w:num w:numId="6">
    <w:abstractNumId w:val="14"/>
  </w:num>
  <w:num w:numId="7">
    <w:abstractNumId w:val="33"/>
  </w:num>
  <w:num w:numId="8">
    <w:abstractNumId w:val="10"/>
  </w:num>
  <w:num w:numId="9">
    <w:abstractNumId w:val="6"/>
  </w:num>
  <w:num w:numId="10">
    <w:abstractNumId w:val="28"/>
  </w:num>
  <w:num w:numId="11">
    <w:abstractNumId w:val="21"/>
  </w:num>
  <w:num w:numId="12">
    <w:abstractNumId w:val="34"/>
  </w:num>
  <w:num w:numId="13">
    <w:abstractNumId w:val="17"/>
  </w:num>
  <w:num w:numId="14">
    <w:abstractNumId w:val="12"/>
  </w:num>
  <w:num w:numId="15">
    <w:abstractNumId w:val="23"/>
  </w:num>
  <w:num w:numId="16">
    <w:abstractNumId w:val="11"/>
  </w:num>
  <w:num w:numId="17">
    <w:abstractNumId w:val="29"/>
  </w:num>
  <w:num w:numId="18">
    <w:abstractNumId w:val="3"/>
  </w:num>
  <w:num w:numId="19">
    <w:abstractNumId w:val="16"/>
  </w:num>
  <w:num w:numId="20">
    <w:abstractNumId w:val="27"/>
  </w:num>
  <w:num w:numId="21">
    <w:abstractNumId w:val="24"/>
  </w:num>
  <w:num w:numId="22">
    <w:abstractNumId w:val="20"/>
  </w:num>
  <w:num w:numId="23">
    <w:abstractNumId w:val="18"/>
  </w:num>
  <w:num w:numId="24">
    <w:abstractNumId w:val="25"/>
  </w:num>
  <w:num w:numId="25">
    <w:abstractNumId w:val="26"/>
  </w:num>
  <w:num w:numId="26">
    <w:abstractNumId w:val="32"/>
  </w:num>
  <w:num w:numId="27">
    <w:abstractNumId w:val="22"/>
  </w:num>
  <w:num w:numId="28">
    <w:abstractNumId w:val="15"/>
  </w:num>
  <w:num w:numId="29">
    <w:abstractNumId w:val="13"/>
  </w:num>
  <w:num w:numId="30">
    <w:abstractNumId w:val="35"/>
  </w:num>
  <w:num w:numId="31">
    <w:abstractNumId w:val="7"/>
  </w:num>
  <w:num w:numId="32">
    <w:abstractNumId w:val="4"/>
  </w:num>
  <w:num w:numId="33">
    <w:abstractNumId w:val="36"/>
  </w:num>
  <w:num w:numId="34">
    <w:abstractNumId w:val="8"/>
  </w:num>
  <w:num w:numId="35">
    <w:abstractNumId w:val="5"/>
  </w:num>
  <w:num w:numId="36">
    <w:abstractNumId w:val="19"/>
  </w:num>
  <w:num w:numId="3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114BE"/>
    <w:rsid w:val="000108A1"/>
    <w:rsid w:val="000114BE"/>
    <w:rsid w:val="00026075"/>
    <w:rsid w:val="000271E7"/>
    <w:rsid w:val="00045CE7"/>
    <w:rsid w:val="0005631E"/>
    <w:rsid w:val="000657E3"/>
    <w:rsid w:val="00077E80"/>
    <w:rsid w:val="00085324"/>
    <w:rsid w:val="0008720A"/>
    <w:rsid w:val="000A0FE5"/>
    <w:rsid w:val="000B0C29"/>
    <w:rsid w:val="000B4D71"/>
    <w:rsid w:val="000C6CB4"/>
    <w:rsid w:val="000D3A4D"/>
    <w:rsid w:val="000D5000"/>
    <w:rsid w:val="000E3689"/>
    <w:rsid w:val="000E5E78"/>
    <w:rsid w:val="001321D1"/>
    <w:rsid w:val="001339BB"/>
    <w:rsid w:val="0013690C"/>
    <w:rsid w:val="00137702"/>
    <w:rsid w:val="001405FA"/>
    <w:rsid w:val="00150C1A"/>
    <w:rsid w:val="0015429C"/>
    <w:rsid w:val="001A663F"/>
    <w:rsid w:val="001B5A68"/>
    <w:rsid w:val="001C118E"/>
    <w:rsid w:val="001C21B6"/>
    <w:rsid w:val="001D1761"/>
    <w:rsid w:val="001D5BD6"/>
    <w:rsid w:val="001D76EC"/>
    <w:rsid w:val="001E4842"/>
    <w:rsid w:val="001E6336"/>
    <w:rsid w:val="001F26D6"/>
    <w:rsid w:val="00201618"/>
    <w:rsid w:val="0021388A"/>
    <w:rsid w:val="0021627E"/>
    <w:rsid w:val="002215B0"/>
    <w:rsid w:val="00224019"/>
    <w:rsid w:val="0024193E"/>
    <w:rsid w:val="00243462"/>
    <w:rsid w:val="00247749"/>
    <w:rsid w:val="00252F04"/>
    <w:rsid w:val="00276CF9"/>
    <w:rsid w:val="0028482C"/>
    <w:rsid w:val="002A213F"/>
    <w:rsid w:val="002C12BA"/>
    <w:rsid w:val="002C25F5"/>
    <w:rsid w:val="002C7CBD"/>
    <w:rsid w:val="002D75BE"/>
    <w:rsid w:val="002F4A55"/>
    <w:rsid w:val="0030712C"/>
    <w:rsid w:val="00325B4A"/>
    <w:rsid w:val="00327FC9"/>
    <w:rsid w:val="00334EE2"/>
    <w:rsid w:val="00336661"/>
    <w:rsid w:val="003655A4"/>
    <w:rsid w:val="003704B8"/>
    <w:rsid w:val="0038120B"/>
    <w:rsid w:val="0038186C"/>
    <w:rsid w:val="003C7DCF"/>
    <w:rsid w:val="003D1170"/>
    <w:rsid w:val="003D69DE"/>
    <w:rsid w:val="00415436"/>
    <w:rsid w:val="004244EA"/>
    <w:rsid w:val="00427D98"/>
    <w:rsid w:val="00433643"/>
    <w:rsid w:val="004360C2"/>
    <w:rsid w:val="00467C81"/>
    <w:rsid w:val="004734F5"/>
    <w:rsid w:val="00473AFA"/>
    <w:rsid w:val="0047764D"/>
    <w:rsid w:val="00480516"/>
    <w:rsid w:val="0048134F"/>
    <w:rsid w:val="0049589B"/>
    <w:rsid w:val="00495B8E"/>
    <w:rsid w:val="004A1543"/>
    <w:rsid w:val="004B7141"/>
    <w:rsid w:val="004C0CB5"/>
    <w:rsid w:val="004C7148"/>
    <w:rsid w:val="004D178A"/>
    <w:rsid w:val="004D57DF"/>
    <w:rsid w:val="004E2BC1"/>
    <w:rsid w:val="004E6F28"/>
    <w:rsid w:val="004F1188"/>
    <w:rsid w:val="005014F2"/>
    <w:rsid w:val="005078A0"/>
    <w:rsid w:val="0051111F"/>
    <w:rsid w:val="00523660"/>
    <w:rsid w:val="00525424"/>
    <w:rsid w:val="00530149"/>
    <w:rsid w:val="00541827"/>
    <w:rsid w:val="00543C42"/>
    <w:rsid w:val="00557FDF"/>
    <w:rsid w:val="00573041"/>
    <w:rsid w:val="00574B56"/>
    <w:rsid w:val="0059572F"/>
    <w:rsid w:val="005A672B"/>
    <w:rsid w:val="005B1C2D"/>
    <w:rsid w:val="005B555A"/>
    <w:rsid w:val="005C0229"/>
    <w:rsid w:val="005E1CD3"/>
    <w:rsid w:val="006030F5"/>
    <w:rsid w:val="00611718"/>
    <w:rsid w:val="00617DA9"/>
    <w:rsid w:val="006309CB"/>
    <w:rsid w:val="00640D46"/>
    <w:rsid w:val="00642AFE"/>
    <w:rsid w:val="00647388"/>
    <w:rsid w:val="00657D7A"/>
    <w:rsid w:val="006637FE"/>
    <w:rsid w:val="006763F8"/>
    <w:rsid w:val="0069159D"/>
    <w:rsid w:val="00695B3A"/>
    <w:rsid w:val="006C04A0"/>
    <w:rsid w:val="006C1C0C"/>
    <w:rsid w:val="006D78C4"/>
    <w:rsid w:val="006E614C"/>
    <w:rsid w:val="006F1C98"/>
    <w:rsid w:val="007037DD"/>
    <w:rsid w:val="00711857"/>
    <w:rsid w:val="00712806"/>
    <w:rsid w:val="00730B29"/>
    <w:rsid w:val="00740582"/>
    <w:rsid w:val="007427D0"/>
    <w:rsid w:val="00762C4C"/>
    <w:rsid w:val="0077019E"/>
    <w:rsid w:val="00781424"/>
    <w:rsid w:val="007878AD"/>
    <w:rsid w:val="0079521F"/>
    <w:rsid w:val="007A7BC8"/>
    <w:rsid w:val="007B458F"/>
    <w:rsid w:val="007B485B"/>
    <w:rsid w:val="007B5ACA"/>
    <w:rsid w:val="007B73BC"/>
    <w:rsid w:val="007B744A"/>
    <w:rsid w:val="007D4E34"/>
    <w:rsid w:val="007F0119"/>
    <w:rsid w:val="007F7ADB"/>
    <w:rsid w:val="008006AE"/>
    <w:rsid w:val="0081684B"/>
    <w:rsid w:val="008310ED"/>
    <w:rsid w:val="00844282"/>
    <w:rsid w:val="00851161"/>
    <w:rsid w:val="0085289E"/>
    <w:rsid w:val="008530BA"/>
    <w:rsid w:val="008576F1"/>
    <w:rsid w:val="00863DEA"/>
    <w:rsid w:val="00877DE5"/>
    <w:rsid w:val="008831D9"/>
    <w:rsid w:val="00886EBC"/>
    <w:rsid w:val="0089258E"/>
    <w:rsid w:val="008A569B"/>
    <w:rsid w:val="008B4D45"/>
    <w:rsid w:val="008B5B6D"/>
    <w:rsid w:val="008C16F6"/>
    <w:rsid w:val="008D2309"/>
    <w:rsid w:val="008D56D9"/>
    <w:rsid w:val="008D6C0C"/>
    <w:rsid w:val="008F04FB"/>
    <w:rsid w:val="008F1637"/>
    <w:rsid w:val="008F54E5"/>
    <w:rsid w:val="0090573A"/>
    <w:rsid w:val="009104C1"/>
    <w:rsid w:val="00920169"/>
    <w:rsid w:val="009226DE"/>
    <w:rsid w:val="009404FD"/>
    <w:rsid w:val="0094430A"/>
    <w:rsid w:val="00955803"/>
    <w:rsid w:val="009A5451"/>
    <w:rsid w:val="009A72F4"/>
    <w:rsid w:val="009C4E23"/>
    <w:rsid w:val="009C5A48"/>
    <w:rsid w:val="009D3EE9"/>
    <w:rsid w:val="009F00D6"/>
    <w:rsid w:val="00A214BB"/>
    <w:rsid w:val="00A33E36"/>
    <w:rsid w:val="00A347C7"/>
    <w:rsid w:val="00A368C4"/>
    <w:rsid w:val="00A436CB"/>
    <w:rsid w:val="00A52946"/>
    <w:rsid w:val="00A52D8A"/>
    <w:rsid w:val="00A57A4F"/>
    <w:rsid w:val="00A6396F"/>
    <w:rsid w:val="00A746D0"/>
    <w:rsid w:val="00A94E3E"/>
    <w:rsid w:val="00A95DCE"/>
    <w:rsid w:val="00AB1C9C"/>
    <w:rsid w:val="00AB3D96"/>
    <w:rsid w:val="00AC4E8B"/>
    <w:rsid w:val="00AC591B"/>
    <w:rsid w:val="00AD59DE"/>
    <w:rsid w:val="00AE41D7"/>
    <w:rsid w:val="00AF35D6"/>
    <w:rsid w:val="00AF48FD"/>
    <w:rsid w:val="00B05053"/>
    <w:rsid w:val="00B159D3"/>
    <w:rsid w:val="00B31B27"/>
    <w:rsid w:val="00B345EE"/>
    <w:rsid w:val="00B356F0"/>
    <w:rsid w:val="00B36665"/>
    <w:rsid w:val="00B43B63"/>
    <w:rsid w:val="00B77C60"/>
    <w:rsid w:val="00B86A35"/>
    <w:rsid w:val="00BA5DEB"/>
    <w:rsid w:val="00BB2E63"/>
    <w:rsid w:val="00BB3986"/>
    <w:rsid w:val="00BB6C4A"/>
    <w:rsid w:val="00BC3BE2"/>
    <w:rsid w:val="00BD2345"/>
    <w:rsid w:val="00BE61EA"/>
    <w:rsid w:val="00BF163A"/>
    <w:rsid w:val="00C22C85"/>
    <w:rsid w:val="00C25ECE"/>
    <w:rsid w:val="00C753C0"/>
    <w:rsid w:val="00C82649"/>
    <w:rsid w:val="00C84460"/>
    <w:rsid w:val="00C87857"/>
    <w:rsid w:val="00C91936"/>
    <w:rsid w:val="00C95CE8"/>
    <w:rsid w:val="00CA317A"/>
    <w:rsid w:val="00CA49BB"/>
    <w:rsid w:val="00CB1717"/>
    <w:rsid w:val="00CB61F3"/>
    <w:rsid w:val="00CC178D"/>
    <w:rsid w:val="00CC29DD"/>
    <w:rsid w:val="00CC30D5"/>
    <w:rsid w:val="00CD6782"/>
    <w:rsid w:val="00CF2CC2"/>
    <w:rsid w:val="00CF5C40"/>
    <w:rsid w:val="00D0227D"/>
    <w:rsid w:val="00D12D91"/>
    <w:rsid w:val="00D2228C"/>
    <w:rsid w:val="00D3633F"/>
    <w:rsid w:val="00D86C2F"/>
    <w:rsid w:val="00DB045E"/>
    <w:rsid w:val="00DB694D"/>
    <w:rsid w:val="00DE2EC9"/>
    <w:rsid w:val="00DE67B0"/>
    <w:rsid w:val="00E0385A"/>
    <w:rsid w:val="00E05573"/>
    <w:rsid w:val="00E065BD"/>
    <w:rsid w:val="00E06EF5"/>
    <w:rsid w:val="00E116F1"/>
    <w:rsid w:val="00E226FE"/>
    <w:rsid w:val="00E2743B"/>
    <w:rsid w:val="00E3456B"/>
    <w:rsid w:val="00E42E09"/>
    <w:rsid w:val="00E625E1"/>
    <w:rsid w:val="00E72915"/>
    <w:rsid w:val="00E81257"/>
    <w:rsid w:val="00E81479"/>
    <w:rsid w:val="00E9606F"/>
    <w:rsid w:val="00E967A5"/>
    <w:rsid w:val="00EA1B5C"/>
    <w:rsid w:val="00EC7CF9"/>
    <w:rsid w:val="00ED5B8D"/>
    <w:rsid w:val="00ED6324"/>
    <w:rsid w:val="00EE2725"/>
    <w:rsid w:val="00EE2A17"/>
    <w:rsid w:val="00EE6414"/>
    <w:rsid w:val="00EF1160"/>
    <w:rsid w:val="00EF2B5F"/>
    <w:rsid w:val="00EF73EA"/>
    <w:rsid w:val="00F00A3B"/>
    <w:rsid w:val="00F0489E"/>
    <w:rsid w:val="00F05257"/>
    <w:rsid w:val="00F05CCB"/>
    <w:rsid w:val="00F20338"/>
    <w:rsid w:val="00F2254B"/>
    <w:rsid w:val="00F225F9"/>
    <w:rsid w:val="00F25C4A"/>
    <w:rsid w:val="00F42966"/>
    <w:rsid w:val="00F73626"/>
    <w:rsid w:val="00F7737E"/>
    <w:rsid w:val="00F82473"/>
    <w:rsid w:val="00F97930"/>
    <w:rsid w:val="00FA326F"/>
    <w:rsid w:val="00FC0A49"/>
    <w:rsid w:val="00FC39D4"/>
    <w:rsid w:val="00FE0F36"/>
    <w:rsid w:val="00FE426A"/>
    <w:rsid w:val="00FF24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163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74B5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74B56"/>
  </w:style>
  <w:style w:type="paragraph" w:styleId="Rodap">
    <w:name w:val="footer"/>
    <w:basedOn w:val="Normal"/>
    <w:link w:val="RodapChar"/>
    <w:uiPriority w:val="99"/>
    <w:unhideWhenUsed/>
    <w:rsid w:val="00574B5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74B56"/>
  </w:style>
  <w:style w:type="paragraph" w:styleId="Textodebalo">
    <w:name w:val="Balloon Text"/>
    <w:basedOn w:val="Normal"/>
    <w:link w:val="TextodebaloChar"/>
    <w:uiPriority w:val="99"/>
    <w:semiHidden/>
    <w:unhideWhenUsed/>
    <w:rsid w:val="00201618"/>
    <w:rPr>
      <w:rFonts w:ascii="Tahoma" w:hAnsi="Tahoma" w:cs="Times New Roman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201618"/>
    <w:rPr>
      <w:rFonts w:ascii="Tahoma" w:hAnsi="Tahoma" w:cs="Tahoma"/>
      <w:sz w:val="16"/>
      <w:szCs w:val="16"/>
    </w:rPr>
  </w:style>
  <w:style w:type="character" w:styleId="Refdecomentrio">
    <w:name w:val="annotation reference"/>
    <w:uiPriority w:val="99"/>
    <w:semiHidden/>
    <w:unhideWhenUsed/>
    <w:rsid w:val="001405F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1405FA"/>
  </w:style>
  <w:style w:type="character" w:customStyle="1" w:styleId="TextodecomentrioChar">
    <w:name w:val="Texto de comentário Char"/>
    <w:basedOn w:val="Fontepargpadro"/>
    <w:link w:val="Textodecomentrio"/>
    <w:uiPriority w:val="99"/>
    <w:rsid w:val="001405FA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405FA"/>
    <w:rPr>
      <w:rFonts w:cs="Times New Roman"/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1405FA"/>
    <w:rPr>
      <w:b/>
      <w:bCs/>
    </w:rPr>
  </w:style>
  <w:style w:type="table" w:styleId="Tabelacomgrade">
    <w:name w:val="Table Grid"/>
    <w:basedOn w:val="Tabelanormal"/>
    <w:uiPriority w:val="59"/>
    <w:rsid w:val="004E2BC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647388"/>
    <w:pPr>
      <w:ind w:left="708"/>
    </w:pPr>
  </w:style>
  <w:style w:type="paragraph" w:customStyle="1" w:styleId="Default">
    <w:name w:val="Default"/>
    <w:rsid w:val="000D5000"/>
    <w:pPr>
      <w:autoSpaceDE w:val="0"/>
      <w:autoSpaceDN w:val="0"/>
      <w:adjustRightInd w:val="0"/>
    </w:pPr>
    <w:rPr>
      <w:rFonts w:ascii="Arial" w:hAnsi="Arial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39BB46-F6D9-46BC-8D3E-59FD565B7C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1709</Words>
  <Characters>9231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10919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Gustavo Souza</dc:creator>
  <cp:lastModifiedBy>Silvia Helena</cp:lastModifiedBy>
  <cp:revision>25</cp:revision>
  <dcterms:created xsi:type="dcterms:W3CDTF">2017-06-04T21:39:00Z</dcterms:created>
  <dcterms:modified xsi:type="dcterms:W3CDTF">2017-06-22T03:39:00Z</dcterms:modified>
</cp:coreProperties>
</file>