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650C" w:rsidRPr="00EF50BF" w:rsidRDefault="003C650C" w:rsidP="00745C25">
      <w:pPr>
        <w:jc w:val="center"/>
        <w:rPr>
          <w:b/>
          <w:bCs/>
          <w:sz w:val="28"/>
          <w:szCs w:val="28"/>
        </w:rPr>
      </w:pPr>
      <w:commentRangeStart w:id="0"/>
      <w:r w:rsidRPr="00EF50BF">
        <w:rPr>
          <w:b/>
          <w:bCs/>
          <w:sz w:val="28"/>
          <w:szCs w:val="28"/>
        </w:rPr>
        <w:t xml:space="preserve">FACULDADE DE TECNOLOGIA DE OURINHOS – FATEC </w:t>
      </w:r>
      <w:commentRangeEnd w:id="0"/>
      <w:r w:rsidR="002E6281">
        <w:rPr>
          <w:rStyle w:val="Refdecomentrio"/>
        </w:rPr>
        <w:commentReference w:id="0"/>
      </w:r>
      <w:r w:rsidRPr="00EF50BF">
        <w:rPr>
          <w:b/>
          <w:bCs/>
          <w:sz w:val="28"/>
          <w:szCs w:val="28"/>
        </w:rPr>
        <w:t>OURINHOS</w:t>
      </w:r>
    </w:p>
    <w:p w:rsidR="003C650C" w:rsidRPr="00EF50BF" w:rsidRDefault="003C650C" w:rsidP="00745C25">
      <w:pPr>
        <w:jc w:val="center"/>
        <w:rPr>
          <w:b/>
          <w:bCs/>
          <w:sz w:val="28"/>
          <w:szCs w:val="28"/>
        </w:rPr>
      </w:pPr>
      <w:r w:rsidRPr="00EF50BF">
        <w:rPr>
          <w:b/>
          <w:bCs/>
          <w:sz w:val="28"/>
          <w:szCs w:val="28"/>
        </w:rPr>
        <w:t>ANÁLISE E DESENVOLVIMENTO DE SISTEMAS</w:t>
      </w:r>
    </w:p>
    <w:p w:rsidR="003C650C" w:rsidRPr="00EF50BF" w:rsidRDefault="003C650C" w:rsidP="00745C25">
      <w:pPr>
        <w:jc w:val="center"/>
        <w:rPr>
          <w:b/>
          <w:bCs/>
          <w:sz w:val="28"/>
          <w:szCs w:val="28"/>
        </w:rPr>
      </w:pPr>
      <w:r w:rsidRPr="00EF50BF">
        <w:rPr>
          <w:b/>
          <w:bCs/>
          <w:sz w:val="28"/>
          <w:szCs w:val="28"/>
        </w:rPr>
        <w:t>ENGENHARIA DE SOFTWARE II</w:t>
      </w:r>
      <w:r>
        <w:rPr>
          <w:b/>
          <w:bCs/>
          <w:sz w:val="28"/>
          <w:szCs w:val="28"/>
        </w:rPr>
        <w:t>I</w:t>
      </w:r>
    </w:p>
    <w:p w:rsidR="003C650C" w:rsidRPr="00EF50BF" w:rsidRDefault="003C650C" w:rsidP="00745C25">
      <w:pPr>
        <w:rPr>
          <w:b/>
          <w:bCs/>
          <w:sz w:val="28"/>
          <w:szCs w:val="28"/>
        </w:rPr>
      </w:pPr>
    </w:p>
    <w:p w:rsidR="003C650C" w:rsidRPr="00EF50BF" w:rsidRDefault="003C650C" w:rsidP="00745C25">
      <w:pPr>
        <w:tabs>
          <w:tab w:val="left" w:pos="3392"/>
        </w:tabs>
        <w:rPr>
          <w:b/>
          <w:bCs/>
          <w:sz w:val="28"/>
          <w:szCs w:val="28"/>
        </w:rPr>
      </w:pPr>
      <w:r w:rsidRPr="00EF50BF">
        <w:rPr>
          <w:b/>
          <w:bCs/>
          <w:sz w:val="28"/>
          <w:szCs w:val="28"/>
        </w:rPr>
        <w:tab/>
      </w:r>
    </w:p>
    <w:p w:rsidR="003C650C" w:rsidRPr="00EF50BF" w:rsidRDefault="003C650C" w:rsidP="00745C25">
      <w:pPr>
        <w:rPr>
          <w:b/>
          <w:bCs/>
          <w:sz w:val="28"/>
          <w:szCs w:val="28"/>
        </w:rPr>
      </w:pPr>
    </w:p>
    <w:p w:rsidR="003C650C" w:rsidRPr="00EF50BF" w:rsidRDefault="003C650C" w:rsidP="00745C25">
      <w:pPr>
        <w:rPr>
          <w:b/>
          <w:bCs/>
          <w:sz w:val="28"/>
          <w:szCs w:val="28"/>
        </w:rPr>
      </w:pPr>
    </w:p>
    <w:p w:rsidR="003C650C" w:rsidRPr="00EF50BF" w:rsidRDefault="003C650C" w:rsidP="00745C25">
      <w:pPr>
        <w:rPr>
          <w:b/>
          <w:bCs/>
          <w:sz w:val="28"/>
          <w:szCs w:val="28"/>
        </w:rPr>
      </w:pPr>
    </w:p>
    <w:p w:rsidR="003C650C" w:rsidRPr="00EF50BF" w:rsidRDefault="003C650C" w:rsidP="00745C25">
      <w:pPr>
        <w:rPr>
          <w:b/>
          <w:bCs/>
          <w:sz w:val="28"/>
          <w:szCs w:val="28"/>
        </w:rPr>
      </w:pPr>
    </w:p>
    <w:p w:rsidR="003C650C" w:rsidRPr="00EF50BF" w:rsidRDefault="003C650C" w:rsidP="00745C25">
      <w:pPr>
        <w:rPr>
          <w:b/>
          <w:bCs/>
          <w:sz w:val="28"/>
          <w:szCs w:val="28"/>
        </w:rPr>
      </w:pPr>
    </w:p>
    <w:p w:rsidR="003C650C" w:rsidRPr="00EF50BF" w:rsidRDefault="003C650C" w:rsidP="00745C25">
      <w:pPr>
        <w:rPr>
          <w:b/>
          <w:bCs/>
          <w:sz w:val="28"/>
          <w:szCs w:val="28"/>
        </w:rPr>
      </w:pPr>
    </w:p>
    <w:p w:rsidR="003C650C" w:rsidRPr="00EF50BF" w:rsidRDefault="003C650C" w:rsidP="00745C25">
      <w:pPr>
        <w:jc w:val="center"/>
        <w:rPr>
          <w:b/>
          <w:bCs/>
          <w:sz w:val="28"/>
          <w:szCs w:val="28"/>
        </w:rPr>
      </w:pPr>
      <w:r>
        <w:rPr>
          <w:b/>
          <w:bCs/>
          <w:i/>
          <w:iCs/>
          <w:sz w:val="28"/>
          <w:szCs w:val="28"/>
        </w:rPr>
        <w:t xml:space="preserve">Controle de Finanças </w:t>
      </w:r>
      <w:proofErr w:type="gramStart"/>
      <w:r>
        <w:rPr>
          <w:b/>
          <w:bCs/>
          <w:i/>
          <w:iCs/>
          <w:sz w:val="28"/>
          <w:szCs w:val="28"/>
        </w:rPr>
        <w:t>Pessoais :</w:t>
      </w:r>
      <w:proofErr w:type="gramEnd"/>
      <w:r>
        <w:rPr>
          <w:b/>
          <w:bCs/>
          <w:i/>
          <w:iCs/>
          <w:sz w:val="28"/>
          <w:szCs w:val="28"/>
        </w:rPr>
        <w:t xml:space="preserve"> </w:t>
      </w:r>
      <w:r w:rsidRPr="00466338">
        <w:rPr>
          <w:b/>
          <w:bCs/>
          <w:i/>
          <w:iCs/>
          <w:sz w:val="56"/>
          <w:szCs w:val="56"/>
        </w:rPr>
        <w:t>+</w:t>
      </w:r>
      <w:r>
        <w:rPr>
          <w:b/>
          <w:bCs/>
          <w:i/>
          <w:iCs/>
          <w:sz w:val="28"/>
          <w:szCs w:val="28"/>
        </w:rPr>
        <w:t>SEGURO</w:t>
      </w:r>
    </w:p>
    <w:p w:rsidR="003C650C" w:rsidRPr="00EF50BF" w:rsidRDefault="003C650C" w:rsidP="00745C25">
      <w:pPr>
        <w:rPr>
          <w:b/>
          <w:bCs/>
          <w:sz w:val="28"/>
          <w:szCs w:val="28"/>
        </w:rPr>
      </w:pPr>
    </w:p>
    <w:p w:rsidR="003C650C" w:rsidRPr="00EF50BF" w:rsidRDefault="003C650C" w:rsidP="00745C25">
      <w:pPr>
        <w:rPr>
          <w:b/>
          <w:bCs/>
          <w:sz w:val="28"/>
          <w:szCs w:val="28"/>
        </w:rPr>
      </w:pPr>
    </w:p>
    <w:p w:rsidR="003C650C" w:rsidRPr="00EF50BF" w:rsidRDefault="003C650C" w:rsidP="00745C25">
      <w:pPr>
        <w:rPr>
          <w:b/>
          <w:bCs/>
          <w:sz w:val="28"/>
          <w:szCs w:val="28"/>
        </w:rPr>
      </w:pPr>
    </w:p>
    <w:p w:rsidR="003C650C" w:rsidRPr="00EF50BF" w:rsidRDefault="003C650C" w:rsidP="00745C25">
      <w:pPr>
        <w:rPr>
          <w:b/>
          <w:bCs/>
          <w:sz w:val="28"/>
          <w:szCs w:val="28"/>
        </w:rPr>
      </w:pPr>
    </w:p>
    <w:p w:rsidR="003C650C" w:rsidRPr="00EF50BF" w:rsidRDefault="003C650C" w:rsidP="00745C25">
      <w:pPr>
        <w:jc w:val="right"/>
        <w:rPr>
          <w:b/>
          <w:bCs/>
          <w:sz w:val="28"/>
          <w:szCs w:val="28"/>
        </w:rPr>
      </w:pPr>
    </w:p>
    <w:p w:rsidR="003C650C" w:rsidRPr="00EF50BF" w:rsidRDefault="003C650C" w:rsidP="00745C25">
      <w:pPr>
        <w:jc w:val="right"/>
        <w:rPr>
          <w:b/>
          <w:bCs/>
          <w:sz w:val="28"/>
          <w:szCs w:val="28"/>
        </w:rPr>
      </w:pPr>
    </w:p>
    <w:p w:rsidR="003C650C" w:rsidRDefault="003C650C" w:rsidP="00745C25">
      <w:pPr>
        <w:jc w:val="right"/>
        <w:rPr>
          <w:b/>
          <w:bCs/>
          <w:sz w:val="28"/>
          <w:szCs w:val="28"/>
        </w:rPr>
      </w:pPr>
      <w:proofErr w:type="spellStart"/>
      <w:r w:rsidRPr="00EF50BF">
        <w:rPr>
          <w:b/>
          <w:bCs/>
          <w:sz w:val="28"/>
          <w:szCs w:val="28"/>
        </w:rPr>
        <w:t>Alvaro</w:t>
      </w:r>
      <w:proofErr w:type="spellEnd"/>
      <w:r w:rsidRPr="00EF50BF">
        <w:rPr>
          <w:b/>
          <w:bCs/>
          <w:sz w:val="28"/>
          <w:szCs w:val="28"/>
        </w:rPr>
        <w:t xml:space="preserve"> </w:t>
      </w:r>
      <w:proofErr w:type="spellStart"/>
      <w:r w:rsidRPr="00EF50BF">
        <w:rPr>
          <w:b/>
          <w:bCs/>
          <w:sz w:val="28"/>
          <w:szCs w:val="28"/>
        </w:rPr>
        <w:t>Goes</w:t>
      </w:r>
      <w:proofErr w:type="spellEnd"/>
      <w:r>
        <w:rPr>
          <w:b/>
          <w:bCs/>
          <w:sz w:val="28"/>
          <w:szCs w:val="28"/>
        </w:rPr>
        <w:t xml:space="preserve"> de Oliveira</w:t>
      </w:r>
      <w:r w:rsidRPr="00EF50BF">
        <w:rPr>
          <w:b/>
          <w:bCs/>
          <w:sz w:val="28"/>
          <w:szCs w:val="28"/>
        </w:rPr>
        <w:t xml:space="preserve"> </w:t>
      </w:r>
      <w:proofErr w:type="spellStart"/>
      <w:r w:rsidRPr="00EF50BF">
        <w:rPr>
          <w:b/>
          <w:bCs/>
          <w:sz w:val="28"/>
          <w:szCs w:val="28"/>
        </w:rPr>
        <w:t>Marvulle</w:t>
      </w:r>
      <w:proofErr w:type="spellEnd"/>
    </w:p>
    <w:p w:rsidR="003C650C" w:rsidRPr="00EF50BF" w:rsidDel="00B7352E" w:rsidRDefault="003C650C" w:rsidP="00745C25">
      <w:pPr>
        <w:jc w:val="right"/>
        <w:rPr>
          <w:del w:id="1" w:author="Silvia Helena" w:date="2017-06-22T15:31:00Z"/>
          <w:b/>
          <w:bCs/>
          <w:sz w:val="28"/>
          <w:szCs w:val="28"/>
        </w:rPr>
      </w:pPr>
      <w:del w:id="2" w:author="Silvia Helena" w:date="2017-06-22T15:31:00Z">
        <w:r w:rsidDel="00B7352E">
          <w:rPr>
            <w:b/>
            <w:bCs/>
            <w:sz w:val="28"/>
            <w:szCs w:val="28"/>
          </w:rPr>
          <w:delText>Ana Flavia Moraes</w:delText>
        </w:r>
      </w:del>
    </w:p>
    <w:p w:rsidR="003C650C" w:rsidRDefault="003C650C" w:rsidP="00745C25">
      <w:pPr>
        <w:jc w:val="center"/>
        <w:rPr>
          <w:ins w:id="3" w:author="FATEC" w:date="2017-04-24T17:19:00Z"/>
          <w:b/>
          <w:bCs/>
          <w:sz w:val="28"/>
          <w:szCs w:val="28"/>
        </w:rPr>
      </w:pPr>
    </w:p>
    <w:p w:rsidR="003C650C" w:rsidRDefault="003C650C" w:rsidP="00745C25">
      <w:pPr>
        <w:jc w:val="center"/>
        <w:rPr>
          <w:ins w:id="4" w:author="FATEC" w:date="2017-04-24T17:19:00Z"/>
          <w:b/>
          <w:bCs/>
          <w:sz w:val="28"/>
          <w:szCs w:val="28"/>
        </w:rPr>
      </w:pPr>
    </w:p>
    <w:p w:rsidR="003C650C" w:rsidRDefault="003C650C" w:rsidP="00745C25">
      <w:pPr>
        <w:jc w:val="center"/>
        <w:rPr>
          <w:ins w:id="5" w:author="FATEC" w:date="2017-04-24T17:19:00Z"/>
          <w:b/>
          <w:bCs/>
          <w:sz w:val="28"/>
          <w:szCs w:val="28"/>
        </w:rPr>
      </w:pPr>
    </w:p>
    <w:p w:rsidR="003C650C" w:rsidRDefault="003C650C" w:rsidP="00745C25">
      <w:pPr>
        <w:jc w:val="center"/>
        <w:rPr>
          <w:ins w:id="6" w:author="FATEC" w:date="2017-04-24T17:19:00Z"/>
          <w:b/>
          <w:bCs/>
          <w:sz w:val="28"/>
          <w:szCs w:val="28"/>
        </w:rPr>
      </w:pPr>
    </w:p>
    <w:p w:rsidR="003C650C" w:rsidRDefault="003C650C" w:rsidP="00745C25">
      <w:pPr>
        <w:jc w:val="center"/>
        <w:rPr>
          <w:ins w:id="7" w:author="FATEC" w:date="2017-04-24T17:19:00Z"/>
          <w:b/>
          <w:bCs/>
          <w:sz w:val="28"/>
          <w:szCs w:val="28"/>
        </w:rPr>
      </w:pPr>
    </w:p>
    <w:p w:rsidR="003C650C" w:rsidRDefault="003C650C" w:rsidP="00745C25">
      <w:pPr>
        <w:jc w:val="center"/>
        <w:rPr>
          <w:ins w:id="8" w:author="FATEC" w:date="2017-04-24T17:19:00Z"/>
          <w:b/>
          <w:bCs/>
          <w:sz w:val="28"/>
          <w:szCs w:val="28"/>
        </w:rPr>
      </w:pPr>
    </w:p>
    <w:p w:rsidR="003C650C" w:rsidRDefault="003C650C" w:rsidP="000C7A74">
      <w:pPr>
        <w:jc w:val="center"/>
        <w:rPr>
          <w:b/>
          <w:bCs/>
        </w:rPr>
      </w:pPr>
      <w:r w:rsidRPr="00EF50BF">
        <w:rPr>
          <w:b/>
          <w:bCs/>
          <w:sz w:val="28"/>
          <w:szCs w:val="28"/>
        </w:rPr>
        <w:t xml:space="preserve">Ourinhos, </w:t>
      </w:r>
      <w:bookmarkStart w:id="9" w:name="_GoBack"/>
      <w:bookmarkEnd w:id="9"/>
      <w:r>
        <w:rPr>
          <w:b/>
          <w:bCs/>
          <w:sz w:val="28"/>
          <w:szCs w:val="28"/>
        </w:rPr>
        <w:t>24 de Junho de</w:t>
      </w:r>
      <w:proofErr w:type="gramStart"/>
      <w:r>
        <w:rPr>
          <w:b/>
          <w:bCs/>
          <w:sz w:val="28"/>
          <w:szCs w:val="28"/>
        </w:rPr>
        <w:t xml:space="preserve"> </w:t>
      </w:r>
      <w:r w:rsidRPr="00EF50BF">
        <w:rPr>
          <w:b/>
          <w:bCs/>
          <w:sz w:val="28"/>
          <w:szCs w:val="28"/>
        </w:rPr>
        <w:t xml:space="preserve"> </w:t>
      </w:r>
      <w:proofErr w:type="gramEnd"/>
      <w:r w:rsidRPr="00EF50BF">
        <w:rPr>
          <w:b/>
          <w:bCs/>
          <w:sz w:val="28"/>
          <w:szCs w:val="28"/>
        </w:rPr>
        <w:t>20</w:t>
      </w:r>
      <w:r>
        <w:rPr>
          <w:b/>
          <w:bCs/>
          <w:sz w:val="28"/>
          <w:szCs w:val="28"/>
        </w:rPr>
        <w:t>17</w:t>
      </w:r>
      <w:r w:rsidDel="00357566">
        <w:rPr>
          <w:b/>
          <w:bCs/>
        </w:rPr>
        <w:t xml:space="preserve"> </w:t>
      </w:r>
    </w:p>
    <w:p w:rsidR="003C650C" w:rsidRPr="00EF50BF" w:rsidRDefault="003C650C" w:rsidP="00745C25">
      <w:pPr>
        <w:jc w:val="center"/>
        <w:rPr>
          <w:b/>
          <w:bCs/>
          <w:sz w:val="28"/>
          <w:szCs w:val="28"/>
        </w:rPr>
      </w:pPr>
      <w:r w:rsidRPr="00EF50BF">
        <w:rPr>
          <w:b/>
          <w:bCs/>
          <w:sz w:val="28"/>
          <w:szCs w:val="28"/>
        </w:rPr>
        <w:lastRenderedPageBreak/>
        <w:t>GERENCIAMENTO DE CONFIGURAÇÃO</w:t>
      </w:r>
    </w:p>
    <w:p w:rsidR="003C650C" w:rsidRPr="00EF50BF" w:rsidRDefault="003C650C" w:rsidP="00745C25">
      <w:pPr>
        <w:jc w:val="center"/>
        <w:rPr>
          <w:b/>
          <w:bCs/>
        </w:rPr>
      </w:pPr>
    </w:p>
    <w:p w:rsidR="003C650C" w:rsidRDefault="003C650C" w:rsidP="00745C25">
      <w:pPr>
        <w:jc w:val="center"/>
      </w:pPr>
      <w:r w:rsidRPr="00EF50BF">
        <w:rPr>
          <w:i/>
          <w:iCs/>
        </w:rPr>
        <w:t>Gerente de projeto:</w:t>
      </w:r>
      <w:r w:rsidRPr="00EF50BF">
        <w:t xml:space="preserve"> Verônica </w:t>
      </w:r>
      <w:proofErr w:type="spellStart"/>
      <w:r w:rsidRPr="00EF50BF">
        <w:t>Megumi</w:t>
      </w:r>
      <w:proofErr w:type="spellEnd"/>
      <w:r w:rsidRPr="00EF50BF">
        <w:t xml:space="preserve"> </w:t>
      </w:r>
      <w:proofErr w:type="spellStart"/>
      <w:r w:rsidRPr="00EF50BF">
        <w:t>Sakai</w:t>
      </w:r>
      <w:proofErr w:type="spellEnd"/>
      <w:r>
        <w:t xml:space="preserve"> ate 11/04/2017</w:t>
      </w:r>
    </w:p>
    <w:p w:rsidR="003C650C" w:rsidRPr="00EF50BF" w:rsidRDefault="003C650C" w:rsidP="00745C25">
      <w:pPr>
        <w:jc w:val="center"/>
      </w:pPr>
      <w:r>
        <w:t xml:space="preserve">A partir desta data – </w:t>
      </w:r>
      <w:proofErr w:type="spellStart"/>
      <w:r>
        <w:t>Alvaro</w:t>
      </w:r>
      <w:proofErr w:type="spellEnd"/>
      <w:r>
        <w:t xml:space="preserve"> </w:t>
      </w:r>
      <w:proofErr w:type="spellStart"/>
      <w:r>
        <w:t>Goes</w:t>
      </w:r>
      <w:proofErr w:type="spellEnd"/>
      <w:r>
        <w:t xml:space="preserve"> de Oliveira </w:t>
      </w:r>
      <w:proofErr w:type="spellStart"/>
      <w:r>
        <w:t>Marvulle</w:t>
      </w:r>
      <w:proofErr w:type="spellEnd"/>
    </w:p>
    <w:p w:rsidR="003C650C" w:rsidRPr="00EF50BF" w:rsidRDefault="003C650C" w:rsidP="00745C25">
      <w:pPr>
        <w:jc w:val="center"/>
      </w:pPr>
    </w:p>
    <w:tbl>
      <w:tblPr>
        <w:tblpPr w:leftFromText="141" w:rightFromText="141" w:vertAnchor="text" w:horzAnchor="margin" w:tblpY="282"/>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554"/>
        <w:gridCol w:w="5157"/>
        <w:gridCol w:w="2009"/>
      </w:tblGrid>
      <w:tr w:rsidR="003C650C" w:rsidRPr="0098788F">
        <w:tc>
          <w:tcPr>
            <w:tcW w:w="1554" w:type="dxa"/>
            <w:vAlign w:val="center"/>
          </w:tcPr>
          <w:p w:rsidR="003C650C" w:rsidRPr="0098788F" w:rsidRDefault="003C650C" w:rsidP="00683190">
            <w:pPr>
              <w:spacing w:line="240" w:lineRule="auto"/>
              <w:jc w:val="center"/>
              <w:rPr>
                <w:b/>
                <w:bCs/>
              </w:rPr>
            </w:pPr>
            <w:r w:rsidRPr="0098788F">
              <w:rPr>
                <w:i/>
                <w:iCs/>
              </w:rPr>
              <w:t>Data</w:t>
            </w:r>
          </w:p>
        </w:tc>
        <w:tc>
          <w:tcPr>
            <w:tcW w:w="5157" w:type="dxa"/>
            <w:vAlign w:val="center"/>
          </w:tcPr>
          <w:p w:rsidR="003C650C" w:rsidRPr="0098788F" w:rsidRDefault="003C650C" w:rsidP="00683190">
            <w:pPr>
              <w:spacing w:line="240" w:lineRule="auto"/>
              <w:jc w:val="center"/>
              <w:rPr>
                <w:b/>
                <w:bCs/>
              </w:rPr>
            </w:pPr>
            <w:r w:rsidRPr="0098788F">
              <w:rPr>
                <w:i/>
                <w:iCs/>
              </w:rPr>
              <w:t>Atividade</w:t>
            </w:r>
          </w:p>
        </w:tc>
        <w:tc>
          <w:tcPr>
            <w:tcW w:w="2009" w:type="dxa"/>
            <w:vAlign w:val="center"/>
          </w:tcPr>
          <w:p w:rsidR="003C650C" w:rsidRPr="0098788F" w:rsidRDefault="003C650C" w:rsidP="00683190">
            <w:pPr>
              <w:spacing w:line="240" w:lineRule="auto"/>
              <w:jc w:val="center"/>
              <w:rPr>
                <w:b/>
                <w:bCs/>
              </w:rPr>
            </w:pPr>
            <w:r w:rsidRPr="0098788F">
              <w:rPr>
                <w:i/>
                <w:iCs/>
              </w:rPr>
              <w:t>Responsável</w:t>
            </w:r>
          </w:p>
        </w:tc>
      </w:tr>
      <w:tr w:rsidR="003C650C" w:rsidRPr="0098788F">
        <w:tc>
          <w:tcPr>
            <w:tcW w:w="1554" w:type="dxa"/>
            <w:vAlign w:val="center"/>
          </w:tcPr>
          <w:p w:rsidR="003C650C" w:rsidRPr="0098788F" w:rsidRDefault="003C650C" w:rsidP="00683190">
            <w:pPr>
              <w:spacing w:line="240" w:lineRule="auto"/>
              <w:jc w:val="center"/>
              <w:rPr>
                <w:b/>
                <w:bCs/>
              </w:rPr>
            </w:pPr>
            <w:r w:rsidRPr="0098788F">
              <w:t>27/08/2016</w:t>
            </w:r>
          </w:p>
        </w:tc>
        <w:tc>
          <w:tcPr>
            <w:tcW w:w="5157" w:type="dxa"/>
            <w:vAlign w:val="center"/>
          </w:tcPr>
          <w:p w:rsidR="003C650C" w:rsidRPr="0098788F" w:rsidRDefault="003C650C" w:rsidP="00683190">
            <w:pPr>
              <w:spacing w:line="240" w:lineRule="auto"/>
              <w:rPr>
                <w:b/>
                <w:bCs/>
              </w:rPr>
            </w:pPr>
            <w:r w:rsidRPr="0098788F">
              <w:t>Reorganização dos integrantes do grupo.</w:t>
            </w:r>
          </w:p>
        </w:tc>
        <w:tc>
          <w:tcPr>
            <w:tcW w:w="2009" w:type="dxa"/>
            <w:vAlign w:val="center"/>
          </w:tcPr>
          <w:p w:rsidR="003C650C" w:rsidRPr="0098788F" w:rsidRDefault="003C650C" w:rsidP="00683190">
            <w:pPr>
              <w:spacing w:line="240" w:lineRule="auto"/>
              <w:jc w:val="center"/>
              <w:rPr>
                <w:b/>
                <w:bCs/>
              </w:rPr>
            </w:pPr>
            <w:r w:rsidRPr="0098788F">
              <w:rPr>
                <w:b/>
                <w:bCs/>
              </w:rPr>
              <w:t>-</w:t>
            </w:r>
          </w:p>
        </w:tc>
      </w:tr>
      <w:tr w:rsidR="003C650C" w:rsidRPr="0098788F">
        <w:tc>
          <w:tcPr>
            <w:tcW w:w="1554" w:type="dxa"/>
            <w:vAlign w:val="center"/>
          </w:tcPr>
          <w:p w:rsidR="003C650C" w:rsidRPr="0098788F" w:rsidRDefault="003C650C" w:rsidP="00683190">
            <w:pPr>
              <w:spacing w:line="240" w:lineRule="auto"/>
              <w:jc w:val="center"/>
              <w:rPr>
                <w:b/>
                <w:bCs/>
              </w:rPr>
            </w:pPr>
            <w:r w:rsidRPr="0098788F">
              <w:t>03/09/2016</w:t>
            </w:r>
          </w:p>
        </w:tc>
        <w:tc>
          <w:tcPr>
            <w:tcW w:w="5157" w:type="dxa"/>
            <w:vAlign w:val="center"/>
          </w:tcPr>
          <w:p w:rsidR="003C650C" w:rsidRPr="0098788F" w:rsidRDefault="003C650C" w:rsidP="00683190">
            <w:pPr>
              <w:spacing w:line="240" w:lineRule="auto"/>
              <w:rPr>
                <w:b/>
                <w:bCs/>
              </w:rPr>
            </w:pPr>
            <w:r w:rsidRPr="0098788F">
              <w:t xml:space="preserve">Início da correção e discussão de possíveis alterações e melhorias do Documento de Requisitos do Sistema de Controle de Finanças Pessoais (Itens </w:t>
            </w:r>
            <w:proofErr w:type="gramStart"/>
            <w:r w:rsidRPr="0098788F">
              <w:t>1</w:t>
            </w:r>
            <w:proofErr w:type="gramEnd"/>
            <w:r w:rsidRPr="0098788F">
              <w:t xml:space="preserve"> e 2) em sala de aula.</w:t>
            </w:r>
          </w:p>
        </w:tc>
        <w:tc>
          <w:tcPr>
            <w:tcW w:w="2009" w:type="dxa"/>
            <w:vAlign w:val="center"/>
          </w:tcPr>
          <w:p w:rsidR="003C650C" w:rsidRPr="0098788F" w:rsidRDefault="003C650C" w:rsidP="00683190">
            <w:pPr>
              <w:spacing w:line="240" w:lineRule="auto"/>
              <w:jc w:val="center"/>
              <w:rPr>
                <w:lang w:val="en-US"/>
              </w:rPr>
            </w:pPr>
            <w:r w:rsidRPr="0098788F">
              <w:rPr>
                <w:lang w:val="en-US"/>
              </w:rPr>
              <w:t>Jaime D. V.</w:t>
            </w:r>
          </w:p>
          <w:p w:rsidR="003C650C" w:rsidRPr="0098788F" w:rsidRDefault="003C650C" w:rsidP="00683190">
            <w:pPr>
              <w:spacing w:line="240" w:lineRule="auto"/>
              <w:jc w:val="center"/>
              <w:rPr>
                <w:lang w:val="en-US"/>
              </w:rPr>
            </w:pPr>
            <w:r w:rsidRPr="0098788F">
              <w:rPr>
                <w:lang w:val="en-US"/>
              </w:rPr>
              <w:t>Roberta P.M. T</w:t>
            </w:r>
          </w:p>
          <w:p w:rsidR="003C650C" w:rsidRPr="0098788F" w:rsidRDefault="003C650C" w:rsidP="00683190">
            <w:pPr>
              <w:spacing w:line="240" w:lineRule="auto"/>
              <w:jc w:val="center"/>
            </w:pPr>
            <w:r w:rsidRPr="0098788F">
              <w:t>Thales S. N.</w:t>
            </w:r>
          </w:p>
          <w:p w:rsidR="003C650C" w:rsidRPr="0098788F" w:rsidRDefault="003C650C" w:rsidP="00683190">
            <w:pPr>
              <w:spacing w:line="240" w:lineRule="auto"/>
              <w:jc w:val="center"/>
              <w:rPr>
                <w:b/>
                <w:bCs/>
              </w:rPr>
            </w:pPr>
            <w:r w:rsidRPr="0098788F">
              <w:t>Verônica M. S.</w:t>
            </w:r>
          </w:p>
        </w:tc>
      </w:tr>
      <w:tr w:rsidR="003C650C" w:rsidRPr="0098788F">
        <w:tc>
          <w:tcPr>
            <w:tcW w:w="1554" w:type="dxa"/>
            <w:vAlign w:val="center"/>
          </w:tcPr>
          <w:p w:rsidR="003C650C" w:rsidRPr="0098788F" w:rsidRDefault="003C650C" w:rsidP="00683190">
            <w:pPr>
              <w:spacing w:line="240" w:lineRule="auto"/>
              <w:jc w:val="center"/>
              <w:rPr>
                <w:b/>
                <w:bCs/>
              </w:rPr>
            </w:pPr>
            <w:r w:rsidRPr="0098788F">
              <w:t>08/09/2016</w:t>
            </w:r>
          </w:p>
        </w:tc>
        <w:tc>
          <w:tcPr>
            <w:tcW w:w="5157" w:type="dxa"/>
            <w:vAlign w:val="center"/>
          </w:tcPr>
          <w:p w:rsidR="003C650C" w:rsidRPr="0098788F" w:rsidRDefault="003C650C" w:rsidP="00683190">
            <w:pPr>
              <w:spacing w:line="240" w:lineRule="auto"/>
              <w:rPr>
                <w:b/>
                <w:bCs/>
              </w:rPr>
            </w:pPr>
            <w:r w:rsidRPr="0098788F">
              <w:t xml:space="preserve">Correção do Documento de Requisitos (Itens </w:t>
            </w:r>
            <w:proofErr w:type="gramStart"/>
            <w:r w:rsidRPr="0098788F">
              <w:t>1</w:t>
            </w:r>
            <w:proofErr w:type="gramEnd"/>
            <w:r w:rsidRPr="0098788F">
              <w:t xml:space="preserve"> e 2).</w:t>
            </w:r>
          </w:p>
        </w:tc>
        <w:tc>
          <w:tcPr>
            <w:tcW w:w="2009" w:type="dxa"/>
            <w:vAlign w:val="center"/>
          </w:tcPr>
          <w:p w:rsidR="003C650C" w:rsidRPr="0098788F" w:rsidRDefault="003C650C" w:rsidP="00683190">
            <w:pPr>
              <w:spacing w:line="240" w:lineRule="auto"/>
              <w:jc w:val="center"/>
            </w:pPr>
            <w:proofErr w:type="spellStart"/>
            <w:r w:rsidRPr="0098788F">
              <w:t>Alvaro</w:t>
            </w:r>
            <w:proofErr w:type="spellEnd"/>
            <w:r w:rsidRPr="0098788F">
              <w:t xml:space="preserve"> G. M</w:t>
            </w:r>
          </w:p>
          <w:p w:rsidR="003C650C" w:rsidRPr="0098788F" w:rsidRDefault="003C650C" w:rsidP="00683190">
            <w:pPr>
              <w:spacing w:line="240" w:lineRule="auto"/>
              <w:jc w:val="center"/>
            </w:pPr>
            <w:r w:rsidRPr="0098788F">
              <w:t xml:space="preserve">Roberta </w:t>
            </w:r>
            <w:proofErr w:type="spellStart"/>
            <w:r w:rsidRPr="0098788F">
              <w:t>P.M.</w:t>
            </w:r>
            <w:proofErr w:type="spellEnd"/>
            <w:r w:rsidRPr="0098788F">
              <w:t xml:space="preserve"> T.</w:t>
            </w:r>
          </w:p>
          <w:p w:rsidR="003C650C" w:rsidRPr="0098788F" w:rsidRDefault="003C650C" w:rsidP="00683190">
            <w:pPr>
              <w:spacing w:line="240" w:lineRule="auto"/>
              <w:jc w:val="center"/>
            </w:pPr>
            <w:r w:rsidRPr="0098788F">
              <w:t>Thales S. N.</w:t>
            </w:r>
          </w:p>
          <w:p w:rsidR="003C650C" w:rsidRPr="0098788F" w:rsidRDefault="003C650C" w:rsidP="00683190">
            <w:pPr>
              <w:spacing w:line="240" w:lineRule="auto"/>
              <w:jc w:val="center"/>
              <w:rPr>
                <w:b/>
                <w:bCs/>
              </w:rPr>
            </w:pPr>
            <w:r w:rsidRPr="0098788F">
              <w:t>Verônica M. S</w:t>
            </w:r>
          </w:p>
        </w:tc>
      </w:tr>
      <w:tr w:rsidR="003C650C" w:rsidRPr="0098788F">
        <w:tc>
          <w:tcPr>
            <w:tcW w:w="1554" w:type="dxa"/>
            <w:vAlign w:val="center"/>
          </w:tcPr>
          <w:p w:rsidR="003C650C" w:rsidRPr="0098788F" w:rsidRDefault="003C650C" w:rsidP="00683190">
            <w:pPr>
              <w:spacing w:line="240" w:lineRule="auto"/>
              <w:jc w:val="center"/>
              <w:rPr>
                <w:b/>
                <w:bCs/>
              </w:rPr>
            </w:pPr>
            <w:r w:rsidRPr="0098788F">
              <w:t>22/09/2016</w:t>
            </w:r>
          </w:p>
        </w:tc>
        <w:tc>
          <w:tcPr>
            <w:tcW w:w="5157" w:type="dxa"/>
            <w:vAlign w:val="center"/>
          </w:tcPr>
          <w:p w:rsidR="003C650C" w:rsidRPr="0098788F" w:rsidRDefault="003C650C" w:rsidP="00683190">
            <w:pPr>
              <w:spacing w:line="240" w:lineRule="auto"/>
              <w:rPr>
                <w:b/>
                <w:bCs/>
              </w:rPr>
            </w:pPr>
            <w:r w:rsidRPr="0098788F">
              <w:t xml:space="preserve">Correção do Documento de Requisitos (Itens </w:t>
            </w:r>
            <w:proofErr w:type="gramStart"/>
            <w:r w:rsidRPr="0098788F">
              <w:t>1</w:t>
            </w:r>
            <w:proofErr w:type="gramEnd"/>
            <w:r w:rsidRPr="0098788F">
              <w:t xml:space="preserve"> e 2).</w:t>
            </w:r>
          </w:p>
        </w:tc>
        <w:tc>
          <w:tcPr>
            <w:tcW w:w="2009" w:type="dxa"/>
            <w:vAlign w:val="center"/>
          </w:tcPr>
          <w:p w:rsidR="003C650C" w:rsidRPr="0098788F" w:rsidRDefault="003C650C" w:rsidP="00683190">
            <w:pPr>
              <w:spacing w:line="240" w:lineRule="auto"/>
              <w:jc w:val="center"/>
              <w:rPr>
                <w:b/>
                <w:bCs/>
              </w:rPr>
            </w:pPr>
            <w:r w:rsidRPr="0098788F">
              <w:t>Grupo</w:t>
            </w:r>
          </w:p>
        </w:tc>
      </w:tr>
      <w:tr w:rsidR="003C650C" w:rsidRPr="0098788F">
        <w:tc>
          <w:tcPr>
            <w:tcW w:w="1554" w:type="dxa"/>
            <w:vAlign w:val="center"/>
          </w:tcPr>
          <w:p w:rsidR="003C650C" w:rsidRPr="0098788F" w:rsidRDefault="003C650C" w:rsidP="00683190">
            <w:pPr>
              <w:spacing w:line="240" w:lineRule="auto"/>
              <w:jc w:val="center"/>
            </w:pPr>
            <w:r w:rsidRPr="0098788F">
              <w:t>29/09/2016</w:t>
            </w:r>
          </w:p>
        </w:tc>
        <w:tc>
          <w:tcPr>
            <w:tcW w:w="5157" w:type="dxa"/>
          </w:tcPr>
          <w:p w:rsidR="003C650C" w:rsidRPr="0098788F" w:rsidRDefault="003C650C" w:rsidP="00683190">
            <w:pPr>
              <w:spacing w:line="240" w:lineRule="auto"/>
            </w:pPr>
            <w:r w:rsidRPr="0098788F">
              <w:t xml:space="preserve">Envio do documento de requisitos para Professora Viviane de Fátima </w:t>
            </w:r>
            <w:proofErr w:type="spellStart"/>
            <w:r w:rsidRPr="0098788F">
              <w:t>Bartholo</w:t>
            </w:r>
            <w:proofErr w:type="spellEnd"/>
            <w:r w:rsidRPr="0098788F">
              <w:t>.</w:t>
            </w:r>
          </w:p>
        </w:tc>
        <w:tc>
          <w:tcPr>
            <w:tcW w:w="2009" w:type="dxa"/>
            <w:vAlign w:val="center"/>
          </w:tcPr>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t>20/10/2016</w:t>
            </w:r>
          </w:p>
        </w:tc>
        <w:tc>
          <w:tcPr>
            <w:tcW w:w="5157" w:type="dxa"/>
            <w:vAlign w:val="center"/>
          </w:tcPr>
          <w:p w:rsidR="003C650C" w:rsidRPr="0098788F" w:rsidRDefault="003C650C" w:rsidP="00683190">
            <w:pPr>
              <w:spacing w:line="240" w:lineRule="auto"/>
            </w:pPr>
            <w:r w:rsidRPr="0098788F">
              <w:t>Novo membro na equipe: Ana Flávia Moraes.</w:t>
            </w:r>
          </w:p>
        </w:tc>
        <w:tc>
          <w:tcPr>
            <w:tcW w:w="2009" w:type="dxa"/>
            <w:vAlign w:val="center"/>
          </w:tcPr>
          <w:p w:rsidR="003C650C" w:rsidRPr="0098788F" w:rsidRDefault="003C650C" w:rsidP="00683190">
            <w:pPr>
              <w:spacing w:line="240" w:lineRule="auto"/>
              <w:jc w:val="center"/>
            </w:pPr>
            <w:r w:rsidRPr="0098788F">
              <w:t>-</w:t>
            </w:r>
          </w:p>
        </w:tc>
      </w:tr>
      <w:tr w:rsidR="003C650C" w:rsidRPr="0098788F">
        <w:tc>
          <w:tcPr>
            <w:tcW w:w="1554" w:type="dxa"/>
            <w:vAlign w:val="center"/>
          </w:tcPr>
          <w:p w:rsidR="003C650C" w:rsidRPr="0098788F" w:rsidRDefault="003C650C" w:rsidP="00683190">
            <w:pPr>
              <w:spacing w:line="240" w:lineRule="auto"/>
              <w:jc w:val="center"/>
            </w:pPr>
            <w:r w:rsidRPr="0098788F">
              <w:t>13 a 26/10/2016</w:t>
            </w:r>
          </w:p>
        </w:tc>
        <w:tc>
          <w:tcPr>
            <w:tcW w:w="5157" w:type="dxa"/>
            <w:vAlign w:val="center"/>
          </w:tcPr>
          <w:p w:rsidR="003C650C" w:rsidRPr="0098788F" w:rsidRDefault="003C650C" w:rsidP="00683190">
            <w:pPr>
              <w:spacing w:line="240" w:lineRule="auto"/>
            </w:pPr>
            <w:r w:rsidRPr="0098788F">
              <w:t xml:space="preserve">Levantamento e descrição dos requisitos funcionais e </w:t>
            </w:r>
            <w:proofErr w:type="spellStart"/>
            <w:proofErr w:type="gramStart"/>
            <w:r w:rsidRPr="0098788F">
              <w:t>não-funcionais</w:t>
            </w:r>
            <w:proofErr w:type="spellEnd"/>
            <w:proofErr w:type="gramEnd"/>
            <w:r w:rsidRPr="0098788F">
              <w:t xml:space="preserve"> (Item 3 do Documento de Requisitos).</w:t>
            </w:r>
          </w:p>
        </w:tc>
        <w:tc>
          <w:tcPr>
            <w:tcW w:w="2009" w:type="dxa"/>
            <w:vAlign w:val="center"/>
          </w:tcPr>
          <w:p w:rsidR="003C650C" w:rsidRPr="0098788F" w:rsidRDefault="003C650C" w:rsidP="00683190">
            <w:pPr>
              <w:spacing w:line="240" w:lineRule="auto"/>
              <w:jc w:val="center"/>
            </w:pPr>
            <w:proofErr w:type="spellStart"/>
            <w:r w:rsidRPr="0098788F">
              <w:t>Alvaro</w:t>
            </w:r>
            <w:proofErr w:type="spellEnd"/>
            <w:r w:rsidRPr="0098788F">
              <w:t xml:space="preserve"> G. M</w:t>
            </w:r>
          </w:p>
          <w:p w:rsidR="003C650C" w:rsidRPr="0098788F" w:rsidRDefault="003C650C" w:rsidP="00683190">
            <w:pPr>
              <w:spacing w:line="240" w:lineRule="auto"/>
              <w:jc w:val="center"/>
            </w:pPr>
            <w:r w:rsidRPr="0098788F">
              <w:t>Jaime D. V.</w:t>
            </w:r>
          </w:p>
          <w:p w:rsidR="003C650C" w:rsidRPr="0098788F" w:rsidRDefault="003C650C" w:rsidP="00683190">
            <w:pPr>
              <w:spacing w:line="240" w:lineRule="auto"/>
              <w:jc w:val="center"/>
            </w:pPr>
            <w:r w:rsidRPr="0098788F">
              <w:t xml:space="preserve">Roberta </w:t>
            </w:r>
            <w:proofErr w:type="spellStart"/>
            <w:r w:rsidRPr="0098788F">
              <w:t>P.M.</w:t>
            </w:r>
            <w:proofErr w:type="spellEnd"/>
            <w:r w:rsidRPr="0098788F">
              <w:t xml:space="preserve"> T.</w:t>
            </w:r>
          </w:p>
          <w:p w:rsidR="003C650C" w:rsidRPr="0098788F" w:rsidRDefault="003C650C" w:rsidP="00683190">
            <w:pPr>
              <w:spacing w:line="240" w:lineRule="auto"/>
              <w:jc w:val="center"/>
            </w:pPr>
            <w:r w:rsidRPr="0098788F">
              <w:t>Thales S. N.</w:t>
            </w:r>
          </w:p>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t>27/10/2016</w:t>
            </w:r>
          </w:p>
        </w:tc>
        <w:tc>
          <w:tcPr>
            <w:tcW w:w="5157" w:type="dxa"/>
            <w:vAlign w:val="center"/>
          </w:tcPr>
          <w:p w:rsidR="003C650C" w:rsidRPr="0098788F" w:rsidRDefault="003C650C" w:rsidP="00683190">
            <w:pPr>
              <w:spacing w:line="240" w:lineRule="auto"/>
            </w:pPr>
            <w:r w:rsidRPr="0098788F">
              <w:t>Análise e correção dos requisitos levantados.</w:t>
            </w:r>
          </w:p>
        </w:tc>
        <w:tc>
          <w:tcPr>
            <w:tcW w:w="2009" w:type="dxa"/>
            <w:vAlign w:val="center"/>
          </w:tcPr>
          <w:p w:rsidR="003C650C" w:rsidRPr="0098788F" w:rsidRDefault="003C650C" w:rsidP="00683190">
            <w:pPr>
              <w:spacing w:line="240" w:lineRule="auto"/>
              <w:jc w:val="center"/>
            </w:pPr>
            <w:r w:rsidRPr="0098788F">
              <w:t>Ana Flávia M.</w:t>
            </w:r>
          </w:p>
          <w:p w:rsidR="003C650C" w:rsidRPr="0098788F" w:rsidRDefault="003C650C" w:rsidP="00683190">
            <w:pPr>
              <w:spacing w:line="240" w:lineRule="auto"/>
              <w:jc w:val="center"/>
            </w:pPr>
            <w:proofErr w:type="spellStart"/>
            <w:r w:rsidRPr="0098788F">
              <w:t>Alvaro</w:t>
            </w:r>
            <w:proofErr w:type="spellEnd"/>
            <w:r w:rsidRPr="0098788F">
              <w:t xml:space="preserve"> G. M</w:t>
            </w:r>
          </w:p>
          <w:p w:rsidR="003C650C" w:rsidRPr="0098788F" w:rsidRDefault="003C650C" w:rsidP="00683190">
            <w:pPr>
              <w:spacing w:line="240" w:lineRule="auto"/>
              <w:jc w:val="center"/>
              <w:rPr>
                <w:lang w:val="en-US"/>
              </w:rPr>
            </w:pPr>
            <w:r w:rsidRPr="0098788F">
              <w:rPr>
                <w:lang w:val="en-US"/>
              </w:rPr>
              <w:t>Jaime D. V.</w:t>
            </w:r>
          </w:p>
          <w:p w:rsidR="003C650C" w:rsidRPr="0098788F" w:rsidRDefault="003C650C" w:rsidP="00683190">
            <w:pPr>
              <w:spacing w:line="240" w:lineRule="auto"/>
              <w:jc w:val="center"/>
              <w:rPr>
                <w:lang w:val="en-US"/>
              </w:rPr>
            </w:pPr>
            <w:r w:rsidRPr="0098788F">
              <w:rPr>
                <w:lang w:val="en-US"/>
              </w:rPr>
              <w:t>Thales S. N.</w:t>
            </w:r>
          </w:p>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t>28/10 a 02/11/2016</w:t>
            </w:r>
          </w:p>
        </w:tc>
        <w:tc>
          <w:tcPr>
            <w:tcW w:w="5157" w:type="dxa"/>
            <w:vAlign w:val="center"/>
          </w:tcPr>
          <w:p w:rsidR="003C650C" w:rsidRPr="0098788F" w:rsidRDefault="003C650C" w:rsidP="00683190">
            <w:pPr>
              <w:spacing w:line="240" w:lineRule="auto"/>
            </w:pPr>
            <w:r w:rsidRPr="0098788F">
              <w:t>Correção dos requisitos levantados.</w:t>
            </w:r>
          </w:p>
        </w:tc>
        <w:tc>
          <w:tcPr>
            <w:tcW w:w="2009" w:type="dxa"/>
            <w:vAlign w:val="center"/>
          </w:tcPr>
          <w:p w:rsidR="003C650C" w:rsidRPr="0098788F" w:rsidRDefault="003C650C" w:rsidP="00683190">
            <w:pPr>
              <w:spacing w:line="240" w:lineRule="auto"/>
              <w:jc w:val="center"/>
            </w:pPr>
            <w:r w:rsidRPr="0098788F">
              <w:t xml:space="preserve"> Ana Flávia M.</w:t>
            </w:r>
          </w:p>
          <w:p w:rsidR="003C650C" w:rsidRPr="0098788F" w:rsidRDefault="003C650C" w:rsidP="00683190">
            <w:pPr>
              <w:spacing w:line="240" w:lineRule="auto"/>
              <w:jc w:val="center"/>
            </w:pPr>
            <w:r w:rsidRPr="0098788F">
              <w:t xml:space="preserve">Roberta </w:t>
            </w:r>
            <w:proofErr w:type="spellStart"/>
            <w:r w:rsidRPr="0098788F">
              <w:t>P.M.</w:t>
            </w:r>
            <w:proofErr w:type="spellEnd"/>
            <w:r w:rsidRPr="0098788F">
              <w:t xml:space="preserve"> T. </w:t>
            </w:r>
          </w:p>
          <w:p w:rsidR="003C650C" w:rsidRPr="0098788F" w:rsidRDefault="003C650C" w:rsidP="00683190">
            <w:pPr>
              <w:spacing w:line="240" w:lineRule="auto"/>
              <w:jc w:val="center"/>
            </w:pPr>
            <w:r w:rsidRPr="0098788F">
              <w:t xml:space="preserve">Thales S. N. </w:t>
            </w:r>
          </w:p>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t>03/11/2016</w:t>
            </w:r>
          </w:p>
        </w:tc>
        <w:tc>
          <w:tcPr>
            <w:tcW w:w="5157" w:type="dxa"/>
            <w:vAlign w:val="center"/>
          </w:tcPr>
          <w:p w:rsidR="003C650C" w:rsidRPr="0098788F" w:rsidRDefault="003C650C" w:rsidP="00683190">
            <w:pPr>
              <w:spacing w:line="240" w:lineRule="auto"/>
            </w:pPr>
            <w:r w:rsidRPr="0098788F">
              <w:t xml:space="preserve">Envio do documento de requisitos para Professora Viviane de Fátima </w:t>
            </w:r>
            <w:proofErr w:type="spellStart"/>
            <w:r w:rsidRPr="0098788F">
              <w:t>Bartholo</w:t>
            </w:r>
            <w:proofErr w:type="spellEnd"/>
            <w:r w:rsidRPr="0098788F">
              <w:t>.</w:t>
            </w:r>
          </w:p>
        </w:tc>
        <w:tc>
          <w:tcPr>
            <w:tcW w:w="2009" w:type="dxa"/>
            <w:vAlign w:val="center"/>
          </w:tcPr>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t xml:space="preserve">07/11/2016 </w:t>
            </w:r>
          </w:p>
        </w:tc>
        <w:tc>
          <w:tcPr>
            <w:tcW w:w="5157" w:type="dxa"/>
            <w:vAlign w:val="center"/>
          </w:tcPr>
          <w:p w:rsidR="003C650C" w:rsidRPr="0098788F" w:rsidRDefault="003C650C" w:rsidP="00683190">
            <w:pPr>
              <w:spacing w:line="240" w:lineRule="auto"/>
            </w:pPr>
            <w:r w:rsidRPr="0098788F">
              <w:t>Diagrama e documentação dos casos de uso.</w:t>
            </w:r>
          </w:p>
        </w:tc>
        <w:tc>
          <w:tcPr>
            <w:tcW w:w="2009" w:type="dxa"/>
            <w:vAlign w:val="center"/>
          </w:tcPr>
          <w:p w:rsidR="003C650C" w:rsidRPr="0098788F" w:rsidRDefault="003C650C" w:rsidP="00683190">
            <w:pPr>
              <w:spacing w:line="240" w:lineRule="auto"/>
              <w:jc w:val="center"/>
            </w:pPr>
            <w:proofErr w:type="spellStart"/>
            <w:r w:rsidRPr="0098788F">
              <w:t>Alvaro</w:t>
            </w:r>
            <w:proofErr w:type="spellEnd"/>
            <w:r w:rsidRPr="0098788F">
              <w:t xml:space="preserve"> G. M</w:t>
            </w:r>
          </w:p>
          <w:p w:rsidR="003C650C" w:rsidRPr="0098788F" w:rsidRDefault="003C650C" w:rsidP="00683190">
            <w:pPr>
              <w:spacing w:line="240" w:lineRule="auto"/>
              <w:jc w:val="center"/>
            </w:pPr>
            <w:r w:rsidRPr="0098788F">
              <w:t xml:space="preserve">Roberta </w:t>
            </w:r>
            <w:proofErr w:type="spellStart"/>
            <w:r w:rsidRPr="0098788F">
              <w:t>P.M.</w:t>
            </w:r>
            <w:proofErr w:type="spellEnd"/>
            <w:r w:rsidRPr="0098788F">
              <w:t xml:space="preserve"> T.</w:t>
            </w:r>
          </w:p>
          <w:p w:rsidR="003C650C" w:rsidRPr="0098788F" w:rsidRDefault="003C650C" w:rsidP="00683190">
            <w:pPr>
              <w:spacing w:line="240" w:lineRule="auto"/>
              <w:jc w:val="center"/>
            </w:pPr>
            <w:r w:rsidRPr="0098788F">
              <w:t>Thales S. N.</w:t>
            </w:r>
          </w:p>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t>10/11/2016</w:t>
            </w:r>
          </w:p>
        </w:tc>
        <w:tc>
          <w:tcPr>
            <w:tcW w:w="5157" w:type="dxa"/>
            <w:vAlign w:val="center"/>
          </w:tcPr>
          <w:p w:rsidR="003C650C" w:rsidRPr="0098788F" w:rsidRDefault="003C650C" w:rsidP="00683190">
            <w:pPr>
              <w:spacing w:line="240" w:lineRule="auto"/>
            </w:pPr>
            <w:r w:rsidRPr="0098788F">
              <w:t>Diagrama e documentação dos casos de uso.</w:t>
            </w:r>
          </w:p>
        </w:tc>
        <w:tc>
          <w:tcPr>
            <w:tcW w:w="2009" w:type="dxa"/>
            <w:vAlign w:val="center"/>
          </w:tcPr>
          <w:p w:rsidR="003C650C" w:rsidRPr="0098788F" w:rsidRDefault="003C650C" w:rsidP="00683190">
            <w:pPr>
              <w:spacing w:line="240" w:lineRule="auto"/>
              <w:jc w:val="center"/>
            </w:pPr>
            <w:r w:rsidRPr="0098788F">
              <w:t>Ana Flávia M.</w:t>
            </w:r>
          </w:p>
          <w:p w:rsidR="003C650C" w:rsidRPr="00D429F6" w:rsidRDefault="003C650C" w:rsidP="00683190">
            <w:pPr>
              <w:spacing w:line="240" w:lineRule="auto"/>
              <w:jc w:val="center"/>
            </w:pPr>
            <w:r w:rsidRPr="00D429F6">
              <w:t>Jaime D. V.</w:t>
            </w:r>
          </w:p>
          <w:p w:rsidR="003C650C" w:rsidRPr="0098788F" w:rsidRDefault="003C650C" w:rsidP="00683190">
            <w:pPr>
              <w:spacing w:line="240" w:lineRule="auto"/>
              <w:jc w:val="center"/>
              <w:rPr>
                <w:lang w:val="en-US"/>
              </w:rPr>
            </w:pPr>
            <w:r w:rsidRPr="0098788F">
              <w:t xml:space="preserve">Roberta </w:t>
            </w:r>
            <w:proofErr w:type="spellStart"/>
            <w:r w:rsidRPr="0098788F">
              <w:t>P.M.</w:t>
            </w:r>
            <w:proofErr w:type="spellEnd"/>
            <w:r w:rsidRPr="0098788F">
              <w:t xml:space="preserve"> T.</w:t>
            </w:r>
          </w:p>
          <w:p w:rsidR="003C650C" w:rsidRPr="0098788F" w:rsidRDefault="003C650C" w:rsidP="00683190">
            <w:pPr>
              <w:spacing w:line="240" w:lineRule="auto"/>
              <w:jc w:val="center"/>
              <w:rPr>
                <w:lang w:val="en-US"/>
              </w:rPr>
            </w:pPr>
            <w:r w:rsidRPr="0098788F">
              <w:rPr>
                <w:lang w:val="en-US"/>
              </w:rPr>
              <w:t>Thales S. N.</w:t>
            </w:r>
          </w:p>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lastRenderedPageBreak/>
              <w:t>17/11/2016</w:t>
            </w:r>
          </w:p>
        </w:tc>
        <w:tc>
          <w:tcPr>
            <w:tcW w:w="5157" w:type="dxa"/>
            <w:vAlign w:val="center"/>
          </w:tcPr>
          <w:p w:rsidR="003C650C" w:rsidRPr="0098788F" w:rsidRDefault="003C650C" w:rsidP="00683190">
            <w:pPr>
              <w:spacing w:line="240" w:lineRule="auto"/>
            </w:pPr>
            <w:r w:rsidRPr="0098788F">
              <w:t>Diagrama e documentação dos casos de uso.</w:t>
            </w:r>
          </w:p>
        </w:tc>
        <w:tc>
          <w:tcPr>
            <w:tcW w:w="2009" w:type="dxa"/>
            <w:vAlign w:val="center"/>
          </w:tcPr>
          <w:p w:rsidR="003C650C" w:rsidRPr="0098788F" w:rsidRDefault="003C650C" w:rsidP="00683190">
            <w:pPr>
              <w:spacing w:line="240" w:lineRule="auto"/>
              <w:jc w:val="center"/>
            </w:pPr>
            <w:r w:rsidRPr="0098788F">
              <w:t>Ana Flávia M.</w:t>
            </w:r>
          </w:p>
          <w:p w:rsidR="003C650C" w:rsidRPr="00D429F6" w:rsidRDefault="003C650C" w:rsidP="00683190">
            <w:pPr>
              <w:spacing w:line="240" w:lineRule="auto"/>
              <w:jc w:val="center"/>
            </w:pPr>
            <w:r w:rsidRPr="0098788F">
              <w:t xml:space="preserve">Roberta </w:t>
            </w:r>
            <w:proofErr w:type="spellStart"/>
            <w:r w:rsidRPr="0098788F">
              <w:t>P.M.</w:t>
            </w:r>
            <w:proofErr w:type="spellEnd"/>
            <w:r w:rsidRPr="0098788F">
              <w:t xml:space="preserve"> T.</w:t>
            </w:r>
          </w:p>
          <w:p w:rsidR="003C650C" w:rsidRPr="00D429F6" w:rsidRDefault="003C650C" w:rsidP="00683190">
            <w:pPr>
              <w:spacing w:line="240" w:lineRule="auto"/>
              <w:jc w:val="center"/>
            </w:pPr>
            <w:r w:rsidRPr="00D429F6">
              <w:t>Thales S. N.</w:t>
            </w:r>
          </w:p>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t>22/11/2016</w:t>
            </w:r>
          </w:p>
        </w:tc>
        <w:tc>
          <w:tcPr>
            <w:tcW w:w="5157" w:type="dxa"/>
            <w:vAlign w:val="center"/>
          </w:tcPr>
          <w:p w:rsidR="003C650C" w:rsidRPr="0098788F" w:rsidRDefault="003C650C" w:rsidP="00683190">
            <w:pPr>
              <w:spacing w:line="240" w:lineRule="auto"/>
            </w:pPr>
            <w:r w:rsidRPr="0098788F">
              <w:t>Diagrama e documentação dos casos de uso.</w:t>
            </w:r>
          </w:p>
        </w:tc>
        <w:tc>
          <w:tcPr>
            <w:tcW w:w="2009" w:type="dxa"/>
            <w:vAlign w:val="center"/>
          </w:tcPr>
          <w:p w:rsidR="003C650C" w:rsidRPr="0098788F" w:rsidRDefault="003C650C" w:rsidP="00683190">
            <w:pPr>
              <w:spacing w:line="240" w:lineRule="auto"/>
              <w:jc w:val="center"/>
              <w:rPr>
                <w:lang w:val="en-US"/>
              </w:rPr>
            </w:pPr>
            <w:r w:rsidRPr="0098788F">
              <w:t xml:space="preserve">Roberta </w:t>
            </w:r>
            <w:proofErr w:type="spellStart"/>
            <w:r w:rsidRPr="0098788F">
              <w:t>P.M.</w:t>
            </w:r>
            <w:proofErr w:type="spellEnd"/>
            <w:r w:rsidRPr="0098788F">
              <w:t xml:space="preserve"> T.</w:t>
            </w:r>
          </w:p>
          <w:p w:rsidR="003C650C" w:rsidRPr="0098788F" w:rsidRDefault="003C650C" w:rsidP="00683190">
            <w:pPr>
              <w:spacing w:line="240" w:lineRule="auto"/>
              <w:jc w:val="center"/>
              <w:rPr>
                <w:lang w:val="en-US"/>
              </w:rPr>
            </w:pPr>
            <w:r w:rsidRPr="0098788F">
              <w:rPr>
                <w:lang w:val="en-US"/>
              </w:rPr>
              <w:t>Thales S. N.</w:t>
            </w:r>
          </w:p>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t>24/11/2016</w:t>
            </w:r>
          </w:p>
        </w:tc>
        <w:tc>
          <w:tcPr>
            <w:tcW w:w="5157" w:type="dxa"/>
            <w:vAlign w:val="center"/>
          </w:tcPr>
          <w:p w:rsidR="003C650C" w:rsidRPr="0098788F" w:rsidRDefault="003C650C" w:rsidP="00683190">
            <w:pPr>
              <w:spacing w:line="240" w:lineRule="auto"/>
            </w:pPr>
            <w:r w:rsidRPr="0098788F">
              <w:t xml:space="preserve">Envio do documento de requisitos para Professora Viviane de Fátima </w:t>
            </w:r>
            <w:proofErr w:type="spellStart"/>
            <w:r w:rsidRPr="0098788F">
              <w:t>Bartholo</w:t>
            </w:r>
            <w:proofErr w:type="spellEnd"/>
            <w:r w:rsidRPr="0098788F">
              <w:t>.</w:t>
            </w:r>
          </w:p>
        </w:tc>
        <w:tc>
          <w:tcPr>
            <w:tcW w:w="2009" w:type="dxa"/>
            <w:vAlign w:val="center"/>
          </w:tcPr>
          <w:p w:rsidR="003C650C" w:rsidRPr="0098788F" w:rsidRDefault="003C650C" w:rsidP="00683190">
            <w:pPr>
              <w:spacing w:line="240" w:lineRule="auto"/>
              <w:jc w:val="center"/>
            </w:pPr>
            <w:r w:rsidRPr="0098788F">
              <w:t>Verônica M. S</w:t>
            </w:r>
          </w:p>
        </w:tc>
      </w:tr>
      <w:tr w:rsidR="003C650C" w:rsidRPr="0098788F">
        <w:tc>
          <w:tcPr>
            <w:tcW w:w="1554" w:type="dxa"/>
            <w:vAlign w:val="center"/>
          </w:tcPr>
          <w:p w:rsidR="003C650C" w:rsidRPr="0098788F" w:rsidRDefault="003C650C" w:rsidP="00683190">
            <w:pPr>
              <w:spacing w:line="240" w:lineRule="auto"/>
              <w:jc w:val="center"/>
            </w:pPr>
            <w:r w:rsidRPr="0098788F">
              <w:t>23/2/2017</w:t>
            </w:r>
          </w:p>
        </w:tc>
        <w:tc>
          <w:tcPr>
            <w:tcW w:w="5157" w:type="dxa"/>
            <w:vAlign w:val="center"/>
          </w:tcPr>
          <w:p w:rsidR="003C650C" w:rsidRPr="0098788F" w:rsidRDefault="003C650C" w:rsidP="00683190">
            <w:pPr>
              <w:spacing w:line="240" w:lineRule="auto"/>
            </w:pPr>
            <w:r w:rsidRPr="0098788F">
              <w:t>Correção inicial do projeto</w:t>
            </w:r>
          </w:p>
        </w:tc>
        <w:tc>
          <w:tcPr>
            <w:tcW w:w="2009" w:type="dxa"/>
            <w:vAlign w:val="center"/>
          </w:tcPr>
          <w:p w:rsidR="003C650C" w:rsidRPr="0098788F" w:rsidRDefault="003C650C" w:rsidP="00683190">
            <w:pPr>
              <w:spacing w:line="240" w:lineRule="auto"/>
              <w:jc w:val="center"/>
            </w:pPr>
            <w:proofErr w:type="spellStart"/>
            <w:r w:rsidRPr="0098788F">
              <w:t>Profa</w:t>
            </w:r>
            <w:proofErr w:type="spellEnd"/>
            <w:r w:rsidRPr="0098788F">
              <w:t>. Silvia</w:t>
            </w:r>
          </w:p>
        </w:tc>
      </w:tr>
      <w:tr w:rsidR="003C650C" w:rsidRPr="0098788F">
        <w:tc>
          <w:tcPr>
            <w:tcW w:w="1554" w:type="dxa"/>
            <w:vAlign w:val="center"/>
          </w:tcPr>
          <w:p w:rsidR="003C650C" w:rsidRPr="0098788F" w:rsidRDefault="003C650C" w:rsidP="00683190">
            <w:pPr>
              <w:spacing w:line="240" w:lineRule="auto"/>
              <w:jc w:val="center"/>
            </w:pPr>
            <w:r w:rsidRPr="0098788F">
              <w:t>11/04/2017</w:t>
            </w:r>
          </w:p>
        </w:tc>
        <w:tc>
          <w:tcPr>
            <w:tcW w:w="5157" w:type="dxa"/>
            <w:vAlign w:val="center"/>
          </w:tcPr>
          <w:p w:rsidR="003C650C" w:rsidRPr="0098788F" w:rsidRDefault="003C650C" w:rsidP="00683190">
            <w:pPr>
              <w:spacing w:line="240" w:lineRule="auto"/>
            </w:pPr>
            <w:r w:rsidRPr="0098788F">
              <w:t xml:space="preserve">Grupo se separa – </w:t>
            </w:r>
            <w:proofErr w:type="spellStart"/>
            <w:r w:rsidRPr="0098788F">
              <w:t>Alvaro</w:t>
            </w:r>
            <w:proofErr w:type="spellEnd"/>
            <w:r w:rsidRPr="0098788F">
              <w:t xml:space="preserve"> </w:t>
            </w:r>
            <w:proofErr w:type="spellStart"/>
            <w:r w:rsidRPr="0098788F">
              <w:t>Goes</w:t>
            </w:r>
            <w:proofErr w:type="spellEnd"/>
            <w:r w:rsidRPr="0098788F">
              <w:t xml:space="preserve"> de Oliveira </w:t>
            </w:r>
            <w:proofErr w:type="spellStart"/>
            <w:r w:rsidRPr="0098788F">
              <w:t>Marvulle</w:t>
            </w:r>
            <w:proofErr w:type="spellEnd"/>
            <w:r w:rsidRPr="0098788F">
              <w:t xml:space="preserve"> segue em um projeto similar sozinho.</w:t>
            </w:r>
          </w:p>
        </w:tc>
        <w:tc>
          <w:tcPr>
            <w:tcW w:w="2009" w:type="dxa"/>
            <w:vAlign w:val="center"/>
          </w:tcPr>
          <w:p w:rsidR="003C650C" w:rsidRPr="0098788F" w:rsidRDefault="003C650C" w:rsidP="00683190">
            <w:pPr>
              <w:spacing w:line="240" w:lineRule="auto"/>
              <w:jc w:val="center"/>
            </w:pPr>
            <w:r w:rsidRPr="0098788F">
              <w:t>-</w:t>
            </w:r>
          </w:p>
        </w:tc>
      </w:tr>
      <w:tr w:rsidR="003C650C" w:rsidRPr="0098788F">
        <w:tc>
          <w:tcPr>
            <w:tcW w:w="1554" w:type="dxa"/>
            <w:vAlign w:val="center"/>
          </w:tcPr>
          <w:p w:rsidR="003C650C" w:rsidRDefault="003C650C" w:rsidP="00683190">
            <w:pPr>
              <w:spacing w:line="240" w:lineRule="auto"/>
              <w:jc w:val="center"/>
            </w:pPr>
            <w:r w:rsidRPr="0098788F">
              <w:t>24/04/2017</w:t>
            </w:r>
            <w:r>
              <w:t xml:space="preserve"> a </w:t>
            </w:r>
          </w:p>
          <w:p w:rsidR="003C650C" w:rsidRPr="0098788F" w:rsidRDefault="003C650C" w:rsidP="00683190">
            <w:pPr>
              <w:spacing w:line="240" w:lineRule="auto"/>
              <w:jc w:val="center"/>
            </w:pPr>
            <w:r>
              <w:t>04/06/2017</w:t>
            </w:r>
          </w:p>
        </w:tc>
        <w:tc>
          <w:tcPr>
            <w:tcW w:w="5157" w:type="dxa"/>
            <w:vAlign w:val="center"/>
          </w:tcPr>
          <w:p w:rsidR="003C650C" w:rsidRDefault="003C650C" w:rsidP="00683190">
            <w:pPr>
              <w:spacing w:line="240" w:lineRule="auto"/>
            </w:pPr>
            <w:r w:rsidRPr="0098788F">
              <w:t>Correção do projeto conforme orientação da professora Silvia Helena.</w:t>
            </w:r>
          </w:p>
          <w:p w:rsidR="003C650C" w:rsidRDefault="003C650C" w:rsidP="00683190">
            <w:pPr>
              <w:spacing w:line="240" w:lineRule="auto"/>
            </w:pPr>
          </w:p>
          <w:p w:rsidR="003C650C" w:rsidRDefault="003C650C" w:rsidP="00683190">
            <w:pPr>
              <w:spacing w:line="240" w:lineRule="auto"/>
            </w:pPr>
          </w:p>
          <w:p w:rsidR="003C650C" w:rsidRDefault="003C650C" w:rsidP="00683190">
            <w:pPr>
              <w:spacing w:line="240" w:lineRule="auto"/>
            </w:pPr>
          </w:p>
          <w:p w:rsidR="003C650C" w:rsidRPr="0098788F" w:rsidRDefault="003C650C" w:rsidP="00683190">
            <w:pPr>
              <w:spacing w:line="240" w:lineRule="auto"/>
            </w:pPr>
          </w:p>
        </w:tc>
        <w:tc>
          <w:tcPr>
            <w:tcW w:w="2009" w:type="dxa"/>
            <w:vAlign w:val="center"/>
          </w:tcPr>
          <w:p w:rsidR="003C650C" w:rsidRPr="0098788F" w:rsidRDefault="003C650C" w:rsidP="00683190">
            <w:pPr>
              <w:spacing w:line="240" w:lineRule="auto"/>
              <w:jc w:val="center"/>
            </w:pPr>
            <w:proofErr w:type="spellStart"/>
            <w:r w:rsidRPr="0098788F">
              <w:t>Alvaro</w:t>
            </w:r>
            <w:proofErr w:type="spellEnd"/>
            <w:r w:rsidRPr="0098788F">
              <w:t xml:space="preserve"> </w:t>
            </w:r>
            <w:proofErr w:type="spellStart"/>
            <w:r w:rsidRPr="0098788F">
              <w:t>Goes</w:t>
            </w:r>
            <w:proofErr w:type="spellEnd"/>
            <w:r w:rsidRPr="0098788F">
              <w:t xml:space="preserve"> </w:t>
            </w:r>
            <w:proofErr w:type="spellStart"/>
            <w:r w:rsidRPr="0098788F">
              <w:t>Marvulle</w:t>
            </w:r>
            <w:proofErr w:type="spellEnd"/>
          </w:p>
        </w:tc>
      </w:tr>
    </w:tbl>
    <w:p w:rsidR="003C650C" w:rsidRPr="00EF50BF" w:rsidRDefault="003C650C" w:rsidP="00745C25">
      <w:pPr>
        <w:spacing w:after="160" w:line="259" w:lineRule="auto"/>
        <w:jc w:val="left"/>
        <w:rPr>
          <w:b/>
          <w:bCs/>
        </w:rPr>
      </w:pPr>
    </w:p>
    <w:p w:rsidR="003C650C" w:rsidRPr="00EF50BF" w:rsidRDefault="003C650C" w:rsidP="00745C25">
      <w:pPr>
        <w:pStyle w:val="CabealhodoSumrio"/>
        <w:spacing w:line="240" w:lineRule="auto"/>
        <w:rPr>
          <w:rFonts w:ascii="Arial" w:hAnsi="Arial" w:cs="Arial"/>
          <w:color w:val="auto"/>
          <w:sz w:val="28"/>
          <w:szCs w:val="28"/>
          <w:lang w:eastAsia="en-US"/>
        </w:rPr>
      </w:pPr>
    </w:p>
    <w:p w:rsidR="003C650C" w:rsidRPr="00EF50BF" w:rsidRDefault="003C650C" w:rsidP="00745C25">
      <w:r w:rsidRPr="00EF50BF">
        <w:br w:type="page"/>
      </w:r>
    </w:p>
    <w:p w:rsidR="003C650C" w:rsidRPr="00EF50BF" w:rsidRDefault="003C650C" w:rsidP="00745C25">
      <w:pPr>
        <w:pStyle w:val="CabealhodoSumrio"/>
        <w:spacing w:line="240" w:lineRule="auto"/>
        <w:rPr>
          <w:rFonts w:ascii="Arial" w:hAnsi="Arial" w:cs="Arial"/>
          <w:b/>
          <w:bCs/>
          <w:color w:val="auto"/>
          <w:sz w:val="28"/>
          <w:szCs w:val="28"/>
        </w:rPr>
      </w:pPr>
      <w:r w:rsidRPr="00EF50BF">
        <w:rPr>
          <w:rFonts w:ascii="Arial" w:hAnsi="Arial" w:cs="Arial"/>
          <w:b/>
          <w:bCs/>
          <w:color w:val="auto"/>
          <w:sz w:val="28"/>
          <w:szCs w:val="28"/>
        </w:rPr>
        <w:t>SUMÁRIO</w:t>
      </w:r>
    </w:p>
    <w:p w:rsidR="003C650C" w:rsidRPr="00EF50BF" w:rsidRDefault="003C650C" w:rsidP="00745C25">
      <w:pPr>
        <w:rPr>
          <w:lang w:eastAsia="pt-BR"/>
        </w:rPr>
      </w:pPr>
    </w:p>
    <w:p w:rsidR="003C650C" w:rsidRDefault="00A066EB" w:rsidP="00745C25">
      <w:pPr>
        <w:pStyle w:val="Sumrio1"/>
        <w:tabs>
          <w:tab w:val="left" w:pos="480"/>
          <w:tab w:val="right" w:leader="dot" w:pos="8494"/>
        </w:tabs>
        <w:rPr>
          <w:rFonts w:ascii="Calibri" w:hAnsi="Calibri" w:cs="Calibri"/>
          <w:noProof/>
          <w:sz w:val="22"/>
          <w:szCs w:val="22"/>
          <w:lang w:eastAsia="pt-BR"/>
        </w:rPr>
      </w:pPr>
      <w:r w:rsidRPr="00EF50BF">
        <w:fldChar w:fldCharType="begin"/>
      </w:r>
      <w:r w:rsidR="003C650C" w:rsidRPr="00EF50BF">
        <w:instrText xml:space="preserve"> TOC \o "1-3" \h \z \u </w:instrText>
      </w:r>
      <w:r w:rsidRPr="00EF50BF">
        <w:fldChar w:fldCharType="separate"/>
      </w:r>
      <w:hyperlink w:anchor="_Toc467743466" w:history="1">
        <w:r w:rsidR="003C650C" w:rsidRPr="00B826DD">
          <w:rPr>
            <w:rStyle w:val="Hyperlink"/>
            <w:rFonts w:cs="Arial"/>
            <w:noProof/>
          </w:rPr>
          <w:t>1</w:t>
        </w:r>
        <w:r w:rsidR="003C650C">
          <w:rPr>
            <w:rFonts w:ascii="Calibri" w:hAnsi="Calibri" w:cs="Calibri"/>
            <w:noProof/>
            <w:sz w:val="22"/>
            <w:szCs w:val="22"/>
            <w:lang w:eastAsia="pt-BR"/>
          </w:rPr>
          <w:tab/>
        </w:r>
        <w:r w:rsidR="003C650C" w:rsidRPr="00B826DD">
          <w:rPr>
            <w:rStyle w:val="Hyperlink"/>
            <w:rFonts w:cs="Arial"/>
            <w:noProof/>
          </w:rPr>
          <w:t>INTRODUÇÃO AO DOCUMENTO</w:t>
        </w:r>
        <w:r w:rsidR="003C650C">
          <w:rPr>
            <w:noProof/>
            <w:webHidden/>
          </w:rPr>
          <w:tab/>
          <w:t>1</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67" w:history="1">
        <w:r w:rsidR="003C650C" w:rsidRPr="00B826DD">
          <w:rPr>
            <w:rStyle w:val="Hyperlink"/>
            <w:rFonts w:cs="Arial"/>
            <w:noProof/>
          </w:rPr>
          <w:t>1.1</w:t>
        </w:r>
        <w:r w:rsidR="003C650C">
          <w:rPr>
            <w:rFonts w:ascii="Calibri" w:hAnsi="Calibri" w:cs="Calibri"/>
            <w:noProof/>
            <w:sz w:val="22"/>
            <w:szCs w:val="22"/>
            <w:lang w:eastAsia="pt-BR"/>
          </w:rPr>
          <w:tab/>
        </w:r>
        <w:r w:rsidR="003C650C" w:rsidRPr="00B826DD">
          <w:rPr>
            <w:rStyle w:val="Hyperlink"/>
            <w:rFonts w:cs="Arial"/>
            <w:noProof/>
          </w:rPr>
          <w:t>Tema</w:t>
        </w:r>
        <w:r w:rsidR="003C650C">
          <w:rPr>
            <w:noProof/>
            <w:webHidden/>
          </w:rPr>
          <w:tab/>
          <w:t>1</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68" w:history="1">
        <w:r w:rsidR="003C650C" w:rsidRPr="00B826DD">
          <w:rPr>
            <w:rStyle w:val="Hyperlink"/>
            <w:rFonts w:cs="Arial"/>
            <w:noProof/>
          </w:rPr>
          <w:t>1.2</w:t>
        </w:r>
        <w:r w:rsidR="003C650C">
          <w:rPr>
            <w:rFonts w:ascii="Calibri" w:hAnsi="Calibri" w:cs="Calibri"/>
            <w:noProof/>
            <w:sz w:val="22"/>
            <w:szCs w:val="22"/>
            <w:lang w:eastAsia="pt-BR"/>
          </w:rPr>
          <w:tab/>
        </w:r>
        <w:r w:rsidR="003C650C" w:rsidRPr="00B826DD">
          <w:rPr>
            <w:rStyle w:val="Hyperlink"/>
            <w:rFonts w:cs="Arial"/>
            <w:noProof/>
          </w:rPr>
          <w:t>Objetivo do Projeto</w:t>
        </w:r>
        <w:r w:rsidR="003C650C">
          <w:rPr>
            <w:noProof/>
            <w:webHidden/>
          </w:rPr>
          <w:tab/>
          <w:t>1</w:t>
        </w:r>
      </w:hyperlink>
    </w:p>
    <w:p w:rsidR="003C650C" w:rsidRDefault="00A066EB" w:rsidP="00745C25">
      <w:pPr>
        <w:pStyle w:val="Sumrio3"/>
        <w:tabs>
          <w:tab w:val="left" w:pos="1320"/>
          <w:tab w:val="right" w:leader="dot" w:pos="8494"/>
        </w:tabs>
        <w:rPr>
          <w:rFonts w:ascii="Calibri" w:hAnsi="Calibri" w:cs="Calibri"/>
          <w:noProof/>
          <w:sz w:val="22"/>
          <w:szCs w:val="22"/>
          <w:lang w:eastAsia="pt-BR"/>
        </w:rPr>
      </w:pPr>
      <w:hyperlink w:anchor="_Toc467743469" w:history="1">
        <w:r w:rsidR="003C650C" w:rsidRPr="00B826DD">
          <w:rPr>
            <w:rStyle w:val="Hyperlink"/>
            <w:rFonts w:cs="Arial"/>
            <w:noProof/>
          </w:rPr>
          <w:t>1.2.1</w:t>
        </w:r>
        <w:r w:rsidR="003C650C">
          <w:rPr>
            <w:rFonts w:ascii="Calibri" w:hAnsi="Calibri" w:cs="Calibri"/>
            <w:noProof/>
            <w:sz w:val="22"/>
            <w:szCs w:val="22"/>
            <w:lang w:eastAsia="pt-BR"/>
          </w:rPr>
          <w:tab/>
        </w:r>
        <w:r w:rsidR="003C650C" w:rsidRPr="00B826DD">
          <w:rPr>
            <w:rStyle w:val="Hyperlink"/>
            <w:rFonts w:cs="Arial"/>
            <w:noProof/>
          </w:rPr>
          <w:t>Objetivo Geral</w:t>
        </w:r>
        <w:r w:rsidR="003C650C">
          <w:rPr>
            <w:noProof/>
            <w:webHidden/>
          </w:rPr>
          <w:tab/>
          <w:t>1</w:t>
        </w:r>
      </w:hyperlink>
    </w:p>
    <w:p w:rsidR="003C650C" w:rsidRDefault="00A066EB" w:rsidP="00745C25">
      <w:pPr>
        <w:pStyle w:val="Sumrio3"/>
        <w:tabs>
          <w:tab w:val="left" w:pos="1320"/>
          <w:tab w:val="right" w:leader="dot" w:pos="8494"/>
        </w:tabs>
        <w:rPr>
          <w:rFonts w:ascii="Calibri" w:hAnsi="Calibri" w:cs="Calibri"/>
          <w:noProof/>
          <w:sz w:val="22"/>
          <w:szCs w:val="22"/>
          <w:lang w:eastAsia="pt-BR"/>
        </w:rPr>
      </w:pPr>
      <w:hyperlink w:anchor="_Toc467743470" w:history="1">
        <w:r w:rsidR="003C650C" w:rsidRPr="00B826DD">
          <w:rPr>
            <w:rStyle w:val="Hyperlink"/>
            <w:rFonts w:cs="Arial"/>
            <w:noProof/>
          </w:rPr>
          <w:t>1.2.2</w:t>
        </w:r>
        <w:r w:rsidR="003C650C">
          <w:rPr>
            <w:rFonts w:ascii="Calibri" w:hAnsi="Calibri" w:cs="Calibri"/>
            <w:noProof/>
            <w:sz w:val="22"/>
            <w:szCs w:val="22"/>
            <w:lang w:eastAsia="pt-BR"/>
          </w:rPr>
          <w:tab/>
        </w:r>
        <w:r w:rsidR="003C650C" w:rsidRPr="00B826DD">
          <w:rPr>
            <w:rStyle w:val="Hyperlink"/>
            <w:rFonts w:cs="Arial"/>
            <w:noProof/>
          </w:rPr>
          <w:t>Objetivos Específicos</w:t>
        </w:r>
        <w:r w:rsidR="003C650C">
          <w:rPr>
            <w:noProof/>
            <w:webHidden/>
          </w:rPr>
          <w:tab/>
          <w:t>1</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71" w:history="1">
        <w:r w:rsidR="003C650C" w:rsidRPr="00B826DD">
          <w:rPr>
            <w:rStyle w:val="Hyperlink"/>
            <w:rFonts w:cs="Arial"/>
            <w:noProof/>
          </w:rPr>
          <w:t>1.3</w:t>
        </w:r>
        <w:r w:rsidR="003C650C">
          <w:rPr>
            <w:rFonts w:ascii="Calibri" w:hAnsi="Calibri" w:cs="Calibri"/>
            <w:noProof/>
            <w:sz w:val="22"/>
            <w:szCs w:val="22"/>
            <w:lang w:eastAsia="pt-BR"/>
          </w:rPr>
          <w:tab/>
        </w:r>
        <w:r w:rsidR="003C650C" w:rsidRPr="00B826DD">
          <w:rPr>
            <w:rStyle w:val="Hyperlink"/>
            <w:rFonts w:cs="Arial"/>
            <w:noProof/>
          </w:rPr>
          <w:t>Delimitação do Problema</w:t>
        </w:r>
        <w:r w:rsidR="003C650C">
          <w:rPr>
            <w:noProof/>
            <w:webHidden/>
          </w:rPr>
          <w:tab/>
        </w:r>
        <w:r>
          <w:rPr>
            <w:noProof/>
            <w:webHidden/>
          </w:rPr>
          <w:fldChar w:fldCharType="begin"/>
        </w:r>
        <w:r w:rsidR="003C650C">
          <w:rPr>
            <w:noProof/>
            <w:webHidden/>
          </w:rPr>
          <w:instrText xml:space="preserve"> PAGEREF _Toc467743471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72" w:history="1">
        <w:r w:rsidR="003C650C" w:rsidRPr="00B826DD">
          <w:rPr>
            <w:rStyle w:val="Hyperlink"/>
            <w:rFonts w:cs="Arial"/>
            <w:noProof/>
          </w:rPr>
          <w:t>1.4</w:t>
        </w:r>
        <w:r w:rsidR="003C650C">
          <w:rPr>
            <w:rFonts w:ascii="Calibri" w:hAnsi="Calibri" w:cs="Calibri"/>
            <w:noProof/>
            <w:sz w:val="22"/>
            <w:szCs w:val="22"/>
            <w:lang w:eastAsia="pt-BR"/>
          </w:rPr>
          <w:tab/>
        </w:r>
        <w:r w:rsidR="003C650C" w:rsidRPr="00B826DD">
          <w:rPr>
            <w:rStyle w:val="Hyperlink"/>
            <w:rFonts w:cs="Arial"/>
            <w:noProof/>
          </w:rPr>
          <w:t>Justificativa da Escolha do Tema</w:t>
        </w:r>
        <w:r w:rsidR="003C650C">
          <w:rPr>
            <w:noProof/>
            <w:webHidden/>
          </w:rPr>
          <w:tab/>
          <w:t>3</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73" w:history="1">
        <w:r w:rsidR="003C650C" w:rsidRPr="00B826DD">
          <w:rPr>
            <w:rStyle w:val="Hyperlink"/>
            <w:rFonts w:cs="Arial"/>
            <w:noProof/>
          </w:rPr>
          <w:t>1.5</w:t>
        </w:r>
        <w:r w:rsidR="003C650C">
          <w:rPr>
            <w:rFonts w:ascii="Calibri" w:hAnsi="Calibri" w:cs="Calibri"/>
            <w:noProof/>
            <w:sz w:val="22"/>
            <w:szCs w:val="22"/>
            <w:lang w:eastAsia="pt-BR"/>
          </w:rPr>
          <w:tab/>
        </w:r>
        <w:r w:rsidR="003C650C" w:rsidRPr="00B826DD">
          <w:rPr>
            <w:rStyle w:val="Hyperlink"/>
            <w:rFonts w:cs="Arial"/>
            <w:noProof/>
          </w:rPr>
          <w:t>Método de Trabalho</w:t>
        </w:r>
        <w:r w:rsidR="003C650C">
          <w:rPr>
            <w:noProof/>
            <w:webHidden/>
          </w:rPr>
          <w:tab/>
          <w:t>3</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74" w:history="1">
        <w:r w:rsidR="003C650C" w:rsidRPr="00B826DD">
          <w:rPr>
            <w:rStyle w:val="Hyperlink"/>
            <w:rFonts w:cs="Arial"/>
            <w:noProof/>
          </w:rPr>
          <w:t>1.6</w:t>
        </w:r>
        <w:r w:rsidR="003C650C">
          <w:rPr>
            <w:rFonts w:ascii="Calibri" w:hAnsi="Calibri" w:cs="Calibri"/>
            <w:noProof/>
            <w:sz w:val="22"/>
            <w:szCs w:val="22"/>
            <w:lang w:eastAsia="pt-BR"/>
          </w:rPr>
          <w:tab/>
        </w:r>
        <w:r w:rsidR="003C650C" w:rsidRPr="00B826DD">
          <w:rPr>
            <w:rStyle w:val="Hyperlink"/>
            <w:rFonts w:cs="Arial"/>
            <w:noProof/>
          </w:rPr>
          <w:t>Organização do Trabalho</w:t>
        </w:r>
        <w:r w:rsidR="003C650C">
          <w:rPr>
            <w:noProof/>
            <w:webHidden/>
          </w:rPr>
          <w:tab/>
          <w:t>3</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75" w:history="1">
        <w:r w:rsidR="003C650C" w:rsidRPr="00B826DD">
          <w:rPr>
            <w:rStyle w:val="Hyperlink"/>
            <w:rFonts w:cs="Arial"/>
            <w:noProof/>
          </w:rPr>
          <w:t>1.7</w:t>
        </w:r>
        <w:r w:rsidR="003C650C">
          <w:rPr>
            <w:rFonts w:ascii="Calibri" w:hAnsi="Calibri" w:cs="Calibri"/>
            <w:noProof/>
            <w:sz w:val="22"/>
            <w:szCs w:val="22"/>
            <w:lang w:eastAsia="pt-BR"/>
          </w:rPr>
          <w:tab/>
        </w:r>
        <w:r w:rsidR="003C650C" w:rsidRPr="00B826DD">
          <w:rPr>
            <w:rStyle w:val="Hyperlink"/>
            <w:rFonts w:cs="Arial"/>
            <w:noProof/>
          </w:rPr>
          <w:t>Glossário</w:t>
        </w:r>
        <w:r w:rsidR="003C650C">
          <w:rPr>
            <w:noProof/>
            <w:webHidden/>
          </w:rPr>
          <w:tab/>
          <w:t>4</w:t>
        </w:r>
      </w:hyperlink>
    </w:p>
    <w:p w:rsidR="003C650C" w:rsidRDefault="00A066EB" w:rsidP="00745C25">
      <w:pPr>
        <w:pStyle w:val="Sumrio1"/>
        <w:tabs>
          <w:tab w:val="left" w:pos="480"/>
          <w:tab w:val="right" w:leader="dot" w:pos="8494"/>
        </w:tabs>
        <w:rPr>
          <w:rFonts w:ascii="Calibri" w:hAnsi="Calibri" w:cs="Calibri"/>
          <w:noProof/>
          <w:sz w:val="22"/>
          <w:szCs w:val="22"/>
          <w:lang w:eastAsia="pt-BR"/>
        </w:rPr>
      </w:pPr>
      <w:hyperlink w:anchor="_Toc467743476" w:history="1">
        <w:r w:rsidR="003C650C" w:rsidRPr="00B826DD">
          <w:rPr>
            <w:rStyle w:val="Hyperlink"/>
            <w:rFonts w:cs="Arial"/>
            <w:noProof/>
          </w:rPr>
          <w:t>2</w:t>
        </w:r>
        <w:r w:rsidR="003C650C">
          <w:rPr>
            <w:rFonts w:ascii="Calibri" w:hAnsi="Calibri" w:cs="Calibri"/>
            <w:noProof/>
            <w:sz w:val="22"/>
            <w:szCs w:val="22"/>
            <w:lang w:eastAsia="pt-BR"/>
          </w:rPr>
          <w:tab/>
        </w:r>
        <w:r w:rsidR="003C650C" w:rsidRPr="00B826DD">
          <w:rPr>
            <w:rStyle w:val="Hyperlink"/>
            <w:rFonts w:cs="Arial"/>
            <w:noProof/>
          </w:rPr>
          <w:t>DESCRIÇÃO GERAL DO PROBLEMA</w:t>
        </w:r>
        <w:r w:rsidR="003C650C">
          <w:rPr>
            <w:noProof/>
            <w:webHidden/>
          </w:rPr>
          <w:tab/>
          <w:t>6</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77" w:history="1">
        <w:r w:rsidR="003C650C" w:rsidRPr="00B826DD">
          <w:rPr>
            <w:rStyle w:val="Hyperlink"/>
            <w:rFonts w:cs="Arial"/>
            <w:noProof/>
          </w:rPr>
          <w:t>2.1</w:t>
        </w:r>
        <w:r w:rsidR="003C650C">
          <w:rPr>
            <w:rFonts w:ascii="Calibri" w:hAnsi="Calibri" w:cs="Calibri"/>
            <w:noProof/>
            <w:sz w:val="22"/>
            <w:szCs w:val="22"/>
            <w:lang w:eastAsia="pt-BR"/>
          </w:rPr>
          <w:tab/>
        </w:r>
        <w:r w:rsidR="003C650C" w:rsidRPr="00B826DD">
          <w:rPr>
            <w:rStyle w:val="Hyperlink"/>
            <w:rFonts w:cs="Arial"/>
            <w:noProof/>
          </w:rPr>
          <w:t>Descrição do Problema</w:t>
        </w:r>
        <w:r w:rsidR="003C650C">
          <w:rPr>
            <w:noProof/>
            <w:webHidden/>
          </w:rPr>
          <w:tab/>
          <w:t>6</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78" w:history="1">
        <w:r w:rsidR="003C650C" w:rsidRPr="00B826DD">
          <w:rPr>
            <w:rStyle w:val="Hyperlink"/>
            <w:rFonts w:cs="Arial"/>
            <w:noProof/>
          </w:rPr>
          <w:t>2.2</w:t>
        </w:r>
        <w:r w:rsidR="003C650C">
          <w:rPr>
            <w:rFonts w:ascii="Calibri" w:hAnsi="Calibri" w:cs="Calibri"/>
            <w:noProof/>
            <w:sz w:val="22"/>
            <w:szCs w:val="22"/>
            <w:lang w:eastAsia="pt-BR"/>
          </w:rPr>
          <w:tab/>
        </w:r>
        <w:r w:rsidR="003C650C" w:rsidRPr="00B826DD">
          <w:rPr>
            <w:rStyle w:val="Hyperlink"/>
            <w:rFonts w:cs="Arial"/>
            <w:noProof/>
          </w:rPr>
          <w:t>Objetivo do Sistema</w:t>
        </w:r>
        <w:r w:rsidR="003C650C">
          <w:rPr>
            <w:noProof/>
            <w:webHidden/>
          </w:rPr>
          <w:tab/>
          <w:t>6</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79" w:history="1">
        <w:r w:rsidR="003C650C" w:rsidRPr="00B826DD">
          <w:rPr>
            <w:rStyle w:val="Hyperlink"/>
            <w:rFonts w:cs="Arial"/>
            <w:noProof/>
          </w:rPr>
          <w:t>2.3</w:t>
        </w:r>
        <w:r w:rsidR="003C650C">
          <w:rPr>
            <w:rFonts w:ascii="Calibri" w:hAnsi="Calibri" w:cs="Calibri"/>
            <w:noProof/>
            <w:sz w:val="22"/>
            <w:szCs w:val="22"/>
            <w:lang w:eastAsia="pt-BR"/>
          </w:rPr>
          <w:tab/>
        </w:r>
        <w:r w:rsidR="003C650C" w:rsidRPr="00B826DD">
          <w:rPr>
            <w:rStyle w:val="Hyperlink"/>
            <w:rFonts w:cs="Arial"/>
            <w:noProof/>
          </w:rPr>
          <w:t>Principais Envolvidos e suas Características</w:t>
        </w:r>
        <w:r w:rsidR="003C650C">
          <w:rPr>
            <w:noProof/>
            <w:webHidden/>
          </w:rPr>
          <w:tab/>
          <w:t>7</w:t>
        </w:r>
      </w:hyperlink>
    </w:p>
    <w:p w:rsidR="003C650C" w:rsidRDefault="00A066EB" w:rsidP="00745C25">
      <w:pPr>
        <w:pStyle w:val="Sumrio3"/>
        <w:tabs>
          <w:tab w:val="left" w:pos="1320"/>
          <w:tab w:val="right" w:leader="dot" w:pos="8494"/>
        </w:tabs>
        <w:rPr>
          <w:rFonts w:ascii="Calibri" w:hAnsi="Calibri" w:cs="Calibri"/>
          <w:noProof/>
          <w:sz w:val="22"/>
          <w:szCs w:val="22"/>
          <w:lang w:eastAsia="pt-BR"/>
        </w:rPr>
      </w:pPr>
      <w:hyperlink w:anchor="_Toc467743480" w:history="1">
        <w:r w:rsidR="003C650C" w:rsidRPr="00B826DD">
          <w:rPr>
            <w:rStyle w:val="Hyperlink"/>
            <w:rFonts w:cs="Arial"/>
            <w:noProof/>
          </w:rPr>
          <w:t>2.3.1</w:t>
        </w:r>
        <w:r w:rsidR="003C650C">
          <w:rPr>
            <w:rFonts w:ascii="Calibri" w:hAnsi="Calibri" w:cs="Calibri"/>
            <w:noProof/>
            <w:sz w:val="22"/>
            <w:szCs w:val="22"/>
            <w:lang w:eastAsia="pt-BR"/>
          </w:rPr>
          <w:tab/>
        </w:r>
        <w:r w:rsidR="003C650C" w:rsidRPr="00B826DD">
          <w:rPr>
            <w:rStyle w:val="Hyperlink"/>
            <w:rFonts w:cs="Arial"/>
            <w:noProof/>
          </w:rPr>
          <w:t>Usuários do Sistema</w:t>
        </w:r>
        <w:r w:rsidR="003C650C">
          <w:rPr>
            <w:noProof/>
            <w:webHidden/>
          </w:rPr>
          <w:tab/>
          <w:t>7</w:t>
        </w:r>
      </w:hyperlink>
    </w:p>
    <w:p w:rsidR="003C650C" w:rsidRDefault="00A066EB" w:rsidP="00745C25">
      <w:pPr>
        <w:pStyle w:val="Sumrio3"/>
        <w:tabs>
          <w:tab w:val="left" w:pos="1320"/>
          <w:tab w:val="right" w:leader="dot" w:pos="8494"/>
        </w:tabs>
        <w:rPr>
          <w:rFonts w:ascii="Calibri" w:hAnsi="Calibri" w:cs="Calibri"/>
          <w:noProof/>
          <w:sz w:val="22"/>
          <w:szCs w:val="22"/>
          <w:lang w:eastAsia="pt-BR"/>
        </w:rPr>
      </w:pPr>
      <w:hyperlink w:anchor="_Toc467743481" w:history="1">
        <w:r w:rsidR="003C650C" w:rsidRPr="00B826DD">
          <w:rPr>
            <w:rStyle w:val="Hyperlink"/>
            <w:rFonts w:cs="Arial"/>
            <w:noProof/>
          </w:rPr>
          <w:t>2.3.2</w:t>
        </w:r>
        <w:r w:rsidR="003C650C">
          <w:rPr>
            <w:rFonts w:ascii="Calibri" w:hAnsi="Calibri" w:cs="Calibri"/>
            <w:noProof/>
            <w:sz w:val="22"/>
            <w:szCs w:val="22"/>
            <w:lang w:eastAsia="pt-BR"/>
          </w:rPr>
          <w:tab/>
        </w:r>
        <w:r w:rsidR="003C650C" w:rsidRPr="00B826DD">
          <w:rPr>
            <w:rStyle w:val="Hyperlink"/>
            <w:rFonts w:cs="Arial"/>
            <w:noProof/>
          </w:rPr>
          <w:t>Desenvolvedores do Sistema</w:t>
        </w:r>
        <w:r w:rsidR="003C650C">
          <w:rPr>
            <w:noProof/>
            <w:webHidden/>
          </w:rPr>
          <w:tab/>
          <w:t>7</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82" w:history="1">
        <w:r w:rsidR="003C650C" w:rsidRPr="00B826DD">
          <w:rPr>
            <w:rStyle w:val="Hyperlink"/>
            <w:rFonts w:cs="Arial"/>
            <w:noProof/>
          </w:rPr>
          <w:t>2.4</w:t>
        </w:r>
        <w:r w:rsidR="003C650C">
          <w:rPr>
            <w:rFonts w:ascii="Calibri" w:hAnsi="Calibri" w:cs="Calibri"/>
            <w:noProof/>
            <w:sz w:val="22"/>
            <w:szCs w:val="22"/>
            <w:lang w:eastAsia="pt-BR"/>
          </w:rPr>
          <w:tab/>
        </w:r>
        <w:r w:rsidR="003C650C" w:rsidRPr="00B826DD">
          <w:rPr>
            <w:rStyle w:val="Hyperlink"/>
            <w:rFonts w:cs="Arial"/>
            <w:noProof/>
          </w:rPr>
          <w:t>Regras de Negócio</w:t>
        </w:r>
        <w:r w:rsidR="003C650C">
          <w:rPr>
            <w:noProof/>
            <w:webHidden/>
          </w:rPr>
          <w:tab/>
          <w:t>8</w:t>
        </w:r>
      </w:hyperlink>
    </w:p>
    <w:p w:rsidR="003C650C" w:rsidRDefault="00A066EB" w:rsidP="00745C25">
      <w:pPr>
        <w:pStyle w:val="Sumrio1"/>
        <w:tabs>
          <w:tab w:val="left" w:pos="480"/>
          <w:tab w:val="right" w:leader="dot" w:pos="8494"/>
        </w:tabs>
        <w:rPr>
          <w:rFonts w:ascii="Calibri" w:hAnsi="Calibri" w:cs="Calibri"/>
          <w:noProof/>
          <w:sz w:val="22"/>
          <w:szCs w:val="22"/>
          <w:lang w:eastAsia="pt-BR"/>
        </w:rPr>
      </w:pPr>
      <w:hyperlink w:anchor="_Toc467743483" w:history="1">
        <w:r w:rsidR="003C650C" w:rsidRPr="00B826DD">
          <w:rPr>
            <w:rStyle w:val="Hyperlink"/>
            <w:rFonts w:cs="Arial"/>
            <w:noProof/>
          </w:rPr>
          <w:t>3</w:t>
        </w:r>
        <w:r w:rsidR="003C650C">
          <w:rPr>
            <w:rFonts w:ascii="Calibri" w:hAnsi="Calibri" w:cs="Calibri"/>
            <w:noProof/>
            <w:sz w:val="22"/>
            <w:szCs w:val="22"/>
            <w:lang w:eastAsia="pt-BR"/>
          </w:rPr>
          <w:tab/>
        </w:r>
        <w:r w:rsidR="003C650C" w:rsidRPr="00B826DD">
          <w:rPr>
            <w:rStyle w:val="Hyperlink"/>
            <w:rFonts w:cs="Arial"/>
            <w:noProof/>
          </w:rPr>
          <w:t>REQUISITOS DO SISTEMA</w:t>
        </w:r>
        <w:r w:rsidR="003C650C">
          <w:rPr>
            <w:noProof/>
            <w:webHidden/>
          </w:rPr>
          <w:tab/>
          <w:t>9</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84" w:history="1">
        <w:r w:rsidR="003C650C" w:rsidRPr="00B826DD">
          <w:rPr>
            <w:rStyle w:val="Hyperlink"/>
            <w:rFonts w:cs="Arial"/>
            <w:noProof/>
          </w:rPr>
          <w:t>3.1</w:t>
        </w:r>
        <w:r w:rsidR="003C650C">
          <w:rPr>
            <w:rFonts w:ascii="Calibri" w:hAnsi="Calibri" w:cs="Calibri"/>
            <w:noProof/>
            <w:sz w:val="22"/>
            <w:szCs w:val="22"/>
            <w:lang w:eastAsia="pt-BR"/>
          </w:rPr>
          <w:tab/>
        </w:r>
        <w:r w:rsidR="003C650C" w:rsidRPr="00B826DD">
          <w:rPr>
            <w:rStyle w:val="Hyperlink"/>
            <w:rFonts w:cs="Arial"/>
            <w:noProof/>
          </w:rPr>
          <w:t>Requisitos Funcionais</w:t>
        </w:r>
        <w:r w:rsidR="003C650C">
          <w:rPr>
            <w:noProof/>
            <w:webHidden/>
          </w:rPr>
          <w:tab/>
          <w:t>9</w:t>
        </w:r>
      </w:hyperlink>
    </w:p>
    <w:p w:rsidR="003C650C" w:rsidRDefault="00A066EB" w:rsidP="00745C25">
      <w:pPr>
        <w:pStyle w:val="Sumrio2"/>
        <w:tabs>
          <w:tab w:val="left" w:pos="880"/>
          <w:tab w:val="right" w:leader="dot" w:pos="8494"/>
        </w:tabs>
        <w:rPr>
          <w:rFonts w:ascii="Calibri" w:hAnsi="Calibri" w:cs="Calibri"/>
          <w:noProof/>
          <w:sz w:val="22"/>
          <w:szCs w:val="22"/>
          <w:lang w:eastAsia="pt-BR"/>
        </w:rPr>
      </w:pPr>
      <w:hyperlink w:anchor="_Toc467743485" w:history="1">
        <w:r w:rsidR="003C650C" w:rsidRPr="00B826DD">
          <w:rPr>
            <w:rStyle w:val="Hyperlink"/>
            <w:rFonts w:cs="Arial"/>
            <w:noProof/>
          </w:rPr>
          <w:t>3.2</w:t>
        </w:r>
        <w:r w:rsidR="003C650C">
          <w:rPr>
            <w:rFonts w:ascii="Calibri" w:hAnsi="Calibri" w:cs="Calibri"/>
            <w:noProof/>
            <w:sz w:val="22"/>
            <w:szCs w:val="22"/>
            <w:lang w:eastAsia="pt-BR"/>
          </w:rPr>
          <w:tab/>
        </w:r>
        <w:r w:rsidR="003C650C" w:rsidRPr="00B826DD">
          <w:rPr>
            <w:rStyle w:val="Hyperlink"/>
            <w:rFonts w:cs="Arial"/>
            <w:noProof/>
          </w:rPr>
          <w:t>Requisitos Não-Funcionais</w:t>
        </w:r>
        <w:r w:rsidR="003C650C">
          <w:rPr>
            <w:noProof/>
            <w:webHidden/>
          </w:rPr>
          <w:tab/>
          <w:t>16</w:t>
        </w:r>
      </w:hyperlink>
    </w:p>
    <w:p w:rsidR="003C650C" w:rsidRPr="009635A7" w:rsidRDefault="00A066EB" w:rsidP="00745C25">
      <w:pPr>
        <w:pStyle w:val="Sumrio2"/>
        <w:tabs>
          <w:tab w:val="left" w:pos="880"/>
          <w:tab w:val="right" w:leader="dot" w:pos="8494"/>
        </w:tabs>
        <w:ind w:left="0"/>
        <w:rPr>
          <w:rFonts w:ascii="Calibri" w:hAnsi="Calibri" w:cs="Calibri"/>
          <w:noProof/>
          <w:sz w:val="22"/>
          <w:szCs w:val="22"/>
          <w:lang w:eastAsia="pt-BR"/>
        </w:rPr>
      </w:pPr>
      <w:hyperlink w:anchor="_Toc467743486" w:history="1">
        <w:r w:rsidR="003C650C">
          <w:rPr>
            <w:rStyle w:val="Hyperlink"/>
            <w:rFonts w:cs="Arial"/>
            <w:noProof/>
          </w:rPr>
          <w:t>4</w:t>
        </w:r>
        <w:r w:rsidR="003C650C">
          <w:rPr>
            <w:rFonts w:ascii="Calibri" w:hAnsi="Calibri" w:cs="Calibri"/>
            <w:noProof/>
            <w:sz w:val="22"/>
            <w:szCs w:val="22"/>
            <w:lang w:eastAsia="pt-BR"/>
          </w:rPr>
          <w:tab/>
        </w:r>
        <w:r w:rsidR="003C650C">
          <w:rPr>
            <w:rStyle w:val="Hyperlink"/>
            <w:rFonts w:cs="Arial"/>
            <w:noProof/>
          </w:rPr>
          <w:t>Mododelagem</w:t>
        </w:r>
        <w:r w:rsidR="003C650C">
          <w:rPr>
            <w:noProof/>
            <w:webHidden/>
          </w:rPr>
          <w:tab/>
          <w:t>20</w:t>
        </w:r>
      </w:hyperlink>
    </w:p>
    <w:p w:rsidR="003C650C" w:rsidRDefault="00A066EB" w:rsidP="00745C25">
      <w:pPr>
        <w:pStyle w:val="Sumrio2"/>
        <w:tabs>
          <w:tab w:val="left" w:pos="880"/>
          <w:tab w:val="right" w:leader="dot" w:pos="8494"/>
        </w:tabs>
      </w:pPr>
      <w:hyperlink w:anchor="_Toc467743486" w:history="1">
        <w:r w:rsidR="003C650C">
          <w:rPr>
            <w:rStyle w:val="Hyperlink"/>
            <w:rFonts w:cs="Arial"/>
            <w:noProof/>
          </w:rPr>
          <w:t>4.1</w:t>
        </w:r>
        <w:r w:rsidR="003C650C">
          <w:rPr>
            <w:rFonts w:ascii="Calibri" w:hAnsi="Calibri" w:cs="Calibri"/>
            <w:noProof/>
            <w:sz w:val="22"/>
            <w:szCs w:val="22"/>
            <w:lang w:eastAsia="pt-BR"/>
          </w:rPr>
          <w:tab/>
        </w:r>
        <w:r w:rsidR="003C650C">
          <w:rPr>
            <w:rStyle w:val="Hyperlink"/>
            <w:rFonts w:cs="Arial"/>
            <w:noProof/>
          </w:rPr>
          <w:t>Diagramas de Caso de Uso</w:t>
        </w:r>
        <w:r w:rsidR="003C650C">
          <w:rPr>
            <w:noProof/>
            <w:webHidden/>
          </w:rPr>
          <w:tab/>
          <w:t>20</w:t>
        </w:r>
      </w:hyperlink>
    </w:p>
    <w:p w:rsidR="003C650C" w:rsidRDefault="00A066EB" w:rsidP="00745C25">
      <w:pPr>
        <w:pStyle w:val="Sumrio2"/>
        <w:tabs>
          <w:tab w:val="left" w:pos="880"/>
          <w:tab w:val="right" w:leader="dot" w:pos="8494"/>
        </w:tabs>
        <w:rPr>
          <w:rStyle w:val="Hyperlink"/>
          <w:rFonts w:cs="Arial"/>
          <w:noProof/>
        </w:rPr>
      </w:pPr>
      <w:hyperlink w:anchor="_Toc467743486" w:history="1">
        <w:r w:rsidR="003C650C">
          <w:rPr>
            <w:rStyle w:val="Hyperlink"/>
            <w:rFonts w:cs="Arial"/>
            <w:noProof/>
          </w:rPr>
          <w:t>4.2</w:t>
        </w:r>
        <w:r w:rsidR="003C650C">
          <w:rPr>
            <w:rFonts w:ascii="Calibri" w:hAnsi="Calibri" w:cs="Calibri"/>
            <w:noProof/>
            <w:sz w:val="22"/>
            <w:szCs w:val="22"/>
            <w:lang w:eastAsia="pt-BR"/>
          </w:rPr>
          <w:tab/>
        </w:r>
        <w:r w:rsidR="003C650C">
          <w:rPr>
            <w:rStyle w:val="Hyperlink"/>
            <w:rFonts w:cs="Arial"/>
            <w:noProof/>
          </w:rPr>
          <w:t>Prototipo</w:t>
        </w:r>
        <w:r w:rsidR="003C650C">
          <w:rPr>
            <w:noProof/>
            <w:webHidden/>
          </w:rPr>
          <w:tab/>
          <w:t>32</w:t>
        </w:r>
      </w:hyperlink>
      <w:r>
        <w:fldChar w:fldCharType="begin"/>
      </w:r>
      <w:r w:rsidR="003C650C">
        <w:instrText>HYPERLINK \l "_Toc467743486"</w:instrText>
      </w:r>
      <w:r>
        <w:fldChar w:fldCharType="separate"/>
      </w:r>
    </w:p>
    <w:p w:rsidR="003C650C" w:rsidRPr="009635A7" w:rsidRDefault="003C650C" w:rsidP="00745C25">
      <w:pPr>
        <w:pStyle w:val="Sumrio2"/>
        <w:tabs>
          <w:tab w:val="left" w:pos="880"/>
          <w:tab w:val="right" w:leader="dot" w:pos="8494"/>
        </w:tabs>
        <w:rPr>
          <w:rFonts w:ascii="Calibri" w:hAnsi="Calibri" w:cs="Calibri"/>
          <w:noProof/>
          <w:sz w:val="22"/>
          <w:szCs w:val="22"/>
          <w:lang w:eastAsia="pt-BR"/>
        </w:rPr>
      </w:pPr>
      <w:r>
        <w:rPr>
          <w:rStyle w:val="Hyperlink"/>
          <w:rFonts w:cs="Arial"/>
          <w:noProof/>
        </w:rPr>
        <w:t xml:space="preserve">4.3 </w:t>
      </w:r>
      <w:r>
        <w:rPr>
          <w:rStyle w:val="Hyperlink"/>
          <w:rFonts w:cs="Arial"/>
          <w:noProof/>
        </w:rPr>
        <w:tab/>
        <w:t>Login</w:t>
      </w:r>
      <w:r w:rsidR="00A066EB">
        <w:fldChar w:fldCharType="end"/>
      </w:r>
      <w:r>
        <w:t xml:space="preserve"> Usuário</w:t>
      </w:r>
      <w:proofErr w:type="gramStart"/>
      <w:r>
        <w:t>........................................................................................</w:t>
      </w:r>
      <w:proofErr w:type="gramEnd"/>
      <w:r>
        <w:t>32</w:t>
      </w:r>
    </w:p>
    <w:p w:rsidR="003C650C" w:rsidRPr="009635A7" w:rsidRDefault="003C650C" w:rsidP="00745C25">
      <w:pPr>
        <w:pStyle w:val="Sumrio2"/>
        <w:tabs>
          <w:tab w:val="left" w:pos="880"/>
          <w:tab w:val="right" w:leader="dot" w:pos="8494"/>
        </w:tabs>
        <w:rPr>
          <w:rFonts w:ascii="Calibri" w:hAnsi="Calibri" w:cs="Calibri"/>
          <w:noProof/>
          <w:sz w:val="22"/>
          <w:szCs w:val="22"/>
          <w:lang w:eastAsia="pt-BR"/>
        </w:rPr>
      </w:pPr>
      <w:r>
        <w:t>4.4</w:t>
      </w:r>
      <w:r>
        <w:tab/>
        <w:t>Recuperar Conta..................................................................................33</w:t>
      </w:r>
    </w:p>
    <w:p w:rsidR="003C650C" w:rsidRDefault="00A066EB" w:rsidP="00745C25">
      <w:pPr>
        <w:pStyle w:val="Sumrio2"/>
        <w:tabs>
          <w:tab w:val="left" w:pos="880"/>
          <w:tab w:val="right" w:leader="dot" w:pos="8494"/>
        </w:tabs>
      </w:pPr>
      <w:hyperlink w:anchor="_Toc467743486" w:history="1">
        <w:r w:rsidR="003C650C">
          <w:rPr>
            <w:rStyle w:val="Hyperlink"/>
            <w:rFonts w:cs="Arial"/>
            <w:noProof/>
          </w:rPr>
          <w:t>4.5</w:t>
        </w:r>
        <w:r w:rsidR="003C650C">
          <w:rPr>
            <w:rFonts w:ascii="Calibri" w:hAnsi="Calibri" w:cs="Calibri"/>
            <w:noProof/>
            <w:sz w:val="22"/>
            <w:szCs w:val="22"/>
            <w:lang w:eastAsia="pt-BR"/>
          </w:rPr>
          <w:tab/>
        </w:r>
        <w:r w:rsidR="003C650C">
          <w:rPr>
            <w:rStyle w:val="Hyperlink"/>
            <w:rFonts w:cs="Arial"/>
            <w:noProof/>
          </w:rPr>
          <w:t>Cadastro de Usuário</w:t>
        </w:r>
        <w:r w:rsidR="003C650C">
          <w:rPr>
            <w:noProof/>
            <w:webHidden/>
          </w:rPr>
          <w:tab/>
          <w:t>34</w:t>
        </w:r>
      </w:hyperlink>
    </w:p>
    <w:p w:rsidR="003C650C" w:rsidRDefault="00A066EB" w:rsidP="00745C25">
      <w:pPr>
        <w:pStyle w:val="Sumrio2"/>
        <w:tabs>
          <w:tab w:val="left" w:pos="880"/>
          <w:tab w:val="right" w:leader="dot" w:pos="8494"/>
        </w:tabs>
      </w:pPr>
      <w:hyperlink w:anchor="_Toc467743486" w:history="1">
        <w:r w:rsidR="003C650C">
          <w:rPr>
            <w:rStyle w:val="Hyperlink"/>
            <w:rFonts w:cs="Arial"/>
            <w:noProof/>
          </w:rPr>
          <w:t>4.6</w:t>
        </w:r>
        <w:r w:rsidR="003C650C">
          <w:rPr>
            <w:rFonts w:ascii="Calibri" w:hAnsi="Calibri" w:cs="Calibri"/>
            <w:noProof/>
            <w:sz w:val="22"/>
            <w:szCs w:val="22"/>
            <w:lang w:eastAsia="pt-BR"/>
          </w:rPr>
          <w:tab/>
        </w:r>
        <w:r w:rsidR="003C650C">
          <w:rPr>
            <w:rStyle w:val="Hyperlink"/>
            <w:rFonts w:cs="Arial"/>
            <w:noProof/>
          </w:rPr>
          <w:t>Menu</w:t>
        </w:r>
        <w:r w:rsidR="003C650C">
          <w:rPr>
            <w:noProof/>
            <w:webHidden/>
          </w:rPr>
          <w:tab/>
          <w:t>35</w:t>
        </w:r>
      </w:hyperlink>
    </w:p>
    <w:p w:rsidR="003C650C" w:rsidRPr="009635A7" w:rsidRDefault="003C650C" w:rsidP="00745C25">
      <w:pPr>
        <w:pStyle w:val="Sumrio2"/>
        <w:tabs>
          <w:tab w:val="left" w:pos="880"/>
          <w:tab w:val="right" w:leader="dot" w:pos="8494"/>
        </w:tabs>
        <w:rPr>
          <w:rFonts w:ascii="Calibri" w:hAnsi="Calibri" w:cs="Calibri"/>
          <w:noProof/>
          <w:sz w:val="22"/>
          <w:szCs w:val="22"/>
          <w:lang w:eastAsia="pt-BR"/>
        </w:rPr>
      </w:pPr>
      <w:r>
        <w:t>4.7</w:t>
      </w:r>
      <w:r>
        <w:tab/>
        <w:t>Cadastrar Movimentação......................................................................36</w:t>
      </w:r>
    </w:p>
    <w:p w:rsidR="003C650C" w:rsidRDefault="003C650C" w:rsidP="00745C25">
      <w:pPr>
        <w:pStyle w:val="Sumrio2"/>
        <w:tabs>
          <w:tab w:val="left" w:pos="880"/>
          <w:tab w:val="right" w:leader="dot" w:pos="8494"/>
        </w:tabs>
      </w:pPr>
      <w:r>
        <w:t>4.8</w:t>
      </w:r>
      <w:r>
        <w:tab/>
        <w:t>Excluir Movimentação...........................................................................38</w:t>
      </w:r>
    </w:p>
    <w:p w:rsidR="003C650C" w:rsidRDefault="00A066EB" w:rsidP="00745C25">
      <w:pPr>
        <w:pStyle w:val="Sumrio2"/>
        <w:tabs>
          <w:tab w:val="left" w:pos="880"/>
          <w:tab w:val="right" w:leader="dot" w:pos="8494"/>
        </w:tabs>
      </w:pPr>
      <w:hyperlink w:anchor="_Toc467743486" w:history="1">
        <w:r w:rsidR="003C650C">
          <w:rPr>
            <w:rStyle w:val="Hyperlink"/>
            <w:rFonts w:cs="Arial"/>
            <w:noProof/>
          </w:rPr>
          <w:t>4.9</w:t>
        </w:r>
        <w:r w:rsidR="003C650C">
          <w:rPr>
            <w:rFonts w:ascii="Calibri" w:hAnsi="Calibri" w:cs="Calibri"/>
            <w:noProof/>
            <w:sz w:val="22"/>
            <w:szCs w:val="22"/>
            <w:lang w:eastAsia="pt-BR"/>
          </w:rPr>
          <w:tab/>
        </w:r>
        <w:r w:rsidR="003C650C">
          <w:rPr>
            <w:rStyle w:val="Hyperlink"/>
            <w:rFonts w:cs="Arial"/>
            <w:noProof/>
          </w:rPr>
          <w:t>Calcular Movimentação</w:t>
        </w:r>
        <w:r w:rsidR="003C650C">
          <w:rPr>
            <w:noProof/>
            <w:webHidden/>
          </w:rPr>
          <w:tab/>
          <w:t>39</w:t>
        </w:r>
      </w:hyperlink>
    </w:p>
    <w:p w:rsidR="003C650C" w:rsidRDefault="00A066EB" w:rsidP="00745C25">
      <w:pPr>
        <w:pStyle w:val="Sumrio2"/>
        <w:tabs>
          <w:tab w:val="left" w:pos="880"/>
          <w:tab w:val="right" w:leader="dot" w:pos="8494"/>
        </w:tabs>
        <w:rPr>
          <w:rStyle w:val="Hyperlink"/>
          <w:rFonts w:cs="Arial"/>
          <w:noProof/>
        </w:rPr>
      </w:pPr>
      <w:hyperlink w:anchor="_Toc467743486" w:history="1">
        <w:r w:rsidR="003C650C">
          <w:rPr>
            <w:rStyle w:val="Hyperlink"/>
            <w:rFonts w:cs="Arial"/>
            <w:noProof/>
          </w:rPr>
          <w:t>4.10</w:t>
        </w:r>
        <w:r w:rsidR="003C650C">
          <w:rPr>
            <w:rFonts w:ascii="Calibri" w:hAnsi="Calibri" w:cs="Calibri"/>
            <w:noProof/>
            <w:sz w:val="22"/>
            <w:szCs w:val="22"/>
            <w:lang w:eastAsia="pt-BR"/>
          </w:rPr>
          <w:tab/>
        </w:r>
        <w:r w:rsidR="003C650C">
          <w:rPr>
            <w:rStyle w:val="Hyperlink"/>
            <w:rFonts w:cs="Arial"/>
            <w:noProof/>
          </w:rPr>
          <w:t>Notificações do Sistema</w:t>
        </w:r>
        <w:r w:rsidR="003C650C">
          <w:rPr>
            <w:noProof/>
            <w:webHidden/>
          </w:rPr>
          <w:tab/>
          <w:t>40</w:t>
        </w:r>
      </w:hyperlink>
      <w:r>
        <w:fldChar w:fldCharType="begin"/>
      </w:r>
      <w:r w:rsidR="003C650C">
        <w:instrText>HYPERLINK \l "_Toc467743486"</w:instrText>
      </w:r>
      <w:r>
        <w:fldChar w:fldCharType="separate"/>
      </w:r>
    </w:p>
    <w:p w:rsidR="003C650C" w:rsidRPr="009635A7" w:rsidRDefault="003C650C" w:rsidP="00745C25">
      <w:pPr>
        <w:pStyle w:val="Sumrio2"/>
        <w:tabs>
          <w:tab w:val="left" w:pos="880"/>
          <w:tab w:val="right" w:leader="dot" w:pos="8494"/>
        </w:tabs>
        <w:rPr>
          <w:rFonts w:ascii="Calibri" w:hAnsi="Calibri" w:cs="Calibri"/>
          <w:noProof/>
          <w:sz w:val="22"/>
          <w:szCs w:val="22"/>
          <w:lang w:eastAsia="pt-BR"/>
        </w:rPr>
      </w:pPr>
      <w:r>
        <w:rPr>
          <w:rStyle w:val="Hyperlink"/>
          <w:rFonts w:cs="Arial"/>
          <w:noProof/>
        </w:rPr>
        <w:t xml:space="preserve">4.11 </w:t>
      </w:r>
      <w:r>
        <w:rPr>
          <w:rStyle w:val="Hyperlink"/>
          <w:rFonts w:cs="Arial"/>
          <w:noProof/>
        </w:rPr>
        <w:tab/>
        <w:t>Personalizar Sistema</w:t>
      </w:r>
      <w:r w:rsidR="00A066EB">
        <w:fldChar w:fldCharType="end"/>
      </w:r>
      <w:proofErr w:type="gramStart"/>
      <w:r>
        <w:t>............................................................................</w:t>
      </w:r>
      <w:proofErr w:type="gramEnd"/>
      <w:r>
        <w:t>32</w:t>
      </w:r>
    </w:p>
    <w:p w:rsidR="003C650C" w:rsidRDefault="003C650C" w:rsidP="00745C25">
      <w:pPr>
        <w:pStyle w:val="Sumrio2"/>
        <w:tabs>
          <w:tab w:val="left" w:pos="880"/>
          <w:tab w:val="right" w:leader="dot" w:pos="8494"/>
        </w:tabs>
        <w:ind w:left="0"/>
      </w:pPr>
      <w:r>
        <w:t>5</w:t>
      </w:r>
      <w:r>
        <w:tab/>
        <w:t>Analise de Design ................................................................................42</w:t>
      </w:r>
    </w:p>
    <w:p w:rsidR="003C650C" w:rsidRDefault="00A066EB" w:rsidP="00745C25">
      <w:pPr>
        <w:pStyle w:val="Sumrio2"/>
        <w:tabs>
          <w:tab w:val="left" w:pos="880"/>
          <w:tab w:val="right" w:leader="dot" w:pos="8494"/>
        </w:tabs>
      </w:pPr>
      <w:hyperlink w:anchor="_Toc467743486" w:history="1">
        <w:r w:rsidR="003C650C">
          <w:rPr>
            <w:rStyle w:val="Hyperlink"/>
            <w:rFonts w:cs="Arial"/>
            <w:noProof/>
          </w:rPr>
          <w:t>5.1</w:t>
        </w:r>
        <w:r w:rsidR="003C650C">
          <w:rPr>
            <w:rFonts w:ascii="Calibri" w:hAnsi="Calibri" w:cs="Calibri"/>
            <w:noProof/>
            <w:sz w:val="22"/>
            <w:szCs w:val="22"/>
            <w:lang w:eastAsia="pt-BR"/>
          </w:rPr>
          <w:tab/>
        </w:r>
        <w:r w:rsidR="003C650C">
          <w:rPr>
            <w:rStyle w:val="Hyperlink"/>
            <w:rFonts w:cs="Arial"/>
            <w:noProof/>
          </w:rPr>
          <w:t>Diagrama de Sequência</w:t>
        </w:r>
        <w:r w:rsidR="003C650C">
          <w:rPr>
            <w:noProof/>
            <w:webHidden/>
          </w:rPr>
          <w:tab/>
          <w:t>42</w:t>
        </w:r>
      </w:hyperlink>
    </w:p>
    <w:p w:rsidR="003C650C" w:rsidRDefault="00A066EB" w:rsidP="00745C25">
      <w:pPr>
        <w:pStyle w:val="Sumrio2"/>
        <w:tabs>
          <w:tab w:val="left" w:pos="880"/>
          <w:tab w:val="right" w:leader="dot" w:pos="8494"/>
        </w:tabs>
        <w:rPr>
          <w:rStyle w:val="Hyperlink"/>
          <w:rFonts w:cs="Arial"/>
          <w:noProof/>
        </w:rPr>
      </w:pPr>
      <w:hyperlink w:anchor="_Toc467743486" w:history="1">
        <w:r w:rsidR="003C650C">
          <w:rPr>
            <w:rStyle w:val="Hyperlink"/>
            <w:rFonts w:cs="Arial"/>
            <w:noProof/>
          </w:rPr>
          <w:t>5.2</w:t>
        </w:r>
        <w:r w:rsidR="003C650C">
          <w:rPr>
            <w:rFonts w:ascii="Calibri" w:hAnsi="Calibri" w:cs="Calibri"/>
            <w:noProof/>
            <w:sz w:val="22"/>
            <w:szCs w:val="22"/>
            <w:lang w:eastAsia="pt-BR"/>
          </w:rPr>
          <w:tab/>
        </w:r>
        <w:r w:rsidR="003C650C">
          <w:rPr>
            <w:rStyle w:val="Hyperlink"/>
            <w:rFonts w:cs="Arial"/>
            <w:noProof/>
          </w:rPr>
          <w:t>Acesso ao Sistema</w:t>
        </w:r>
        <w:r w:rsidR="003C650C">
          <w:rPr>
            <w:noProof/>
            <w:webHidden/>
          </w:rPr>
          <w:tab/>
          <w:t>42</w:t>
        </w:r>
      </w:hyperlink>
      <w:r>
        <w:fldChar w:fldCharType="begin"/>
      </w:r>
      <w:r w:rsidR="003C650C">
        <w:instrText>HYPERLINK \l "_Toc467743486"</w:instrText>
      </w:r>
      <w:r>
        <w:fldChar w:fldCharType="separate"/>
      </w:r>
    </w:p>
    <w:p w:rsidR="003C650C" w:rsidRPr="009635A7" w:rsidRDefault="003C650C" w:rsidP="00745C25">
      <w:pPr>
        <w:pStyle w:val="Sumrio2"/>
        <w:tabs>
          <w:tab w:val="left" w:pos="880"/>
          <w:tab w:val="right" w:leader="dot" w:pos="8494"/>
        </w:tabs>
        <w:rPr>
          <w:rFonts w:ascii="Calibri" w:hAnsi="Calibri" w:cs="Calibri"/>
          <w:noProof/>
          <w:sz w:val="22"/>
          <w:szCs w:val="22"/>
          <w:lang w:eastAsia="pt-BR"/>
        </w:rPr>
      </w:pPr>
      <w:r>
        <w:rPr>
          <w:rStyle w:val="Hyperlink"/>
          <w:rFonts w:cs="Arial"/>
          <w:noProof/>
        </w:rPr>
        <w:t xml:space="preserve">5.3 </w:t>
      </w:r>
      <w:r>
        <w:rPr>
          <w:rStyle w:val="Hyperlink"/>
          <w:rFonts w:cs="Arial"/>
          <w:noProof/>
        </w:rPr>
        <w:tab/>
        <w:t>Cadastrar</w:t>
      </w:r>
      <w:r w:rsidR="00A066EB">
        <w:fldChar w:fldCharType="end"/>
      </w:r>
      <w:r>
        <w:t xml:space="preserve"> Movimentação</w:t>
      </w:r>
      <w:proofErr w:type="gramStart"/>
      <w:r>
        <w:t>......................................................................</w:t>
      </w:r>
      <w:proofErr w:type="gramEnd"/>
      <w:r>
        <w:t>43</w:t>
      </w:r>
    </w:p>
    <w:p w:rsidR="003C650C" w:rsidRDefault="003C650C" w:rsidP="00745C25">
      <w:pPr>
        <w:pStyle w:val="Sumrio2"/>
        <w:tabs>
          <w:tab w:val="left" w:pos="880"/>
          <w:tab w:val="right" w:leader="dot" w:pos="8494"/>
        </w:tabs>
      </w:pPr>
      <w:r>
        <w:t>5.4</w:t>
      </w:r>
      <w:r>
        <w:tab/>
        <w:t>Calcular Movimentação........................................................................43</w:t>
      </w:r>
    </w:p>
    <w:p w:rsidR="003C650C" w:rsidRDefault="003C650C" w:rsidP="00745C25">
      <w:pPr>
        <w:rPr>
          <w:lang w:eastAsia="pt-BR"/>
        </w:rPr>
      </w:pPr>
      <w:r>
        <w:rPr>
          <w:lang w:eastAsia="pt-BR"/>
        </w:rPr>
        <w:t>6 Diagrama de Classe.......................................................................................44</w:t>
      </w:r>
    </w:p>
    <w:p w:rsidR="003C650C" w:rsidRDefault="003C650C" w:rsidP="00745C25">
      <w:pPr>
        <w:rPr>
          <w:lang w:eastAsia="pt-BR"/>
        </w:rPr>
      </w:pPr>
      <w:r>
        <w:rPr>
          <w:lang w:eastAsia="pt-BR"/>
        </w:rPr>
        <w:t>7 Diagrama  de Atividade..................................................................................45</w:t>
      </w:r>
    </w:p>
    <w:p w:rsidR="003C650C" w:rsidRDefault="003C650C" w:rsidP="00745C25">
      <w:pPr>
        <w:rPr>
          <w:lang w:eastAsia="pt-BR"/>
        </w:rPr>
      </w:pPr>
      <w:r>
        <w:rPr>
          <w:lang w:eastAsia="pt-BR"/>
        </w:rPr>
        <w:t>8 Modelo Lógico da Base de Dados..................................................................46</w:t>
      </w:r>
    </w:p>
    <w:p w:rsidR="003C650C" w:rsidRDefault="003C650C" w:rsidP="00745C25">
      <w:pPr>
        <w:rPr>
          <w:lang w:eastAsia="pt-BR"/>
        </w:rPr>
      </w:pPr>
      <w:r>
        <w:rPr>
          <w:lang w:eastAsia="pt-BR"/>
        </w:rPr>
        <w:t>9 Estrutura de Dados.........................................................................................46</w:t>
      </w:r>
    </w:p>
    <w:p w:rsidR="003C650C" w:rsidRDefault="003C650C" w:rsidP="00745C25">
      <w:pPr>
        <w:rPr>
          <w:lang w:eastAsia="pt-BR"/>
        </w:rPr>
      </w:pPr>
      <w:r>
        <w:rPr>
          <w:lang w:eastAsia="pt-BR"/>
        </w:rPr>
        <w:tab/>
        <w:t>9.1 Cadastro de Usuário.........................................................................46</w:t>
      </w:r>
    </w:p>
    <w:p w:rsidR="003C650C" w:rsidRDefault="003C650C" w:rsidP="00745C25">
      <w:pPr>
        <w:rPr>
          <w:lang w:eastAsia="pt-BR"/>
        </w:rPr>
      </w:pPr>
      <w:r>
        <w:rPr>
          <w:lang w:eastAsia="pt-BR"/>
        </w:rPr>
        <w:tab/>
        <w:t>9.2 Cadastro de Movimentação..............................................................47</w:t>
      </w:r>
    </w:p>
    <w:p w:rsidR="003C650C" w:rsidRPr="007C576D" w:rsidRDefault="003C650C" w:rsidP="00745C25">
      <w:pPr>
        <w:rPr>
          <w:lang w:eastAsia="pt-BR"/>
        </w:rPr>
      </w:pPr>
      <w:r>
        <w:rPr>
          <w:lang w:eastAsia="pt-BR"/>
        </w:rPr>
        <w:tab/>
        <w:t>9.3 Saldo.................................................................................................47</w:t>
      </w:r>
    </w:p>
    <w:p w:rsidR="003C650C" w:rsidRDefault="003C650C" w:rsidP="00745C25">
      <w:pPr>
        <w:rPr>
          <w:lang w:eastAsia="pt-BR"/>
        </w:rPr>
      </w:pPr>
      <w:r>
        <w:rPr>
          <w:lang w:eastAsia="pt-BR"/>
        </w:rPr>
        <w:tab/>
        <w:t>9.4 Notificação.........................................................................................47</w:t>
      </w:r>
    </w:p>
    <w:p w:rsidR="003C650C" w:rsidRDefault="003C650C" w:rsidP="00745C25">
      <w:pPr>
        <w:rPr>
          <w:lang w:eastAsia="pt-BR"/>
        </w:rPr>
      </w:pPr>
      <w:r>
        <w:rPr>
          <w:lang w:eastAsia="pt-BR"/>
        </w:rPr>
        <w:tab/>
        <w:t>9.5 Personalizar do Sistema...................................................................48</w:t>
      </w:r>
    </w:p>
    <w:p w:rsidR="003C650C" w:rsidRPr="007C576D" w:rsidRDefault="003C650C" w:rsidP="00745C25">
      <w:pPr>
        <w:rPr>
          <w:lang w:eastAsia="pt-BR"/>
        </w:rPr>
      </w:pPr>
      <w:r>
        <w:rPr>
          <w:lang w:eastAsia="pt-BR"/>
        </w:rPr>
        <w:tab/>
        <w:t>9.6 Movimentação_Saldo........................................................................48</w:t>
      </w:r>
    </w:p>
    <w:p w:rsidR="003C650C" w:rsidRPr="007C576D" w:rsidRDefault="003C650C" w:rsidP="00745C25">
      <w:pPr>
        <w:rPr>
          <w:lang w:eastAsia="pt-BR"/>
        </w:rPr>
      </w:pPr>
      <w:r>
        <w:rPr>
          <w:lang w:eastAsia="pt-BR"/>
        </w:rPr>
        <w:t>10 Referências...................................................................................................48</w:t>
      </w:r>
    </w:p>
    <w:p w:rsidR="003C650C" w:rsidRPr="009635A7" w:rsidRDefault="003C650C" w:rsidP="00745C25">
      <w:pPr>
        <w:pStyle w:val="Sumrio2"/>
        <w:tabs>
          <w:tab w:val="left" w:pos="880"/>
          <w:tab w:val="right" w:leader="dot" w:pos="8494"/>
        </w:tabs>
        <w:rPr>
          <w:rFonts w:ascii="Calibri" w:hAnsi="Calibri" w:cs="Calibri"/>
          <w:noProof/>
          <w:sz w:val="22"/>
          <w:szCs w:val="22"/>
          <w:lang w:eastAsia="pt-BR"/>
        </w:rPr>
      </w:pPr>
    </w:p>
    <w:p w:rsidR="003C650C" w:rsidRDefault="003C650C" w:rsidP="00745C25">
      <w:pPr>
        <w:pStyle w:val="Sumrio2"/>
        <w:tabs>
          <w:tab w:val="left" w:pos="880"/>
          <w:tab w:val="right" w:leader="dot" w:pos="8494"/>
        </w:tabs>
      </w:pPr>
    </w:p>
    <w:p w:rsidR="003C650C" w:rsidRDefault="00A066EB" w:rsidP="00745C25">
      <w:pPr>
        <w:pStyle w:val="Sumrio2"/>
        <w:tabs>
          <w:tab w:val="left" w:pos="880"/>
          <w:tab w:val="right" w:leader="dot" w:pos="8494"/>
        </w:tabs>
      </w:pPr>
      <w:hyperlink w:anchor="_Toc467743486" w:history="1">
        <w:r w:rsidR="003C650C" w:rsidRPr="007F677F">
          <w:rPr>
            <w:rStyle w:val="Hyperlink"/>
            <w:rFonts w:cs="Arial"/>
          </w:rPr>
          <w:t>_Toc467743486</w:t>
        </w:r>
      </w:hyperlink>
    </w:p>
    <w:p w:rsidR="003C650C" w:rsidRPr="007F54F1" w:rsidRDefault="003C650C" w:rsidP="00745C25"/>
    <w:p w:rsidR="003C650C" w:rsidRPr="00D429F6" w:rsidRDefault="003C650C" w:rsidP="00745C25"/>
    <w:p w:rsidR="003C650C" w:rsidRPr="00D429F6" w:rsidRDefault="003C650C" w:rsidP="00745C25"/>
    <w:p w:rsidR="003C650C" w:rsidRPr="00D429F6" w:rsidRDefault="003C650C" w:rsidP="00745C25">
      <w:r>
        <w:t xml:space="preserve">   </w:t>
      </w:r>
    </w:p>
    <w:p w:rsidR="003C650C" w:rsidRPr="00EF50BF" w:rsidRDefault="00A066EB" w:rsidP="00745C25">
      <w:r w:rsidRPr="00EF50BF">
        <w:lastRenderedPageBreak/>
        <w:fldChar w:fldCharType="end"/>
      </w:r>
    </w:p>
    <w:p w:rsidR="003C650C" w:rsidRPr="00EF50BF" w:rsidRDefault="003C650C" w:rsidP="00745C25">
      <w:pPr>
        <w:spacing w:after="160" w:line="259" w:lineRule="auto"/>
        <w:jc w:val="left"/>
      </w:pPr>
    </w:p>
    <w:p w:rsidR="003C650C" w:rsidRPr="00EF50BF" w:rsidRDefault="003C650C" w:rsidP="00745C25">
      <w:pPr>
        <w:spacing w:after="160" w:line="259" w:lineRule="auto"/>
        <w:jc w:val="left"/>
      </w:pPr>
      <w:r w:rsidRPr="00EF50BF">
        <w:br w:type="page"/>
      </w:r>
    </w:p>
    <w:p w:rsidR="003C650C" w:rsidRPr="00EF50BF" w:rsidRDefault="003C650C" w:rsidP="00745C25">
      <w:pPr>
        <w:spacing w:after="160"/>
        <w:jc w:val="left"/>
        <w:rPr>
          <w:b/>
          <w:bCs/>
          <w:sz w:val="28"/>
          <w:szCs w:val="28"/>
        </w:rPr>
      </w:pPr>
      <w:r w:rsidRPr="00EF50BF">
        <w:rPr>
          <w:b/>
          <w:bCs/>
          <w:sz w:val="28"/>
          <w:szCs w:val="28"/>
        </w:rPr>
        <w:t>ÍNDICE DE TABELAS</w:t>
      </w:r>
    </w:p>
    <w:p w:rsidR="003C650C" w:rsidRDefault="00A066EB" w:rsidP="00745C25">
      <w:pPr>
        <w:pStyle w:val="ndicedeilustraes"/>
        <w:tabs>
          <w:tab w:val="right" w:leader="dot" w:pos="8494"/>
        </w:tabs>
        <w:rPr>
          <w:rFonts w:ascii="Calibri" w:hAnsi="Calibri" w:cs="Calibri"/>
          <w:noProof/>
          <w:sz w:val="22"/>
          <w:szCs w:val="22"/>
          <w:lang w:eastAsia="pt-BR"/>
        </w:rPr>
      </w:pPr>
      <w:r w:rsidRPr="00EF50BF">
        <w:fldChar w:fldCharType="begin"/>
      </w:r>
      <w:r w:rsidR="003C650C" w:rsidRPr="00EF50BF">
        <w:instrText xml:space="preserve"> TOC \h \z \c "Tabela" </w:instrText>
      </w:r>
      <w:r w:rsidRPr="00EF50BF">
        <w:fldChar w:fldCharType="separate"/>
      </w:r>
      <w:hyperlink w:anchor="_Toc467743455" w:history="1">
        <w:r w:rsidR="003C650C" w:rsidRPr="00A339DB">
          <w:rPr>
            <w:rStyle w:val="Hyperlink"/>
            <w:rFonts w:cs="Arial"/>
            <w:noProof/>
          </w:rPr>
          <w:t>Tabela 1 – Documentação do caso de uso cadastrar usuário</w:t>
        </w:r>
        <w:r w:rsidR="003C650C">
          <w:rPr>
            <w:noProof/>
            <w:webHidden/>
          </w:rPr>
          <w:tab/>
        </w:r>
        <w:r>
          <w:rPr>
            <w:noProof/>
            <w:webHidden/>
          </w:rPr>
          <w:fldChar w:fldCharType="begin"/>
        </w:r>
        <w:r w:rsidR="003C650C">
          <w:rPr>
            <w:noProof/>
            <w:webHidden/>
          </w:rPr>
          <w:instrText xml:space="preserve"> PAGEREF _Toc467743455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56" w:history="1">
        <w:r w:rsidR="003C650C" w:rsidRPr="00A339DB">
          <w:rPr>
            <w:rStyle w:val="Hyperlink"/>
            <w:rFonts w:cs="Arial"/>
            <w:noProof/>
          </w:rPr>
          <w:t>Tabela 2 – Documentação do caso de uso realizar log in</w:t>
        </w:r>
        <w:r w:rsidR="003C650C">
          <w:rPr>
            <w:noProof/>
            <w:webHidden/>
          </w:rPr>
          <w:tab/>
        </w:r>
        <w:r>
          <w:rPr>
            <w:noProof/>
            <w:webHidden/>
          </w:rPr>
          <w:fldChar w:fldCharType="begin"/>
        </w:r>
        <w:r w:rsidR="003C650C">
          <w:rPr>
            <w:noProof/>
            <w:webHidden/>
          </w:rPr>
          <w:instrText xml:space="preserve"> PAGEREF _Toc467743456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57" w:history="1">
        <w:r w:rsidR="003C650C" w:rsidRPr="00A339DB">
          <w:rPr>
            <w:rStyle w:val="Hyperlink"/>
            <w:rFonts w:cs="Arial"/>
            <w:noProof/>
          </w:rPr>
          <w:t>Tabela 3 – Documentação do caso de uso criar contas de receita/ despesa</w:t>
        </w:r>
        <w:r w:rsidR="003C650C">
          <w:rPr>
            <w:noProof/>
            <w:webHidden/>
          </w:rPr>
          <w:tab/>
        </w:r>
        <w:r>
          <w:rPr>
            <w:noProof/>
            <w:webHidden/>
          </w:rPr>
          <w:fldChar w:fldCharType="begin"/>
        </w:r>
        <w:r w:rsidR="003C650C">
          <w:rPr>
            <w:noProof/>
            <w:webHidden/>
          </w:rPr>
          <w:instrText xml:space="preserve"> PAGEREF _Toc467743457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58" w:history="1">
        <w:r w:rsidR="003C650C" w:rsidRPr="00A339DB">
          <w:rPr>
            <w:rStyle w:val="Hyperlink"/>
            <w:rFonts w:cs="Arial"/>
            <w:noProof/>
          </w:rPr>
          <w:t>Tabela 4 – Documentação do caso de uso adicionar formas de pagamento</w:t>
        </w:r>
        <w:r w:rsidR="003C650C">
          <w:rPr>
            <w:noProof/>
            <w:webHidden/>
          </w:rPr>
          <w:tab/>
        </w:r>
        <w:r>
          <w:rPr>
            <w:noProof/>
            <w:webHidden/>
          </w:rPr>
          <w:fldChar w:fldCharType="begin"/>
        </w:r>
        <w:r w:rsidR="003C650C">
          <w:rPr>
            <w:noProof/>
            <w:webHidden/>
          </w:rPr>
          <w:instrText xml:space="preserve"> PAGEREF _Toc467743458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59" w:history="1">
        <w:r w:rsidR="003C650C" w:rsidRPr="00A339DB">
          <w:rPr>
            <w:rStyle w:val="Hyperlink"/>
            <w:rFonts w:cs="Arial"/>
            <w:noProof/>
          </w:rPr>
          <w:t>Tabela 5 – Documentação do caso de uso converter moeda</w:t>
        </w:r>
        <w:r w:rsidR="003C650C">
          <w:rPr>
            <w:noProof/>
            <w:webHidden/>
          </w:rPr>
          <w:tab/>
        </w:r>
        <w:r>
          <w:rPr>
            <w:noProof/>
            <w:webHidden/>
          </w:rPr>
          <w:fldChar w:fldCharType="begin"/>
        </w:r>
        <w:r w:rsidR="003C650C">
          <w:rPr>
            <w:noProof/>
            <w:webHidden/>
          </w:rPr>
          <w:instrText xml:space="preserve"> PAGEREF _Toc467743459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60" w:history="1">
        <w:r w:rsidR="003C650C" w:rsidRPr="00A339DB">
          <w:rPr>
            <w:rStyle w:val="Hyperlink"/>
            <w:rFonts w:cs="Arial"/>
            <w:noProof/>
          </w:rPr>
          <w:t>Tabela 6 – Documentação do caso de uso lançar receita</w:t>
        </w:r>
        <w:r w:rsidR="003C650C">
          <w:rPr>
            <w:noProof/>
            <w:webHidden/>
          </w:rPr>
          <w:tab/>
        </w:r>
        <w:r>
          <w:rPr>
            <w:noProof/>
            <w:webHidden/>
          </w:rPr>
          <w:fldChar w:fldCharType="begin"/>
        </w:r>
        <w:r w:rsidR="003C650C">
          <w:rPr>
            <w:noProof/>
            <w:webHidden/>
          </w:rPr>
          <w:instrText xml:space="preserve"> PAGEREF _Toc467743460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61" w:history="1">
        <w:r w:rsidR="003C650C" w:rsidRPr="00A339DB">
          <w:rPr>
            <w:rStyle w:val="Hyperlink"/>
            <w:rFonts w:cs="Arial"/>
            <w:noProof/>
          </w:rPr>
          <w:t>Tabela 7 – Documentação do caso de uso lançar despesa</w:t>
        </w:r>
        <w:r w:rsidR="003C650C">
          <w:rPr>
            <w:noProof/>
            <w:webHidden/>
          </w:rPr>
          <w:tab/>
        </w:r>
        <w:r>
          <w:rPr>
            <w:noProof/>
            <w:webHidden/>
          </w:rPr>
          <w:fldChar w:fldCharType="begin"/>
        </w:r>
        <w:r w:rsidR="003C650C">
          <w:rPr>
            <w:noProof/>
            <w:webHidden/>
          </w:rPr>
          <w:instrText xml:space="preserve"> PAGEREF _Toc467743461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62" w:history="1">
        <w:r w:rsidR="003C650C" w:rsidRPr="00A339DB">
          <w:rPr>
            <w:rStyle w:val="Hyperlink"/>
            <w:rFonts w:cs="Arial"/>
            <w:noProof/>
          </w:rPr>
          <w:t>Tabela 8 – Documentação do caso de uso consultar saldo</w:t>
        </w:r>
        <w:r w:rsidR="003C650C">
          <w:rPr>
            <w:noProof/>
            <w:webHidden/>
          </w:rPr>
          <w:tab/>
        </w:r>
        <w:r>
          <w:rPr>
            <w:noProof/>
            <w:webHidden/>
          </w:rPr>
          <w:fldChar w:fldCharType="begin"/>
        </w:r>
        <w:r w:rsidR="003C650C">
          <w:rPr>
            <w:noProof/>
            <w:webHidden/>
          </w:rPr>
          <w:instrText xml:space="preserve"> PAGEREF _Toc467743462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63" w:history="1">
        <w:r w:rsidR="003C650C" w:rsidRPr="00A339DB">
          <w:rPr>
            <w:rStyle w:val="Hyperlink"/>
            <w:rFonts w:cs="Arial"/>
            <w:noProof/>
          </w:rPr>
          <w:t>Tabela 9 – Documentação do caso de uso gerar gráfico</w:t>
        </w:r>
        <w:r w:rsidR="003C650C">
          <w:rPr>
            <w:noProof/>
            <w:webHidden/>
          </w:rPr>
          <w:tab/>
        </w:r>
        <w:r>
          <w:rPr>
            <w:noProof/>
            <w:webHidden/>
          </w:rPr>
          <w:fldChar w:fldCharType="begin"/>
        </w:r>
        <w:r w:rsidR="003C650C">
          <w:rPr>
            <w:noProof/>
            <w:webHidden/>
          </w:rPr>
          <w:instrText xml:space="preserve"> PAGEREF _Toc467743463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64" w:history="1">
        <w:r w:rsidR="003C650C" w:rsidRPr="00A339DB">
          <w:rPr>
            <w:rStyle w:val="Hyperlink"/>
            <w:rFonts w:cs="Arial"/>
            <w:noProof/>
          </w:rPr>
          <w:t>Tabela 10 – Documentação do caso de uso gerar gráfico das formas de pagamento</w:t>
        </w:r>
        <w:r w:rsidR="003C650C">
          <w:rPr>
            <w:noProof/>
            <w:webHidden/>
          </w:rPr>
          <w:tab/>
        </w:r>
        <w:r>
          <w:rPr>
            <w:noProof/>
            <w:webHidden/>
          </w:rPr>
          <w:fldChar w:fldCharType="begin"/>
        </w:r>
        <w:r w:rsidR="003C650C">
          <w:rPr>
            <w:noProof/>
            <w:webHidden/>
          </w:rPr>
          <w:instrText xml:space="preserve"> PAGEREF _Toc467743464 \h </w:instrText>
        </w:r>
        <w:r>
          <w:rPr>
            <w:noProof/>
            <w:webHidden/>
          </w:rPr>
        </w:r>
        <w:r>
          <w:rPr>
            <w:noProof/>
            <w:webHidden/>
          </w:rPr>
          <w:fldChar w:fldCharType="separate"/>
        </w:r>
        <w:r w:rsidR="003C650C">
          <w:rPr>
            <w:noProof/>
            <w:webHidden/>
          </w:rPr>
          <w:t>3</w:t>
        </w:r>
        <w:r>
          <w:rPr>
            <w:noProof/>
            <w:webHidden/>
          </w:rPr>
          <w:fldChar w:fldCharType="end"/>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65" w:history="1">
        <w:r w:rsidR="003C650C" w:rsidRPr="00A339DB">
          <w:rPr>
            <w:rStyle w:val="Hyperlink"/>
            <w:rFonts w:cs="Arial"/>
            <w:noProof/>
          </w:rPr>
          <w:t>Tabela 11 – Documentação do caso de uso realizar notificações</w:t>
        </w:r>
        <w:r w:rsidR="003C650C">
          <w:rPr>
            <w:noProof/>
            <w:webHidden/>
          </w:rPr>
          <w:tab/>
        </w:r>
        <w:r>
          <w:rPr>
            <w:noProof/>
            <w:webHidden/>
          </w:rPr>
          <w:fldChar w:fldCharType="begin"/>
        </w:r>
        <w:r w:rsidR="003C650C">
          <w:rPr>
            <w:noProof/>
            <w:webHidden/>
          </w:rPr>
          <w:instrText xml:space="preserve"> PAGEREF _Toc467743465 \h </w:instrText>
        </w:r>
        <w:r>
          <w:rPr>
            <w:noProof/>
            <w:webHidden/>
          </w:rPr>
        </w:r>
        <w:r>
          <w:rPr>
            <w:noProof/>
            <w:webHidden/>
          </w:rPr>
          <w:fldChar w:fldCharType="separate"/>
        </w:r>
        <w:r w:rsidR="003C650C">
          <w:rPr>
            <w:noProof/>
            <w:webHidden/>
          </w:rPr>
          <w:t>3</w:t>
        </w:r>
        <w:r>
          <w:rPr>
            <w:noProof/>
            <w:webHidden/>
          </w:rPr>
          <w:fldChar w:fldCharType="end"/>
        </w:r>
      </w:hyperlink>
    </w:p>
    <w:p w:rsidR="003C650C" w:rsidRPr="00EF50BF" w:rsidRDefault="00A066EB" w:rsidP="00745C25">
      <w:pPr>
        <w:spacing w:after="160"/>
        <w:jc w:val="left"/>
      </w:pPr>
      <w:r w:rsidRPr="00EF50BF">
        <w:fldChar w:fldCharType="end"/>
      </w:r>
      <w:r w:rsidR="003C650C" w:rsidRPr="00EF50BF">
        <w:br w:type="page"/>
      </w:r>
    </w:p>
    <w:p w:rsidR="003C650C" w:rsidRPr="00EF50BF" w:rsidRDefault="003C650C" w:rsidP="00745C25">
      <w:pPr>
        <w:spacing w:after="160" w:line="259" w:lineRule="auto"/>
        <w:jc w:val="left"/>
        <w:rPr>
          <w:b/>
          <w:bCs/>
          <w:caps/>
          <w:sz w:val="28"/>
          <w:szCs w:val="28"/>
        </w:rPr>
      </w:pPr>
      <w:r w:rsidRPr="00EF50BF">
        <w:rPr>
          <w:b/>
          <w:bCs/>
          <w:caps/>
          <w:sz w:val="28"/>
          <w:szCs w:val="28"/>
        </w:rPr>
        <w:t>Índice de figuras</w:t>
      </w:r>
    </w:p>
    <w:p w:rsidR="003C650C" w:rsidRPr="00EF50BF" w:rsidRDefault="003C650C" w:rsidP="00745C25">
      <w:pPr>
        <w:spacing w:after="160" w:line="259" w:lineRule="auto"/>
        <w:jc w:val="left"/>
        <w:rPr>
          <w:b/>
          <w:bCs/>
          <w:caps/>
          <w:sz w:val="28"/>
          <w:szCs w:val="28"/>
        </w:rPr>
      </w:pPr>
    </w:p>
    <w:p w:rsidR="003C650C" w:rsidRDefault="00A066EB" w:rsidP="00745C25">
      <w:pPr>
        <w:pStyle w:val="ndicedeilustraes"/>
        <w:tabs>
          <w:tab w:val="right" w:leader="dot" w:pos="8494"/>
        </w:tabs>
        <w:rPr>
          <w:rFonts w:ascii="Calibri" w:hAnsi="Calibri" w:cs="Calibri"/>
          <w:noProof/>
          <w:sz w:val="22"/>
          <w:szCs w:val="22"/>
          <w:lang w:eastAsia="pt-BR"/>
        </w:rPr>
      </w:pPr>
      <w:r w:rsidRPr="00A066EB">
        <w:fldChar w:fldCharType="begin"/>
      </w:r>
      <w:r w:rsidR="003C650C" w:rsidRPr="00EF50BF">
        <w:instrText xml:space="preserve"> TOC \h \z \c "Figura" </w:instrText>
      </w:r>
      <w:r w:rsidRPr="00A066EB">
        <w:fldChar w:fldCharType="separate"/>
      </w:r>
      <w:hyperlink w:anchor="_Toc467743445" w:history="1">
        <w:r w:rsidR="003C650C" w:rsidRPr="00FF3B0F">
          <w:rPr>
            <w:rStyle w:val="Hyperlink"/>
            <w:rFonts w:cs="Arial"/>
            <w:noProof/>
          </w:rPr>
          <w:t>Figura 1 – Cadastrar usuário</w:t>
        </w:r>
        <w:r w:rsidR="003C650C">
          <w:rPr>
            <w:noProof/>
            <w:webHidden/>
          </w:rPr>
          <w:tab/>
          <w:t>20</w:t>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46" w:history="1">
        <w:r w:rsidR="003C650C" w:rsidRPr="00FF3B0F">
          <w:rPr>
            <w:rStyle w:val="Hyperlink"/>
            <w:rFonts w:cs="Arial"/>
            <w:noProof/>
          </w:rPr>
          <w:t>Figura 2 - Criar contas de receita/ despesa</w:t>
        </w:r>
        <w:r w:rsidR="003C650C">
          <w:rPr>
            <w:noProof/>
            <w:webHidden/>
          </w:rPr>
          <w:tab/>
          <w:t>22</w:t>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47" w:history="1">
        <w:r w:rsidR="003C650C" w:rsidRPr="00FF3B0F">
          <w:rPr>
            <w:rStyle w:val="Hyperlink"/>
            <w:rFonts w:cs="Arial"/>
            <w:noProof/>
          </w:rPr>
          <w:t>Figura 3 -  Adicionar formas de pagamento</w:t>
        </w:r>
        <w:r w:rsidR="003C650C">
          <w:rPr>
            <w:noProof/>
            <w:webHidden/>
          </w:rPr>
          <w:tab/>
          <w:t>23</w:t>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48" w:history="1">
        <w:r w:rsidR="003C650C" w:rsidRPr="00FF3B0F">
          <w:rPr>
            <w:rStyle w:val="Hyperlink"/>
            <w:rFonts w:cs="Arial"/>
            <w:noProof/>
          </w:rPr>
          <w:t>Figura 4 – Converter moeda</w:t>
        </w:r>
        <w:r w:rsidR="003C650C">
          <w:rPr>
            <w:noProof/>
            <w:webHidden/>
          </w:rPr>
          <w:tab/>
          <w:t>25</w:t>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49" w:history="1">
        <w:r w:rsidR="003C650C" w:rsidRPr="00FF3B0F">
          <w:rPr>
            <w:rStyle w:val="Hyperlink"/>
            <w:rFonts w:cs="Arial"/>
            <w:noProof/>
          </w:rPr>
          <w:t>Figura 5 – Lançar receita</w:t>
        </w:r>
        <w:r w:rsidR="003C650C">
          <w:rPr>
            <w:noProof/>
            <w:webHidden/>
          </w:rPr>
          <w:tab/>
          <w:t>26</w:t>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50" w:history="1">
        <w:r w:rsidR="003C650C" w:rsidRPr="00FF3B0F">
          <w:rPr>
            <w:rStyle w:val="Hyperlink"/>
            <w:rFonts w:cs="Arial"/>
            <w:noProof/>
          </w:rPr>
          <w:t>Figura 6 -  Lançar despesa</w:t>
        </w:r>
        <w:r w:rsidR="003C650C">
          <w:rPr>
            <w:noProof/>
            <w:webHidden/>
          </w:rPr>
          <w:tab/>
          <w:t>27</w:t>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51" w:history="1">
        <w:r w:rsidR="003C650C" w:rsidRPr="00FF3B0F">
          <w:rPr>
            <w:rStyle w:val="Hyperlink"/>
            <w:rFonts w:cs="Arial"/>
            <w:noProof/>
          </w:rPr>
          <w:t>Figura 7 - Consultar saldo</w:t>
        </w:r>
        <w:r w:rsidR="003C650C">
          <w:rPr>
            <w:noProof/>
            <w:webHidden/>
          </w:rPr>
          <w:tab/>
          <w:t>29</w:t>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52" w:history="1">
        <w:r w:rsidR="003C650C" w:rsidRPr="00FF3B0F">
          <w:rPr>
            <w:rStyle w:val="Hyperlink"/>
            <w:rFonts w:cs="Arial"/>
            <w:noProof/>
          </w:rPr>
          <w:t>Figura 8 - Gerar gráfico</w:t>
        </w:r>
        <w:r w:rsidR="003C650C">
          <w:rPr>
            <w:noProof/>
            <w:webHidden/>
          </w:rPr>
          <w:tab/>
          <w:t>30</w:t>
        </w:r>
      </w:hyperlink>
    </w:p>
    <w:p w:rsidR="003C650C" w:rsidRDefault="00A066EB" w:rsidP="00745C25">
      <w:pPr>
        <w:pStyle w:val="ndicedeilustraes"/>
        <w:tabs>
          <w:tab w:val="right" w:leader="dot" w:pos="8494"/>
        </w:tabs>
        <w:rPr>
          <w:rFonts w:ascii="Calibri" w:hAnsi="Calibri" w:cs="Calibri"/>
          <w:noProof/>
          <w:sz w:val="22"/>
          <w:szCs w:val="22"/>
          <w:lang w:eastAsia="pt-BR"/>
        </w:rPr>
      </w:pPr>
      <w:hyperlink w:anchor="_Toc467743453" w:history="1">
        <w:r w:rsidR="003C650C" w:rsidRPr="00FF3B0F">
          <w:rPr>
            <w:rStyle w:val="Hyperlink"/>
            <w:rFonts w:cs="Arial"/>
            <w:noProof/>
          </w:rPr>
          <w:t>Figura 9 - Gerar gráfico das formas de pagamento</w:t>
        </w:r>
        <w:r w:rsidR="003C650C">
          <w:rPr>
            <w:noProof/>
            <w:webHidden/>
          </w:rPr>
          <w:tab/>
          <w:t>30</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10</w:t>
        </w:r>
        <w:r w:rsidR="003C650C" w:rsidRPr="00FF3B0F">
          <w:rPr>
            <w:rStyle w:val="Hyperlink"/>
            <w:rFonts w:cs="Arial"/>
            <w:noProof/>
          </w:rPr>
          <w:t xml:space="preserve"> - Realizar notificações</w:t>
        </w:r>
        <w:r w:rsidR="003C650C">
          <w:rPr>
            <w:noProof/>
            <w:webHidden/>
          </w:rPr>
          <w:tab/>
          <w:t>31</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11 –</w:t>
        </w:r>
        <w:r w:rsidR="003C650C" w:rsidRPr="00FF3B0F">
          <w:rPr>
            <w:rStyle w:val="Hyperlink"/>
            <w:rFonts w:cs="Arial"/>
            <w:noProof/>
          </w:rPr>
          <w:t xml:space="preserve"> </w:t>
        </w:r>
        <w:r w:rsidR="003C650C">
          <w:rPr>
            <w:rStyle w:val="Hyperlink"/>
            <w:rFonts w:cs="Arial"/>
            <w:noProof/>
          </w:rPr>
          <w:t>Interface Login Usuário</w:t>
        </w:r>
        <w:r w:rsidR="003C650C">
          <w:rPr>
            <w:noProof/>
            <w:webHidden/>
          </w:rPr>
          <w:tab/>
          <w:t>32</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12 – Interface Recuperar Senha</w:t>
        </w:r>
        <w:r w:rsidR="003C650C">
          <w:rPr>
            <w:noProof/>
            <w:webHidden/>
          </w:rPr>
          <w:tab/>
          <w:t>33</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13 – Interface Cadastro de Usuário</w:t>
        </w:r>
        <w:r w:rsidR="003C650C">
          <w:rPr>
            <w:noProof/>
            <w:webHidden/>
          </w:rPr>
          <w:tab/>
          <w:t>34</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14 – Interface Menu</w:t>
        </w:r>
        <w:r w:rsidR="003C650C">
          <w:rPr>
            <w:noProof/>
            <w:webHidden/>
          </w:rPr>
          <w:tab/>
          <w:t>35</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15- Interface Cadastrar Movimentação</w:t>
        </w:r>
        <w:r w:rsidR="003C650C">
          <w:rPr>
            <w:noProof/>
            <w:webHidden/>
          </w:rPr>
          <w:tab/>
          <w:t>36</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16- Interface Excluir Movimentação</w:t>
        </w:r>
        <w:r w:rsidR="003C650C">
          <w:rPr>
            <w:noProof/>
            <w:webHidden/>
          </w:rPr>
          <w:tab/>
          <w:t>38</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17 – Interface Calcular Movimentação</w:t>
        </w:r>
        <w:r w:rsidR="003C650C">
          <w:rPr>
            <w:noProof/>
            <w:webHidden/>
          </w:rPr>
          <w:tab/>
          <w:t>39</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18 – Interface Notificações do Sistema</w:t>
        </w:r>
        <w:r w:rsidR="003C650C">
          <w:rPr>
            <w:noProof/>
            <w:webHidden/>
          </w:rPr>
          <w:tab/>
          <w:t>40</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19 – Interface Personalizar Sistema</w:t>
        </w:r>
        <w:r w:rsidR="003C650C">
          <w:rPr>
            <w:noProof/>
            <w:webHidden/>
          </w:rPr>
          <w:tab/>
          <w:t>41</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20 –  Diagrama de Frequência Acesso ao Sistema</w:t>
        </w:r>
        <w:r w:rsidR="003C650C">
          <w:rPr>
            <w:noProof/>
            <w:webHidden/>
          </w:rPr>
          <w:tab/>
          <w:t>42</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21–  Diagrama de Frequência Cadastrar Movimentação</w:t>
        </w:r>
        <w:r w:rsidR="003C650C">
          <w:rPr>
            <w:noProof/>
            <w:webHidden/>
          </w:rPr>
          <w:tab/>
          <w:t>43</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22 –  Diagrama de Frequência Calcular Movimentação</w:t>
        </w:r>
        <w:r w:rsidR="003C650C">
          <w:rPr>
            <w:noProof/>
            <w:webHidden/>
          </w:rPr>
          <w:tab/>
          <w:t>43</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 xml:space="preserve">Figura 23 –  Diagrama de Classe </w:t>
        </w:r>
        <w:r w:rsidR="003C650C">
          <w:rPr>
            <w:noProof/>
            <w:webHidden/>
          </w:rPr>
          <w:tab/>
          <w:t>44</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24 –  Diagrama de Atividade Criar Nova Movimentação</w:t>
        </w:r>
        <w:r w:rsidR="003C650C">
          <w:rPr>
            <w:noProof/>
            <w:webHidden/>
          </w:rPr>
          <w:tab/>
          <w:t>45</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25 –  Modelo Lógico do Banco de Dados</w:t>
        </w:r>
        <w:r w:rsidR="003C650C">
          <w:rPr>
            <w:noProof/>
            <w:webHidden/>
          </w:rPr>
          <w:tab/>
          <w:t>46</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26 –  Tabela de Cadastro de Usuário</w:t>
        </w:r>
        <w:r w:rsidR="003C650C">
          <w:rPr>
            <w:noProof/>
            <w:webHidden/>
          </w:rPr>
          <w:tab/>
          <w:t>46</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27 –  Tabela de Cadastro de Movimentação</w:t>
        </w:r>
        <w:r w:rsidR="003C650C">
          <w:rPr>
            <w:noProof/>
            <w:webHidden/>
          </w:rPr>
          <w:tab/>
          <w:t>47</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28 –  Tabela de Cadastro de Saldo</w:t>
        </w:r>
        <w:r w:rsidR="003C650C">
          <w:rPr>
            <w:noProof/>
            <w:webHidden/>
          </w:rPr>
          <w:tab/>
          <w:t>47</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29 –  Tabela de Notificação</w:t>
        </w:r>
        <w:r w:rsidR="003C650C">
          <w:rPr>
            <w:noProof/>
            <w:webHidden/>
          </w:rPr>
          <w:tab/>
          <w:t>47</w:t>
        </w:r>
      </w:hyperlink>
    </w:p>
    <w:p w:rsidR="003C650C" w:rsidRDefault="00A066EB" w:rsidP="00745C25">
      <w:pPr>
        <w:pStyle w:val="ndicedeilustraes"/>
        <w:tabs>
          <w:tab w:val="right" w:leader="dot" w:pos="8494"/>
        </w:tabs>
      </w:pPr>
      <w:hyperlink w:anchor="_Toc467743454" w:history="1">
        <w:r w:rsidR="003C650C">
          <w:rPr>
            <w:rStyle w:val="Hyperlink"/>
            <w:rFonts w:cs="Arial"/>
            <w:noProof/>
          </w:rPr>
          <w:t>Figura 30 –  Tabela de Personalização do Sistema</w:t>
        </w:r>
        <w:r w:rsidR="003C650C">
          <w:rPr>
            <w:noProof/>
            <w:webHidden/>
          </w:rPr>
          <w:tab/>
          <w:t>48</w:t>
        </w:r>
      </w:hyperlink>
    </w:p>
    <w:p w:rsidR="003C650C" w:rsidRPr="006F7AE1" w:rsidRDefault="00A066EB" w:rsidP="00745C25">
      <w:pPr>
        <w:pStyle w:val="ndicedeilustraes"/>
        <w:tabs>
          <w:tab w:val="right" w:leader="dot" w:pos="8494"/>
        </w:tabs>
        <w:rPr>
          <w:noProof/>
          <w:color w:val="0563C1"/>
          <w:u w:val="single"/>
        </w:rPr>
      </w:pPr>
      <w:hyperlink w:anchor="_Toc467743454" w:history="1">
        <w:r w:rsidR="003C650C">
          <w:rPr>
            <w:rStyle w:val="Hyperlink"/>
            <w:rFonts w:cs="Arial"/>
            <w:noProof/>
          </w:rPr>
          <w:t>Figura 31 –  Tabela de Saldo por Movimentação</w:t>
        </w:r>
        <w:r w:rsidR="003C650C">
          <w:rPr>
            <w:noProof/>
            <w:webHidden/>
          </w:rPr>
          <w:tab/>
          <w:t>48</w:t>
        </w:r>
      </w:hyperlink>
    </w:p>
    <w:p w:rsidR="003C650C" w:rsidRPr="006F7AE1" w:rsidRDefault="003C650C" w:rsidP="00745C25"/>
    <w:p w:rsidR="003C650C" w:rsidRPr="006F7AE1" w:rsidRDefault="003C650C" w:rsidP="00745C25"/>
    <w:p w:rsidR="003C650C" w:rsidRPr="006F7AE1" w:rsidRDefault="003C650C" w:rsidP="00745C25"/>
    <w:p w:rsidR="003C650C" w:rsidRPr="006F7AE1" w:rsidRDefault="003C650C" w:rsidP="00745C25"/>
    <w:p w:rsidR="003C650C" w:rsidRPr="00ED76CE" w:rsidRDefault="003C650C" w:rsidP="00745C25"/>
    <w:p w:rsidR="003C650C" w:rsidRPr="00EF50BF" w:rsidRDefault="00A066EB" w:rsidP="00745C25">
      <w:pPr>
        <w:pStyle w:val="Ttulo1"/>
        <w:numPr>
          <w:ilvl w:val="0"/>
          <w:numId w:val="0"/>
        </w:numPr>
        <w:ind w:left="432"/>
        <w:sectPr w:rsidR="003C650C" w:rsidRPr="00EF50BF" w:rsidSect="001E269C">
          <w:footerReference w:type="default" r:id="rId8"/>
          <w:pgSz w:w="11906" w:h="16838"/>
          <w:pgMar w:top="1418" w:right="1701" w:bottom="1418" w:left="1701" w:header="708" w:footer="708" w:gutter="0"/>
          <w:pgNumType w:start="1"/>
          <w:cols w:space="708"/>
          <w:docGrid w:linePitch="360"/>
        </w:sectPr>
      </w:pPr>
      <w:r w:rsidRPr="00EF50BF">
        <w:fldChar w:fldCharType="end"/>
      </w:r>
    </w:p>
    <w:p w:rsidR="003C650C" w:rsidRPr="00EF50BF" w:rsidRDefault="003C650C" w:rsidP="00E93369">
      <w:pPr>
        <w:pStyle w:val="Ttulo1"/>
      </w:pPr>
      <w:bookmarkStart w:id="10" w:name="_Toc462807412"/>
      <w:bookmarkStart w:id="11" w:name="_Toc467743466"/>
      <w:r w:rsidRPr="00EF50BF">
        <w:lastRenderedPageBreak/>
        <w:t>INTRODUÇÃO AO DOCUMENTO</w:t>
      </w:r>
      <w:bookmarkEnd w:id="10"/>
      <w:bookmarkEnd w:id="11"/>
    </w:p>
    <w:p w:rsidR="003C650C" w:rsidRPr="00EF50BF" w:rsidRDefault="003C650C" w:rsidP="00E93369">
      <w:pPr>
        <w:rPr>
          <w:b/>
          <w:bCs/>
        </w:rPr>
      </w:pPr>
    </w:p>
    <w:p w:rsidR="003C650C" w:rsidRPr="00EF50BF" w:rsidRDefault="003C650C" w:rsidP="00DE630D">
      <w:pPr>
        <w:pStyle w:val="Ttulo2"/>
      </w:pPr>
      <w:bookmarkStart w:id="12" w:name="_Toc462807413"/>
      <w:bookmarkStart w:id="13" w:name="_Toc467743467"/>
      <w:r w:rsidRPr="00EF50BF">
        <w:t>Tema</w:t>
      </w:r>
      <w:bookmarkEnd w:id="12"/>
      <w:bookmarkEnd w:id="13"/>
    </w:p>
    <w:p w:rsidR="003C650C" w:rsidRPr="00EF50BF" w:rsidRDefault="003C650C" w:rsidP="00E93369">
      <w:r w:rsidRPr="00EF50BF">
        <w:tab/>
      </w:r>
    </w:p>
    <w:p w:rsidR="003C650C" w:rsidRPr="00EF50BF" w:rsidRDefault="003C650C" w:rsidP="00E93369">
      <w:r w:rsidRPr="00EF50BF">
        <w:tab/>
        <w:t>O tema do trabalho, controle de finanças pessoais, refere-se à contabilização de receitas e despesas na elaboração de orçamento pessoal e/ou familiar de um determinado período, para auxiliar a gestão de finanças.</w:t>
      </w:r>
    </w:p>
    <w:p w:rsidR="003C650C" w:rsidRPr="00EF50BF" w:rsidRDefault="003C650C" w:rsidP="00E93369"/>
    <w:p w:rsidR="003C650C" w:rsidRPr="00EF50BF" w:rsidRDefault="003C650C" w:rsidP="00E93369">
      <w:r w:rsidRPr="00EF50BF">
        <w:tab/>
        <w:t>O conceito de orçamento pessoal e/ou familiar utilizado, nesse trabalho, será o seguinte:</w:t>
      </w:r>
    </w:p>
    <w:p w:rsidR="003C650C" w:rsidRPr="00EF50BF" w:rsidRDefault="003C650C" w:rsidP="003143CC">
      <w:pPr>
        <w:spacing w:line="240" w:lineRule="auto"/>
        <w:ind w:left="2268"/>
        <w:rPr>
          <w:sz w:val="20"/>
          <w:szCs w:val="20"/>
        </w:rPr>
      </w:pPr>
      <w:r w:rsidRPr="00EF50BF">
        <w:rPr>
          <w:sz w:val="20"/>
          <w:szCs w:val="20"/>
        </w:rPr>
        <w:t>É o conjunto de todas as receitas e despesas da família: salários, horas extras, prêmios e outros ganhos de todos os membros formarão a receita da família; já aluguel, contas de telefone, combustível e outros gastos de todos formarão as despesas da família. Ambos juntos, receitas e despesas da família, formarão o orçamento familiar</w:t>
      </w:r>
      <w:r w:rsidRPr="00EF50BF">
        <w:t>.</w:t>
      </w:r>
      <w:r w:rsidRPr="00EF50BF">
        <w:rPr>
          <w:sz w:val="20"/>
          <w:szCs w:val="20"/>
        </w:rPr>
        <w:t xml:space="preserve"> (BCB, 2013a, p.36)</w:t>
      </w:r>
    </w:p>
    <w:p w:rsidR="003C650C" w:rsidRPr="00EF50BF" w:rsidRDefault="003C650C" w:rsidP="00E93369"/>
    <w:p w:rsidR="003C650C" w:rsidRPr="00EF50BF" w:rsidRDefault="003C650C" w:rsidP="00DE630D">
      <w:pPr>
        <w:pStyle w:val="Ttulo2"/>
      </w:pPr>
      <w:bookmarkStart w:id="14" w:name="_Toc462807414"/>
      <w:r w:rsidRPr="00EF50BF">
        <w:t xml:space="preserve"> </w:t>
      </w:r>
      <w:bookmarkStart w:id="15" w:name="_Toc467743468"/>
      <w:r w:rsidRPr="00EF50BF">
        <w:t>Objetivo do Projeto</w:t>
      </w:r>
      <w:bookmarkEnd w:id="14"/>
      <w:bookmarkEnd w:id="15"/>
    </w:p>
    <w:p w:rsidR="003C650C" w:rsidRPr="00EF50BF" w:rsidRDefault="003C650C" w:rsidP="00DE630D">
      <w:r w:rsidRPr="00EF50BF">
        <w:tab/>
      </w:r>
    </w:p>
    <w:p w:rsidR="003C650C" w:rsidRPr="00EF50BF" w:rsidRDefault="003C650C" w:rsidP="00E93369">
      <w:r w:rsidRPr="00EF50BF">
        <w:tab/>
        <w:t>Serão elencados a seguir os objetivos gerais e os específicos do projeto para sua consecução.</w:t>
      </w:r>
    </w:p>
    <w:p w:rsidR="003C650C" w:rsidRPr="00EF50BF" w:rsidRDefault="003C650C" w:rsidP="00E93369"/>
    <w:p w:rsidR="003C650C" w:rsidRPr="00EF50BF" w:rsidRDefault="003C650C" w:rsidP="00E93369">
      <w:pPr>
        <w:pStyle w:val="Ttulo3"/>
      </w:pPr>
      <w:bookmarkStart w:id="16" w:name="_Toc462807415"/>
      <w:bookmarkStart w:id="17" w:name="_Toc467743469"/>
      <w:r w:rsidRPr="00EF50BF">
        <w:t>Objetivo Geral</w:t>
      </w:r>
      <w:bookmarkEnd w:id="16"/>
      <w:bookmarkEnd w:id="17"/>
    </w:p>
    <w:p w:rsidR="003C650C" w:rsidRPr="00EF50BF" w:rsidRDefault="003C650C" w:rsidP="00E93369"/>
    <w:p w:rsidR="003C650C" w:rsidRPr="00EF50BF" w:rsidRDefault="003C650C" w:rsidP="00E93369">
      <w:r w:rsidRPr="00EF50BF">
        <w:tab/>
        <w:t>Este projeto tem como objetivo geral o desenvolvimento de um aplicativo (</w:t>
      </w:r>
      <w:proofErr w:type="spellStart"/>
      <w:r w:rsidRPr="00EF50BF">
        <w:rPr>
          <w:i/>
          <w:iCs/>
        </w:rPr>
        <w:t>app</w:t>
      </w:r>
      <w:proofErr w:type="spellEnd"/>
      <w:r w:rsidRPr="00EF50BF">
        <w:t>)</w:t>
      </w:r>
      <w:r>
        <w:t xml:space="preserve"> +SEGURO – para computador</w:t>
      </w:r>
      <w:proofErr w:type="gramStart"/>
      <w:r>
        <w:t xml:space="preserve">  </w:t>
      </w:r>
      <w:proofErr w:type="gramEnd"/>
      <w:r>
        <w:t xml:space="preserve">tendo </w:t>
      </w:r>
      <w:r w:rsidRPr="00EF50BF">
        <w:t>como finalidade auxiliar a contabilização e gerenciamento de finanças pessoais do usuário (pessoa física), bem como a projeção de orçamento para determinado período.</w:t>
      </w:r>
    </w:p>
    <w:p w:rsidR="003C650C" w:rsidRPr="00EF50BF" w:rsidRDefault="003C650C" w:rsidP="00E93369"/>
    <w:p w:rsidR="003C650C" w:rsidRPr="00EF50BF" w:rsidRDefault="003C650C" w:rsidP="00E93369">
      <w:pPr>
        <w:pStyle w:val="Ttulo3"/>
      </w:pPr>
      <w:bookmarkStart w:id="18" w:name="_Toc462807416"/>
      <w:bookmarkStart w:id="19" w:name="_Toc467743470"/>
      <w:r w:rsidRPr="00EF50BF">
        <w:t>Objetivos Específicos</w:t>
      </w:r>
      <w:bookmarkEnd w:id="18"/>
      <w:bookmarkEnd w:id="19"/>
    </w:p>
    <w:p w:rsidR="003C650C" w:rsidRPr="00EF50BF" w:rsidRDefault="003C650C" w:rsidP="00E93369"/>
    <w:p w:rsidR="003C650C" w:rsidRPr="00EF50BF" w:rsidRDefault="003C650C" w:rsidP="00E93369">
      <w:r w:rsidRPr="00EF50BF">
        <w:tab/>
        <w:t>Os objetivos específicos deste trabalho são o controle das receitas, despesas</w:t>
      </w:r>
      <w:r>
        <w:t>, projeção financeira</w:t>
      </w:r>
      <w:r w:rsidRPr="00EF50BF">
        <w:t xml:space="preserve"> e </w:t>
      </w:r>
      <w:r>
        <w:t>fluxo de caixa</w:t>
      </w:r>
      <w:r w:rsidRPr="00EF50BF">
        <w:t xml:space="preserve"> no âmbito pessoal.</w:t>
      </w:r>
    </w:p>
    <w:p w:rsidR="003C650C" w:rsidRPr="00EF50BF" w:rsidRDefault="003C650C" w:rsidP="00E93369">
      <w:pPr>
        <w:rPr>
          <w:b/>
          <w:bCs/>
        </w:rPr>
      </w:pPr>
    </w:p>
    <w:p w:rsidR="003C650C" w:rsidRPr="00EF50BF" w:rsidRDefault="003C650C" w:rsidP="00E93369">
      <w:pPr>
        <w:pStyle w:val="PargrafodaLista"/>
        <w:tabs>
          <w:tab w:val="left" w:pos="426"/>
        </w:tabs>
        <w:ind w:left="0"/>
        <w:rPr>
          <w:b/>
          <w:bCs/>
        </w:rPr>
      </w:pPr>
    </w:p>
    <w:p w:rsidR="003C650C" w:rsidRPr="00EF50BF" w:rsidRDefault="003C650C" w:rsidP="00F959A8">
      <w:pPr>
        <w:pStyle w:val="Ttulo2"/>
      </w:pPr>
      <w:bookmarkStart w:id="20" w:name="_Toc462807417"/>
      <w:bookmarkStart w:id="21" w:name="_Toc467743471"/>
      <w:r w:rsidRPr="00EF50BF">
        <w:rPr>
          <w:rStyle w:val="Ttulo3Char"/>
          <w:b/>
          <w:bCs/>
        </w:rPr>
        <w:lastRenderedPageBreak/>
        <w:t>Delimitação</w:t>
      </w:r>
      <w:r w:rsidRPr="00EF50BF">
        <w:t xml:space="preserve"> do Problema</w:t>
      </w:r>
      <w:bookmarkEnd w:id="20"/>
      <w:bookmarkEnd w:id="21"/>
    </w:p>
    <w:p w:rsidR="003C650C" w:rsidRPr="00EF50BF" w:rsidRDefault="003C650C" w:rsidP="00E93369"/>
    <w:p w:rsidR="003C650C" w:rsidRPr="00EF50BF" w:rsidRDefault="003C650C" w:rsidP="00E93369">
      <w:r w:rsidRPr="00EF50BF">
        <w:tab/>
        <w:t xml:space="preserve">De acordo com Chiara (2014), uma pesquisa realizada pelo Serviço de Proteção ao Crédito (SPC Brasil) e pela Confederação Nacional de Dirigentes Lojistas (CNDL), indicou que 80% dos entrevistados não possuem o conhecimento de como controlar suas finanças. Além disso, foi revelado que partes expressivas dos entrevistados desconhecem as contas que devem ser pagas no mês corrente, as despesas extras do início do ano e a exatidão sobre suas receitas. Outro fato alarmante desta e de outras pesquisas e que geralmente a grande maioria destas pessoas, e compostas por jovens, que por não terem controle sobre seus gastos acabam se estressando e tendo ainda mais problemas com seu orçamento, em um </w:t>
      </w:r>
      <w:proofErr w:type="gramStart"/>
      <w:r w:rsidRPr="00EF50BF">
        <w:t>ciclo vicioso</w:t>
      </w:r>
      <w:proofErr w:type="gramEnd"/>
      <w:r w:rsidRPr="00EF50BF">
        <w:t xml:space="preserve">. </w:t>
      </w:r>
    </w:p>
    <w:p w:rsidR="003C650C" w:rsidRPr="00EF50BF" w:rsidRDefault="003C650C" w:rsidP="00E93369">
      <w:r w:rsidRPr="00EF50BF">
        <w:tab/>
        <w:t xml:space="preserve">A principal dificuldade apontada por esta pesquisa foi, à disciplina em registras gastos e receitas com regularidade, e em menor proporção dificuldade em realizar contas, isto de forma mais clara quer dizer que estas pessoas com o objetivo de não se descontrolarem buscam uma infinidade de estratégias, porém </w:t>
      </w:r>
      <w:proofErr w:type="gramStart"/>
      <w:r w:rsidRPr="00EF50BF">
        <w:t>todas elas para serem no mínimo aceitáveis</w:t>
      </w:r>
      <w:proofErr w:type="gramEnd"/>
      <w:r w:rsidRPr="00EF50BF">
        <w:t xml:space="preserve"> demanda um controle rigoroso, assim muitos optam por manter anotações em planilhas montadas no </w:t>
      </w:r>
      <w:r w:rsidRPr="00EF50BF">
        <w:rPr>
          <w:i/>
          <w:iCs/>
        </w:rPr>
        <w:t>Excel</w:t>
      </w:r>
      <w:r w:rsidRPr="00EF50BF">
        <w:t xml:space="preserve"> ou </w:t>
      </w:r>
      <w:r w:rsidRPr="00EF50BF">
        <w:rPr>
          <w:i/>
          <w:iCs/>
        </w:rPr>
        <w:t>softwares</w:t>
      </w:r>
      <w:r w:rsidRPr="00EF50BF">
        <w:t xml:space="preserve"> similares, outros usam aplicativos de celular com finalidade parecida ou matem anotações em cadernos, notas esparsas ou na pior das hipóteses acham possível manter memórias sobre os mais variados gastos diários, é no final das contas não acompanham com a responsabilidade necessária ao efetivo controle destas “anotações” por extensão de seu orçamento. </w:t>
      </w:r>
    </w:p>
    <w:p w:rsidR="003C650C" w:rsidRPr="00EF50BF" w:rsidRDefault="003C650C" w:rsidP="00E93369">
      <w:r w:rsidRPr="00EF50BF">
        <w:tab/>
        <w:t xml:space="preserve">Foi a partir deste pressuposto que </w:t>
      </w:r>
      <w:proofErr w:type="gramStart"/>
      <w:r w:rsidRPr="00EF50BF">
        <w:t>buscou-se</w:t>
      </w:r>
      <w:proofErr w:type="gramEnd"/>
      <w:r w:rsidRPr="00EF50BF">
        <w:t xml:space="preserve"> criar e oferecer um aplicativo de controle de finanças pessoais, para que as pessoas que necessitem de controle de seus gastos possam dispor de um recurso útil na sua busca por um controle efetivo de seus gastos, para tanto o aplicativo planejado deverá ser de fácil entendimento, e de fato controlar e não somente servir como local de arquivamento de dados relativos a despesas ou ganhos mensais, mas sim uma ferramenta que auxilie no processo de registro e controle das despesas e receitas de modo consistente sendo por tanto de grande valia para o controle e gestão das finanças pessoais e/ou familiares do usuário.</w:t>
      </w:r>
    </w:p>
    <w:p w:rsidR="003C650C" w:rsidRPr="00EF50BF" w:rsidRDefault="003C650C" w:rsidP="00E93369">
      <w:r w:rsidRPr="00EF50BF">
        <w:tab/>
      </w:r>
    </w:p>
    <w:p w:rsidR="003C650C" w:rsidRPr="00EF50BF" w:rsidRDefault="003C650C" w:rsidP="00DE630D">
      <w:pPr>
        <w:pStyle w:val="Ttulo2"/>
      </w:pPr>
      <w:bookmarkStart w:id="22" w:name="_Toc462807418"/>
      <w:bookmarkStart w:id="23" w:name="_Toc467743472"/>
      <w:r w:rsidRPr="00EF50BF">
        <w:lastRenderedPageBreak/>
        <w:t>Justificativa da Escolha do Tema</w:t>
      </w:r>
      <w:bookmarkEnd w:id="22"/>
      <w:bookmarkEnd w:id="23"/>
    </w:p>
    <w:p w:rsidR="003C650C" w:rsidRPr="00EF50BF" w:rsidRDefault="003C650C" w:rsidP="00E93369">
      <w:pPr>
        <w:rPr>
          <w:b/>
          <w:bCs/>
        </w:rPr>
      </w:pPr>
    </w:p>
    <w:p w:rsidR="003C650C" w:rsidRPr="00EF50BF" w:rsidRDefault="003C650C" w:rsidP="00E93369">
      <w:r w:rsidRPr="00EF50BF">
        <w:rPr>
          <w:b/>
          <w:bCs/>
        </w:rPr>
        <w:tab/>
      </w:r>
      <w:r w:rsidRPr="00EF50BF">
        <w:t>A Pesquisa de Endividamento e Inadimplência do Consumidor (</w:t>
      </w:r>
      <w:proofErr w:type="spellStart"/>
      <w:r w:rsidRPr="00EF50BF">
        <w:t>Peic</w:t>
      </w:r>
      <w:proofErr w:type="spellEnd"/>
      <w:r w:rsidRPr="00EF50BF">
        <w:t>) realizada mensalmente pela Confederação Nacional do Comércio de Bens, Serviços e Turismo (CNC), no mês de fevereiro de 2016, o número de famílias com dívidas atingiu 60,8%. O estudo ainda aponta o comprometimento de mais da metade da renda familiar com o pagamento de dívidas em 25,4% das famílias (CNC, 2016)</w:t>
      </w:r>
      <w:r>
        <w:t>.</w:t>
      </w:r>
      <w:r w:rsidRPr="00EF50BF">
        <w:t xml:space="preserve"> Entretanto, na atual conjuntura econômica e social, esses não são os únicos dados alarmantes relacionados aos problemas financeiros do brasileiro.</w:t>
      </w:r>
    </w:p>
    <w:p w:rsidR="003C650C" w:rsidRPr="00EF50BF" w:rsidRDefault="003C650C" w:rsidP="00E93369">
      <w:r w:rsidRPr="00EF50BF">
        <w:tab/>
        <w:t>Assim, esse projeto tem como motivação a forma como o uso de conceitos básicos de contabilidade, como receita e despesa, podem ajudar as pessoas a organizarem sua vida financeira através do controle de suas finanças.</w:t>
      </w:r>
    </w:p>
    <w:p w:rsidR="003C650C" w:rsidRPr="00EF50BF" w:rsidRDefault="003C650C" w:rsidP="00E93369">
      <w:pPr>
        <w:rPr>
          <w:b/>
          <w:bCs/>
        </w:rPr>
      </w:pPr>
    </w:p>
    <w:p w:rsidR="003C650C" w:rsidRPr="00EF50BF" w:rsidRDefault="003C650C" w:rsidP="00DE630D">
      <w:pPr>
        <w:pStyle w:val="Ttulo2"/>
      </w:pPr>
      <w:bookmarkStart w:id="24" w:name="_Toc462807419"/>
      <w:bookmarkStart w:id="25" w:name="_Toc467743473"/>
      <w:r w:rsidRPr="00EF50BF">
        <w:t>Método de Trabalho</w:t>
      </w:r>
      <w:bookmarkEnd w:id="24"/>
      <w:bookmarkEnd w:id="25"/>
    </w:p>
    <w:p w:rsidR="003C650C" w:rsidRPr="00EF50BF" w:rsidRDefault="003C650C" w:rsidP="00E93369">
      <w:pPr>
        <w:rPr>
          <w:b/>
          <w:bCs/>
        </w:rPr>
      </w:pPr>
    </w:p>
    <w:p w:rsidR="003C650C" w:rsidRPr="00EF50BF" w:rsidRDefault="003C650C" w:rsidP="00E93369">
      <w:r w:rsidRPr="00EF50BF">
        <w:rPr>
          <w:b/>
          <w:bCs/>
        </w:rPr>
        <w:tab/>
      </w:r>
      <w:r w:rsidRPr="00EF50BF">
        <w:t xml:space="preserve">O modelo de processo de desenvolvimento de </w:t>
      </w:r>
      <w:r w:rsidRPr="00EF50BF">
        <w:rPr>
          <w:i/>
          <w:iCs/>
        </w:rPr>
        <w:t>software</w:t>
      </w:r>
      <w:r w:rsidRPr="00EF50BF">
        <w:t xml:space="preserve"> utilizado no projeto será </w:t>
      </w:r>
      <w:proofErr w:type="gramStart"/>
      <w:r w:rsidRPr="00EF50BF">
        <w:t>o cascata</w:t>
      </w:r>
      <w:proofErr w:type="gramEnd"/>
      <w:r w:rsidRPr="00EF50BF">
        <w:t xml:space="preserve">, pois este </w:t>
      </w:r>
    </w:p>
    <w:p w:rsidR="003C650C" w:rsidRPr="00EF50BF" w:rsidRDefault="003C650C" w:rsidP="00ED591A">
      <w:pPr>
        <w:spacing w:line="240" w:lineRule="auto"/>
        <w:ind w:left="2268"/>
        <w:rPr>
          <w:sz w:val="20"/>
          <w:szCs w:val="20"/>
        </w:rPr>
      </w:pPr>
    </w:p>
    <w:p w:rsidR="003C650C" w:rsidRPr="00EF50BF" w:rsidRDefault="003C650C" w:rsidP="00ED591A">
      <w:pPr>
        <w:spacing w:line="240" w:lineRule="auto"/>
        <w:ind w:left="2268"/>
        <w:rPr>
          <w:sz w:val="20"/>
          <w:szCs w:val="20"/>
        </w:rPr>
      </w:pPr>
      <w:r w:rsidRPr="00EF50BF">
        <w:rPr>
          <w:sz w:val="20"/>
          <w:szCs w:val="20"/>
        </w:rPr>
        <w:t xml:space="preserve">(...) sugere uma abordagem sequencial e sistemática para o desenvolvimento de software, começando com o levantamento de necessidades por parte do cliente, avançando pelas fases de planejamento, modelagem, construção, emprego e culminando no suporte contínuo do </w:t>
      </w:r>
      <w:r w:rsidRPr="00EF50BF">
        <w:rPr>
          <w:i/>
          <w:iCs/>
          <w:sz w:val="20"/>
          <w:szCs w:val="20"/>
        </w:rPr>
        <w:t>software</w:t>
      </w:r>
      <w:r w:rsidRPr="00EF50BF">
        <w:rPr>
          <w:sz w:val="20"/>
          <w:szCs w:val="20"/>
        </w:rPr>
        <w:t xml:space="preserve"> concluído. (PRESSMAN, 2011, p.29)</w:t>
      </w:r>
    </w:p>
    <w:p w:rsidR="003C650C" w:rsidRPr="00EF50BF" w:rsidRDefault="003C650C" w:rsidP="00E93369">
      <w:pPr>
        <w:rPr>
          <w:b/>
          <w:bCs/>
        </w:rPr>
      </w:pPr>
    </w:p>
    <w:p w:rsidR="003C650C" w:rsidRPr="00EF50BF" w:rsidRDefault="003C650C" w:rsidP="00E93369">
      <w:r w:rsidRPr="00EF50BF">
        <w:tab/>
        <w:t>A modelagem utilizada será a programação orienta a objetos (POO). Esta “oferece uma maneira mais natural e intuitiva para visualizar o processo de projeto – a saber, modelando objetos do mundo real, seus atributos e seu comportamento”. (DEITEL, DEITEL, 2003, p.68)</w:t>
      </w:r>
    </w:p>
    <w:p w:rsidR="003C650C" w:rsidRPr="00EF50BF" w:rsidRDefault="003C650C" w:rsidP="00E93369"/>
    <w:p w:rsidR="003C650C" w:rsidRPr="00EF50BF" w:rsidRDefault="003C650C" w:rsidP="00DE630D">
      <w:pPr>
        <w:pStyle w:val="Ttulo2"/>
      </w:pPr>
      <w:bookmarkStart w:id="26" w:name="_Toc462807420"/>
      <w:bookmarkStart w:id="27" w:name="_Toc467743474"/>
      <w:r w:rsidRPr="00EF50BF">
        <w:t>Organização do Trabalho</w:t>
      </w:r>
      <w:bookmarkEnd w:id="26"/>
      <w:bookmarkEnd w:id="27"/>
    </w:p>
    <w:p w:rsidR="003C650C" w:rsidRPr="00EF50BF" w:rsidRDefault="003C650C" w:rsidP="00E93369">
      <w:pPr>
        <w:rPr>
          <w:b/>
          <w:bCs/>
        </w:rPr>
      </w:pPr>
    </w:p>
    <w:p w:rsidR="003C650C" w:rsidRPr="00EF50BF" w:rsidRDefault="003C650C" w:rsidP="00E93369">
      <w:r w:rsidRPr="00EF50BF">
        <w:rPr>
          <w:b/>
          <w:bCs/>
        </w:rPr>
        <w:tab/>
      </w:r>
      <w:r w:rsidRPr="00EF50BF">
        <w:t>O presente documento de requisitos está organizado da seguinte forma:</w:t>
      </w:r>
    </w:p>
    <w:p w:rsidR="003C650C" w:rsidRPr="00EF50BF" w:rsidRDefault="003C650C" w:rsidP="00E93369">
      <w:pPr>
        <w:pStyle w:val="PargrafodaLista"/>
        <w:numPr>
          <w:ilvl w:val="0"/>
          <w:numId w:val="5"/>
        </w:numPr>
        <w:tabs>
          <w:tab w:val="left" w:pos="284"/>
        </w:tabs>
        <w:ind w:left="0" w:firstLine="0"/>
      </w:pPr>
      <w:r w:rsidRPr="00EF50BF">
        <w:t>Capítulo 1 - Introdução ao Documento: Este capítulo tem como objetivo apresentar o projeto.</w:t>
      </w:r>
    </w:p>
    <w:p w:rsidR="003C650C" w:rsidRPr="00EF50BF" w:rsidRDefault="003C650C" w:rsidP="00E93369">
      <w:pPr>
        <w:pStyle w:val="PargrafodaLista"/>
        <w:numPr>
          <w:ilvl w:val="0"/>
          <w:numId w:val="5"/>
        </w:numPr>
        <w:tabs>
          <w:tab w:val="left" w:pos="284"/>
        </w:tabs>
        <w:ind w:left="0" w:firstLine="0"/>
      </w:pPr>
      <w:r w:rsidRPr="00EF50BF">
        <w:t>Capítulo 2 - Descrição Geral do Sistema: Aqui estão descritos de forma geral o sistema, o escopo e as principais funções.</w:t>
      </w:r>
    </w:p>
    <w:p w:rsidR="003C650C" w:rsidRPr="00EF50BF" w:rsidRDefault="003C650C" w:rsidP="00E93369">
      <w:pPr>
        <w:pStyle w:val="PargrafodaLista"/>
        <w:numPr>
          <w:ilvl w:val="0"/>
          <w:numId w:val="5"/>
        </w:numPr>
        <w:tabs>
          <w:tab w:val="left" w:pos="284"/>
        </w:tabs>
        <w:ind w:left="0" w:firstLine="0"/>
      </w:pPr>
      <w:r w:rsidRPr="00EF50BF">
        <w:lastRenderedPageBreak/>
        <w:t>Capítulo 3 - Requisitos do Sistema: Esta seção tem como finalidade descrever os requisitos do sistema.</w:t>
      </w:r>
    </w:p>
    <w:p w:rsidR="003C650C" w:rsidRPr="00EF50BF" w:rsidRDefault="003C650C" w:rsidP="00E93369">
      <w:pPr>
        <w:pStyle w:val="PargrafodaLista"/>
        <w:numPr>
          <w:ilvl w:val="0"/>
          <w:numId w:val="5"/>
        </w:numPr>
        <w:tabs>
          <w:tab w:val="left" w:pos="284"/>
        </w:tabs>
        <w:ind w:left="0" w:firstLine="0"/>
      </w:pPr>
      <w:r w:rsidRPr="00EF50BF">
        <w:t>Capítulo 4 -</w:t>
      </w:r>
      <w:proofErr w:type="gramStart"/>
      <w:r w:rsidRPr="00EF50BF">
        <w:t xml:space="preserve">  </w:t>
      </w:r>
      <w:proofErr w:type="gramEnd"/>
      <w:r w:rsidRPr="00EF50BF">
        <w:t xml:space="preserve">Análise e </w:t>
      </w:r>
      <w:r w:rsidRPr="00EF50BF">
        <w:rPr>
          <w:i/>
          <w:iCs/>
        </w:rPr>
        <w:t>Design</w:t>
      </w:r>
      <w:r w:rsidRPr="00EF50BF">
        <w:t>: Este capítulo tem como objetivo analisar e detalhar a solução do sistema de acordo com os requisitos levantados e validados no Capítulo 3.</w:t>
      </w:r>
    </w:p>
    <w:p w:rsidR="003C650C" w:rsidRPr="00EF50BF" w:rsidRDefault="003C650C" w:rsidP="00E93369"/>
    <w:p w:rsidR="003C650C" w:rsidRPr="00EF50BF" w:rsidRDefault="003C650C" w:rsidP="00DE630D">
      <w:pPr>
        <w:pStyle w:val="Ttulo2"/>
      </w:pPr>
      <w:bookmarkStart w:id="28" w:name="_Toc462807421"/>
      <w:bookmarkStart w:id="29" w:name="_Toc467743475"/>
      <w:r w:rsidRPr="00EF50BF">
        <w:t>Glossário</w:t>
      </w:r>
      <w:bookmarkEnd w:id="28"/>
      <w:bookmarkEnd w:id="29"/>
    </w:p>
    <w:p w:rsidR="003C650C" w:rsidRPr="00EF50BF" w:rsidRDefault="003C650C" w:rsidP="00E93369"/>
    <w:p w:rsidR="003C650C" w:rsidRPr="00EF50BF" w:rsidRDefault="003C650C" w:rsidP="00E93369">
      <w:pPr>
        <w:pStyle w:val="PargrafodaLista"/>
        <w:numPr>
          <w:ilvl w:val="0"/>
          <w:numId w:val="6"/>
        </w:numPr>
        <w:tabs>
          <w:tab w:val="left" w:pos="284"/>
        </w:tabs>
        <w:ind w:left="0" w:firstLine="0"/>
      </w:pPr>
      <w:r w:rsidRPr="00EF50BF">
        <w:rPr>
          <w:i/>
          <w:iCs/>
        </w:rPr>
        <w:t>Conta</w:t>
      </w:r>
      <w:r w:rsidRPr="00EF50BF">
        <w:t xml:space="preserve">: Pode-se entender conta, como sendo </w:t>
      </w:r>
      <w:proofErr w:type="gramStart"/>
      <w:r w:rsidRPr="00EF50BF">
        <w:t>um</w:t>
      </w:r>
      <w:proofErr w:type="gramEnd"/>
    </w:p>
    <w:p w:rsidR="003C650C" w:rsidRPr="00EF50BF" w:rsidRDefault="003C650C" w:rsidP="0002776F">
      <w:pPr>
        <w:pStyle w:val="CitaoDireta"/>
        <w:rPr>
          <w:rStyle w:val="CitaoDiretaChar"/>
          <w:rFonts w:cs="Arial"/>
        </w:rPr>
      </w:pPr>
      <w:proofErr w:type="gramStart"/>
      <w:r w:rsidRPr="00EF50BF">
        <w:rPr>
          <w:rStyle w:val="CitaoDiretaChar"/>
          <w:rFonts w:cs="Arial"/>
        </w:rPr>
        <w:t>título</w:t>
      </w:r>
      <w:proofErr w:type="gramEnd"/>
      <w:r w:rsidRPr="00EF50BF">
        <w:rPr>
          <w:rStyle w:val="CitaoDiretaChar"/>
          <w:rFonts w:cs="Arial"/>
        </w:rPr>
        <w:t xml:space="preserve"> que constitui indicação geral do assunto, da categoria contábil, elemento ou rubrica de um plano de contas. No entender de Lopes de Sá: “instrumento de registro contábil relativo a fatos da mesma natureza e que se identifica por um título, contendo registros que informam sobre a evolução transformadora do aludido objeto, qualificando, quantificando, historiando no tempo e apresentando saldos devedores ou credores de acordo com cada caso”. </w:t>
      </w:r>
      <w:r w:rsidRPr="00EF50BF">
        <w:rPr>
          <w:noProof/>
        </w:rPr>
        <w:t>(CFC - CONSELHO FEDERAL DE CONTABILIDADE, 2009, p. 323)</w:t>
      </w:r>
    </w:p>
    <w:p w:rsidR="003C650C" w:rsidRPr="00EF50BF" w:rsidRDefault="003C650C" w:rsidP="0002776F">
      <w:pPr>
        <w:pStyle w:val="CitaoDireta"/>
        <w:rPr>
          <w:rStyle w:val="CitaoDiretaChar"/>
          <w:rFonts w:cs="Arial"/>
        </w:rPr>
      </w:pPr>
    </w:p>
    <w:p w:rsidR="003C650C" w:rsidRPr="00EF50BF" w:rsidRDefault="003C650C" w:rsidP="00187A9A">
      <w:pPr>
        <w:pStyle w:val="PargrafodaLista"/>
        <w:numPr>
          <w:ilvl w:val="0"/>
          <w:numId w:val="6"/>
        </w:numPr>
        <w:tabs>
          <w:tab w:val="left" w:pos="284"/>
        </w:tabs>
        <w:ind w:left="0" w:firstLine="0"/>
        <w:rPr>
          <w:sz w:val="28"/>
          <w:szCs w:val="28"/>
        </w:rPr>
      </w:pPr>
      <w:r w:rsidRPr="00EF50BF">
        <w:rPr>
          <w:i/>
          <w:iCs/>
        </w:rPr>
        <w:t>Despesas: “</w:t>
      </w:r>
      <w:r w:rsidRPr="00EF50BF">
        <w:t xml:space="preserve">Em finanças pessoais, é usual chamar de “despesa” qualquer saída de dinheiro”. </w:t>
      </w:r>
      <w:r w:rsidRPr="00EF50BF">
        <w:rPr>
          <w:noProof/>
        </w:rPr>
        <w:t>(CFA-CRAS - CONSELHOS FEDERAIS E REGIONAIS DE ADMINISTRAÇÃO, 2015)</w:t>
      </w:r>
    </w:p>
    <w:p w:rsidR="003C650C" w:rsidRPr="00EF50BF" w:rsidRDefault="003C650C" w:rsidP="00312811">
      <w:pPr>
        <w:pStyle w:val="PargrafodaLista"/>
        <w:numPr>
          <w:ilvl w:val="0"/>
          <w:numId w:val="6"/>
        </w:numPr>
        <w:tabs>
          <w:tab w:val="left" w:pos="284"/>
        </w:tabs>
        <w:ind w:left="0" w:firstLine="0"/>
        <w:rPr>
          <w:sz w:val="28"/>
          <w:szCs w:val="28"/>
        </w:rPr>
      </w:pPr>
      <w:r w:rsidRPr="00EF50BF">
        <w:rPr>
          <w:i/>
          <w:iCs/>
        </w:rPr>
        <w:t>Finanças Pessoais</w:t>
      </w:r>
      <w:r w:rsidRPr="00EF50BF">
        <w:t xml:space="preserve">: São “técnicas e práticas de gestão financeira, quando aplicadas a indivíduos e </w:t>
      </w:r>
      <w:proofErr w:type="gramStart"/>
      <w:r w:rsidRPr="00EF50BF">
        <w:t>famílias(</w:t>
      </w:r>
      <w:proofErr w:type="gramEnd"/>
      <w:r w:rsidRPr="00EF50BF">
        <w:t xml:space="preserve">...)”. </w:t>
      </w:r>
      <w:r w:rsidRPr="00EF50BF">
        <w:rPr>
          <w:noProof/>
        </w:rPr>
        <w:t>(CFA-CRAS - CONSELHOS FEDERAIS E REGIONAIS DE ADMINISTRAÇÃO, 2015)</w:t>
      </w:r>
    </w:p>
    <w:p w:rsidR="003C650C" w:rsidRPr="00EF50BF" w:rsidRDefault="003C650C" w:rsidP="005C068B">
      <w:pPr>
        <w:pStyle w:val="PargrafodaLista"/>
        <w:numPr>
          <w:ilvl w:val="0"/>
          <w:numId w:val="6"/>
        </w:numPr>
        <w:tabs>
          <w:tab w:val="left" w:pos="284"/>
        </w:tabs>
        <w:ind w:left="0" w:firstLine="0"/>
      </w:pPr>
      <w:r w:rsidRPr="00EF50BF">
        <w:rPr>
          <w:i/>
          <w:iCs/>
        </w:rPr>
        <w:t>Moeda estrangeira</w:t>
      </w:r>
      <w:r w:rsidRPr="00EF50BF">
        <w:t>: Pode ser definida como qualquer moeda diferente da moeda nacional.</w:t>
      </w:r>
    </w:p>
    <w:p w:rsidR="003C650C" w:rsidRPr="00EF50BF" w:rsidRDefault="003C650C" w:rsidP="005C068B">
      <w:pPr>
        <w:pStyle w:val="PargrafodaLista"/>
        <w:numPr>
          <w:ilvl w:val="0"/>
          <w:numId w:val="6"/>
        </w:numPr>
        <w:tabs>
          <w:tab w:val="left" w:pos="284"/>
        </w:tabs>
        <w:ind w:left="0" w:firstLine="0"/>
      </w:pPr>
      <w:r w:rsidRPr="00EF50BF">
        <w:rPr>
          <w:i/>
          <w:iCs/>
        </w:rPr>
        <w:t>Moeda corrente</w:t>
      </w:r>
      <w:r w:rsidRPr="00EF50BF">
        <w:t>: É a moeda do ambiente econômico principal em que o usuário opera.</w:t>
      </w:r>
    </w:p>
    <w:p w:rsidR="003C650C" w:rsidRPr="00EF50BF" w:rsidRDefault="003C650C" w:rsidP="00312811">
      <w:pPr>
        <w:pStyle w:val="PargrafodaLista"/>
        <w:numPr>
          <w:ilvl w:val="0"/>
          <w:numId w:val="6"/>
        </w:numPr>
        <w:tabs>
          <w:tab w:val="left" w:pos="284"/>
        </w:tabs>
        <w:ind w:left="0" w:firstLine="0"/>
      </w:pPr>
      <w:r w:rsidRPr="00EF50BF">
        <w:rPr>
          <w:i/>
          <w:iCs/>
        </w:rPr>
        <w:t>Orçamento</w:t>
      </w:r>
      <w:r w:rsidRPr="00EF50BF">
        <w:t xml:space="preserve">: É projeção de receitas e gastos que uma família elabora para determinado período. </w:t>
      </w:r>
    </w:p>
    <w:p w:rsidR="003C650C" w:rsidRPr="00EF50BF" w:rsidRDefault="003C650C" w:rsidP="00312811">
      <w:pPr>
        <w:pStyle w:val="PargrafodaLista"/>
        <w:numPr>
          <w:ilvl w:val="0"/>
          <w:numId w:val="6"/>
        </w:numPr>
        <w:tabs>
          <w:tab w:val="left" w:pos="284"/>
        </w:tabs>
        <w:ind w:left="0" w:firstLine="0"/>
      </w:pPr>
      <w:r w:rsidRPr="00EF50BF">
        <w:rPr>
          <w:i/>
          <w:iCs/>
        </w:rPr>
        <w:t xml:space="preserve">Receitas: </w:t>
      </w:r>
      <w:r w:rsidRPr="00EF50BF">
        <w:t>Representam as entradas de dinheiro do indivíduo, como aquela</w:t>
      </w:r>
      <w:proofErr w:type="gramStart"/>
      <w:r w:rsidRPr="00EF50BF">
        <w:t xml:space="preserve">   </w:t>
      </w:r>
      <w:proofErr w:type="gramEnd"/>
      <w:r w:rsidRPr="00EF50BF">
        <w:t xml:space="preserve">obtida por atividade profissional (salários, comissões, </w:t>
      </w:r>
      <w:r w:rsidRPr="00EF50BF">
        <w:rPr>
          <w:i/>
          <w:iCs/>
        </w:rPr>
        <w:t>pró-labore</w:t>
      </w:r>
      <w:r w:rsidRPr="00EF50BF">
        <w:t xml:space="preserve">, entre outros), rendas oriundas dos ativos (aluguéis recebidos, juros de investimentos, dividendos etc.) ou outros tipos de renda. </w:t>
      </w:r>
      <w:r w:rsidRPr="00EF50BF">
        <w:rPr>
          <w:noProof/>
        </w:rPr>
        <w:t>(CFA-CRAS - CONSELHOS FEDERAIS E REGIONAIS DE ADMINISTRAÇÃO, 2015)</w:t>
      </w:r>
    </w:p>
    <w:p w:rsidR="003C650C" w:rsidRPr="00EF50BF" w:rsidRDefault="003C650C" w:rsidP="00E93369">
      <w:pPr>
        <w:pStyle w:val="PargrafodaLista"/>
        <w:numPr>
          <w:ilvl w:val="0"/>
          <w:numId w:val="6"/>
        </w:numPr>
        <w:tabs>
          <w:tab w:val="left" w:pos="284"/>
        </w:tabs>
        <w:ind w:left="0" w:firstLine="0"/>
      </w:pPr>
      <w:r w:rsidRPr="00EF50BF">
        <w:rPr>
          <w:i/>
          <w:iCs/>
        </w:rPr>
        <w:lastRenderedPageBreak/>
        <w:t>Saldo</w:t>
      </w:r>
      <w:r w:rsidRPr="00EF50BF">
        <w:t>: É a diferença entre as receitas totais e as despesas totais em um determinado período ou entre a soma dos débitos e a soma dos créditos de uma determinada conta de receita ou despesa.</w:t>
      </w:r>
    </w:p>
    <w:p w:rsidR="003C650C" w:rsidRPr="00EF50BF" w:rsidRDefault="003C650C" w:rsidP="005C068B">
      <w:pPr>
        <w:pStyle w:val="PargrafodaLista"/>
        <w:numPr>
          <w:ilvl w:val="0"/>
          <w:numId w:val="6"/>
        </w:numPr>
        <w:tabs>
          <w:tab w:val="left" w:pos="284"/>
        </w:tabs>
        <w:ind w:left="0" w:firstLine="0"/>
      </w:pPr>
      <w:r w:rsidRPr="00EF50BF">
        <w:rPr>
          <w:i/>
          <w:iCs/>
        </w:rPr>
        <w:t>Taxa de câmbio</w:t>
      </w:r>
      <w:r w:rsidRPr="00EF50BF">
        <w:t xml:space="preserve">: “Taxa de câmbio é o preço de uma moeda estrangeira medido em unidades ou frações (centavos) da moeda nacional”. </w:t>
      </w:r>
      <w:r w:rsidRPr="00EF50BF">
        <w:rPr>
          <w:noProof/>
        </w:rPr>
        <w:t>(BCB - BANCO CENTRAL DO BRASIL, 2014)</w:t>
      </w:r>
    </w:p>
    <w:p w:rsidR="003C650C" w:rsidRPr="00EF50BF" w:rsidRDefault="003C650C" w:rsidP="00926BC4">
      <w:pPr>
        <w:pStyle w:val="PargrafodaLista"/>
      </w:pPr>
    </w:p>
    <w:p w:rsidR="003C650C" w:rsidRPr="00EF50BF" w:rsidRDefault="003C650C" w:rsidP="00F959A8">
      <w:r w:rsidRPr="00EF50BF">
        <w:br w:type="page"/>
      </w:r>
    </w:p>
    <w:p w:rsidR="003C650C" w:rsidRPr="00EF50BF" w:rsidRDefault="003C650C" w:rsidP="00E93369">
      <w:pPr>
        <w:pStyle w:val="Ttulo1"/>
      </w:pPr>
      <w:bookmarkStart w:id="30" w:name="_Toc462807422"/>
      <w:bookmarkStart w:id="31" w:name="_Toc467743476"/>
      <w:r w:rsidRPr="00EF50BF">
        <w:t xml:space="preserve">DESCRIÇÃO DO </w:t>
      </w:r>
      <w:bookmarkEnd w:id="30"/>
      <w:bookmarkEnd w:id="31"/>
      <w:r>
        <w:t>sistema</w:t>
      </w:r>
    </w:p>
    <w:p w:rsidR="003C650C" w:rsidRPr="00EF50BF" w:rsidRDefault="003C650C" w:rsidP="00E93369">
      <w:pPr>
        <w:rPr>
          <w:b/>
          <w:bCs/>
        </w:rPr>
      </w:pPr>
    </w:p>
    <w:p w:rsidR="003C650C" w:rsidRPr="00EF50BF" w:rsidRDefault="003C650C" w:rsidP="00DE630D">
      <w:pPr>
        <w:pStyle w:val="Ttulo2"/>
      </w:pPr>
      <w:bookmarkStart w:id="32" w:name="_Toc462807423"/>
      <w:bookmarkStart w:id="33" w:name="_Toc467743477"/>
      <w:r w:rsidRPr="00EF50BF">
        <w:t>Descrição do Problema</w:t>
      </w:r>
      <w:bookmarkEnd w:id="32"/>
      <w:bookmarkEnd w:id="33"/>
    </w:p>
    <w:p w:rsidR="003C650C" w:rsidRPr="00EF50BF" w:rsidRDefault="003C650C" w:rsidP="00E93369">
      <w:pPr>
        <w:rPr>
          <w:b/>
          <w:bCs/>
        </w:rPr>
      </w:pPr>
      <w:r w:rsidRPr="00EF50BF">
        <w:rPr>
          <w:b/>
          <w:bCs/>
        </w:rPr>
        <w:tab/>
      </w:r>
    </w:p>
    <w:p w:rsidR="003C650C" w:rsidRPr="00EF50BF" w:rsidRDefault="003C650C" w:rsidP="00E93369">
      <w:r w:rsidRPr="00EF50BF">
        <w:rPr>
          <w:b/>
          <w:bCs/>
        </w:rPr>
        <w:tab/>
      </w:r>
      <w:r w:rsidRPr="00EF50BF">
        <w:t xml:space="preserve">De acordo com pesquisa realizada pelo SPC (2016), somente 38% dos brasileiros se sentem seguros para gerir e organizar a própria vida financeira, o que pode acarretar problemas financeiros, como dívidas, inadimplemento, e dificuldade para a aquisição de bens e administração de imprevistos. Para que esse problema seja resolvido, é preciso educação financeira para que haja a conscientização da importância do planejamento financeiro contínuo e de longo prazo para garantir uma boa organização no orçamento pessoal e/ou familiar.  </w:t>
      </w:r>
      <w:r w:rsidRPr="00EF50BF">
        <w:rPr>
          <w:noProof/>
        </w:rPr>
        <w:t>(GRÜSSNER, 2007)</w:t>
      </w:r>
    </w:p>
    <w:p w:rsidR="003C650C" w:rsidRPr="00EF50BF" w:rsidRDefault="003C650C" w:rsidP="00E93369"/>
    <w:p w:rsidR="003C650C" w:rsidRPr="00EF50BF" w:rsidRDefault="003C650C" w:rsidP="00E93369">
      <w:r w:rsidRPr="00EF50BF">
        <w:tab/>
        <w:t>Com isso será possível alcança</w:t>
      </w:r>
      <w:r>
        <w:t>r</w:t>
      </w:r>
      <w:r w:rsidRPr="00EF50BF">
        <w:t xml:space="preserve"> alguns benefícios ao usuário, de acordo com o Banco Central do Brasil (2013), como:</w:t>
      </w:r>
    </w:p>
    <w:p w:rsidR="003C650C" w:rsidRPr="00EF50BF" w:rsidRDefault="003C650C" w:rsidP="00E93369">
      <w:r w:rsidRPr="00EF50BF">
        <w:t xml:space="preserve">1. </w:t>
      </w:r>
      <w:proofErr w:type="gramStart"/>
      <w:r w:rsidRPr="00EF50BF">
        <w:t>conhecer</w:t>
      </w:r>
      <w:proofErr w:type="gramEnd"/>
      <w:r w:rsidRPr="00EF50BF">
        <w:t xml:space="preserve"> sua real situação financeira, auxiliando no planejamento financeiro;</w:t>
      </w:r>
    </w:p>
    <w:p w:rsidR="003C650C" w:rsidRPr="00EF50BF" w:rsidRDefault="003C650C" w:rsidP="00E93369">
      <w:r w:rsidRPr="00EF50BF">
        <w:t xml:space="preserve">2. </w:t>
      </w:r>
      <w:proofErr w:type="gramStart"/>
      <w:r w:rsidRPr="00EF50BF">
        <w:t>definir</w:t>
      </w:r>
      <w:proofErr w:type="gramEnd"/>
      <w:r w:rsidRPr="00EF50BF">
        <w:t xml:space="preserve"> prioridades, ou seja, o que é mais importante para o usuário e sua família;</w:t>
      </w:r>
    </w:p>
    <w:p w:rsidR="003C650C" w:rsidRPr="00EF50BF" w:rsidRDefault="003C650C" w:rsidP="00E93369">
      <w:r w:rsidRPr="00EF50BF">
        <w:t xml:space="preserve">3. </w:t>
      </w:r>
      <w:proofErr w:type="gramStart"/>
      <w:r w:rsidRPr="00EF50BF">
        <w:t>identificar</w:t>
      </w:r>
      <w:proofErr w:type="gramEnd"/>
      <w:r w:rsidRPr="00EF50BF">
        <w:t xml:space="preserve"> e entender hábitos de consumo, o modo como é gosto o dinheiro;</w:t>
      </w:r>
    </w:p>
    <w:p w:rsidR="003C650C" w:rsidRPr="00EF50BF" w:rsidRDefault="003C650C" w:rsidP="00E93369">
      <w:r w:rsidRPr="00EF50BF">
        <w:t xml:space="preserve">4. </w:t>
      </w:r>
      <w:proofErr w:type="gramStart"/>
      <w:r w:rsidRPr="00EF50BF">
        <w:t>organizar</w:t>
      </w:r>
      <w:proofErr w:type="gramEnd"/>
      <w:r w:rsidRPr="00EF50BF">
        <w:t xml:space="preserve"> sua vida financeira e patrimonial;</w:t>
      </w:r>
    </w:p>
    <w:p w:rsidR="003C650C" w:rsidRPr="00EF50BF" w:rsidRDefault="003C650C" w:rsidP="00E93369">
      <w:r w:rsidRPr="00EF50BF">
        <w:t xml:space="preserve">5. </w:t>
      </w:r>
      <w:proofErr w:type="gramStart"/>
      <w:r w:rsidRPr="00EF50BF">
        <w:t>administrar</w:t>
      </w:r>
      <w:proofErr w:type="gramEnd"/>
      <w:r w:rsidRPr="00EF50BF">
        <w:t xml:space="preserve"> imprevistos, lidando melhor com o que acontece fora do planejado.</w:t>
      </w:r>
    </w:p>
    <w:p w:rsidR="003C650C" w:rsidRPr="00EF50BF" w:rsidRDefault="003C650C" w:rsidP="00E93369"/>
    <w:p w:rsidR="003C650C" w:rsidRPr="00EF50BF" w:rsidRDefault="003C650C" w:rsidP="00E93369">
      <w:r w:rsidRPr="00EF50BF">
        <w:tab/>
        <w:t>Assim, o usuário do aplicativo será diretamente afetado e beneficiado pelo seu uso; e, de modo direto ou indireto, todos aqueles que estão ligados a esse orçamento de alguma forma, como filhos, cônjuge, parceiro.</w:t>
      </w:r>
    </w:p>
    <w:p w:rsidR="003C650C" w:rsidRPr="00EF50BF" w:rsidRDefault="003C650C" w:rsidP="00E93369"/>
    <w:p w:rsidR="003C650C" w:rsidRPr="00EF50BF" w:rsidRDefault="003C650C" w:rsidP="00DE630D">
      <w:pPr>
        <w:pStyle w:val="Ttulo2"/>
      </w:pPr>
      <w:bookmarkStart w:id="34" w:name="_Toc462807424"/>
      <w:bookmarkStart w:id="35" w:name="_Toc467743478"/>
      <w:r w:rsidRPr="00EF50BF">
        <w:t>Objetivo do Sistema</w:t>
      </w:r>
      <w:bookmarkEnd w:id="34"/>
      <w:bookmarkEnd w:id="35"/>
    </w:p>
    <w:p w:rsidR="003C650C" w:rsidRPr="00EF50BF" w:rsidRDefault="003C650C" w:rsidP="00E93369"/>
    <w:p w:rsidR="003C650C" w:rsidRPr="00EF50BF" w:rsidRDefault="003C650C" w:rsidP="00E93369">
      <w:pPr>
        <w:ind w:firstLine="708"/>
      </w:pPr>
      <w:r w:rsidRPr="00EF50BF">
        <w:t xml:space="preserve">O </w:t>
      </w:r>
      <w:r>
        <w:rPr>
          <w:i/>
          <w:iCs/>
        </w:rPr>
        <w:t xml:space="preserve">+SEGURO </w:t>
      </w:r>
      <w:r w:rsidRPr="00EF50BF">
        <w:t xml:space="preserve">tem como objetivo possibilitar que o usuário visualize o fluxo de entradas e saídas de recursos monetários, o saldo final em um determinado período, podendo ainda fazer previsões orçamentárias. Esse </w:t>
      </w:r>
      <w:r>
        <w:rPr>
          <w:i/>
          <w:iCs/>
        </w:rPr>
        <w:t>software</w:t>
      </w:r>
      <w:r w:rsidRPr="00EF50BF">
        <w:t xml:space="preserve"> é uma ferramenta que pode auxiliar a gerenciar as finanças pessoais do usuário do sistema e, consequentemente, a elaboração de um orçamento pessoal. Para isso, é necessário seguir alguns passos:</w:t>
      </w:r>
    </w:p>
    <w:p w:rsidR="003C650C" w:rsidRPr="00EF50BF" w:rsidRDefault="003C650C" w:rsidP="00E93369">
      <w:r w:rsidRPr="00EF50BF">
        <w:lastRenderedPageBreak/>
        <w:t>- Registrar todas as receitas – informar o valor, data e fonte, como salário, aluguel, comissão de vendas, aplicações financeiras, benefícios assistenciais de programas sociais do governo etc.;</w:t>
      </w:r>
    </w:p>
    <w:p w:rsidR="003C650C" w:rsidRPr="00EF50BF" w:rsidRDefault="003C650C" w:rsidP="00E93369">
      <w:r w:rsidRPr="00EF50BF">
        <w:t>- Registrar todas as despesas– informar o valor, data, onde gastou e o meio de pagamento utilizado (dinheiro, débito e crédito).</w:t>
      </w:r>
    </w:p>
    <w:p w:rsidR="003C650C" w:rsidRPr="00EF50BF" w:rsidRDefault="003C650C" w:rsidP="00E93369">
      <w:r w:rsidRPr="00EF50BF">
        <w:tab/>
        <w:t>Permitindo com isto que, tanto as receitas como as despesas possam ser agrupadas em categorias, como alimentação, saúde, salário, entre outros. Isso permitirá que o usuário tenha o conhecimento de sua fonte de renda e de seus gastos.</w:t>
      </w:r>
    </w:p>
    <w:p w:rsidR="003C650C" w:rsidRPr="00EF50BF" w:rsidRDefault="003C650C" w:rsidP="00E93369">
      <w:r w:rsidRPr="00EF50BF">
        <w:tab/>
        <w:t>Além disso, será possível avaliar como as finanças do usuário “se comportam ao longo do período e poderá agir, corretiva e previamente, para que seu salário e renda proporcionem o máximo de benefícios, conforto e qualidade de vida (...)”.</w:t>
      </w:r>
      <w:r w:rsidRPr="00EF50BF">
        <w:rPr>
          <w:noProof/>
        </w:rPr>
        <w:t xml:space="preserve"> (BCB - BANCO CENTRAL DO BRASIL, 2013b)</w:t>
      </w:r>
      <w:r w:rsidRPr="00EF50BF">
        <w:t>. Também há a possibilidade de avaliar se o saldo final do período foi deficitário</w:t>
      </w:r>
      <w:r w:rsidRPr="00EF50BF">
        <w:rPr>
          <w:rStyle w:val="Refdenotaderodap"/>
          <w:rFonts w:cs="Arial"/>
        </w:rPr>
        <w:footnoteReference w:id="1"/>
      </w:r>
      <w:r w:rsidRPr="00EF50BF">
        <w:t xml:space="preserve">, neutro </w:t>
      </w:r>
      <w:r w:rsidRPr="00EF50BF">
        <w:rPr>
          <w:rStyle w:val="Refdenotaderodap"/>
          <w:rFonts w:cs="Arial"/>
        </w:rPr>
        <w:footnoteReference w:id="2"/>
      </w:r>
      <w:r w:rsidRPr="00EF50BF">
        <w:t>ou superavitário</w:t>
      </w:r>
      <w:r w:rsidRPr="00EF50BF">
        <w:rPr>
          <w:rStyle w:val="Refdenotaderodap"/>
          <w:rFonts w:cs="Arial"/>
        </w:rPr>
        <w:footnoteReference w:id="3"/>
      </w:r>
      <w:r w:rsidRPr="00EF50BF">
        <w:t>, e realizar comparações com outros períodos.</w:t>
      </w:r>
    </w:p>
    <w:p w:rsidR="003C650C" w:rsidRPr="00EF50BF" w:rsidRDefault="003C650C" w:rsidP="00E93369"/>
    <w:p w:rsidR="003C650C" w:rsidRPr="00EF50BF" w:rsidRDefault="003C650C" w:rsidP="00DE630D">
      <w:pPr>
        <w:pStyle w:val="Ttulo2"/>
      </w:pPr>
      <w:bookmarkStart w:id="36" w:name="_Toc462807425"/>
      <w:bookmarkStart w:id="37" w:name="_Toc467743479"/>
      <w:r w:rsidRPr="00EF50BF">
        <w:t>Principais Envolvidos e suas Características</w:t>
      </w:r>
      <w:bookmarkEnd w:id="36"/>
      <w:bookmarkEnd w:id="37"/>
    </w:p>
    <w:p w:rsidR="003C650C" w:rsidRPr="00EF50BF" w:rsidRDefault="003C650C" w:rsidP="00E93369"/>
    <w:p w:rsidR="003C650C" w:rsidRPr="00EF50BF" w:rsidRDefault="003C650C" w:rsidP="00E93369">
      <w:pPr>
        <w:pStyle w:val="Ttulo3"/>
      </w:pPr>
      <w:bookmarkStart w:id="38" w:name="_Toc462807426"/>
      <w:bookmarkStart w:id="39" w:name="_Toc467743480"/>
      <w:r w:rsidRPr="00EF50BF">
        <w:t>Usuários do Sistema</w:t>
      </w:r>
      <w:bookmarkEnd w:id="38"/>
      <w:bookmarkEnd w:id="39"/>
    </w:p>
    <w:p w:rsidR="003C650C" w:rsidRPr="00EF50BF" w:rsidRDefault="003C650C" w:rsidP="00E93369"/>
    <w:p w:rsidR="003C650C" w:rsidRPr="00EF50BF" w:rsidRDefault="003C650C" w:rsidP="00E93369">
      <w:pPr>
        <w:rPr>
          <w:b/>
          <w:bCs/>
        </w:rPr>
      </w:pPr>
      <w:r w:rsidRPr="00EF50BF">
        <w:tab/>
        <w:t xml:space="preserve">Os usuários desse sistema são pessoas físicas interessadas em gerenciar suas próprias finanças e sejam usuárias de dispositivos móveis com acesso à </w:t>
      </w:r>
      <w:r w:rsidRPr="00EF50BF">
        <w:rPr>
          <w:i/>
          <w:iCs/>
        </w:rPr>
        <w:t>internet</w:t>
      </w:r>
      <w:r w:rsidRPr="00EF50BF">
        <w:t xml:space="preserve">. </w:t>
      </w:r>
    </w:p>
    <w:p w:rsidR="003C650C" w:rsidRPr="00EF50BF" w:rsidRDefault="003C650C" w:rsidP="00E93369">
      <w:pPr>
        <w:tabs>
          <w:tab w:val="left" w:pos="708"/>
          <w:tab w:val="left" w:pos="2405"/>
        </w:tabs>
        <w:rPr>
          <w:b/>
          <w:bCs/>
        </w:rPr>
      </w:pPr>
      <w:r w:rsidRPr="00EF50BF">
        <w:rPr>
          <w:b/>
          <w:bCs/>
        </w:rPr>
        <w:tab/>
      </w:r>
      <w:r w:rsidRPr="00EF50BF">
        <w:rPr>
          <w:b/>
          <w:bCs/>
        </w:rPr>
        <w:tab/>
      </w:r>
    </w:p>
    <w:p w:rsidR="003C650C" w:rsidRPr="00EF50BF" w:rsidRDefault="003C650C" w:rsidP="00E93369">
      <w:pPr>
        <w:pStyle w:val="Ttulo3"/>
      </w:pPr>
      <w:bookmarkStart w:id="40" w:name="_Toc462807427"/>
      <w:bookmarkStart w:id="41" w:name="_Toc467743481"/>
      <w:r w:rsidRPr="00EF50BF">
        <w:t>Desenvolvedores do Sistema</w:t>
      </w:r>
      <w:bookmarkEnd w:id="40"/>
      <w:bookmarkEnd w:id="41"/>
    </w:p>
    <w:p w:rsidR="003C650C" w:rsidRPr="00EF50BF" w:rsidRDefault="003C650C" w:rsidP="00E93369"/>
    <w:p w:rsidR="003C650C" w:rsidRPr="00EF50BF" w:rsidRDefault="003C650C" w:rsidP="00E93369">
      <w:r w:rsidRPr="00EF50BF">
        <w:tab/>
        <w:t>Os desenvolvedores desse sistema são os alunos da Faculdade de Tecnologia de Ourinhos (FATEC)</w:t>
      </w:r>
      <w:r>
        <w:t xml:space="preserve"> do curso de Análise e Desenvolvimento de Sistemas</w:t>
      </w:r>
      <w:r w:rsidRPr="00EF50BF">
        <w:t xml:space="preserve">: </w:t>
      </w:r>
      <w:proofErr w:type="spellStart"/>
      <w:r w:rsidRPr="00EF50BF">
        <w:t>Alvaro</w:t>
      </w:r>
      <w:proofErr w:type="spellEnd"/>
      <w:r w:rsidRPr="00EF50BF">
        <w:t xml:space="preserve"> </w:t>
      </w:r>
      <w:proofErr w:type="spellStart"/>
      <w:r w:rsidRPr="00EF50BF">
        <w:t>Goes</w:t>
      </w:r>
      <w:proofErr w:type="spellEnd"/>
      <w:r w:rsidRPr="00EF50BF">
        <w:t xml:space="preserve"> </w:t>
      </w:r>
      <w:proofErr w:type="spellStart"/>
      <w:r w:rsidRPr="00EF50BF">
        <w:t>Marvulle</w:t>
      </w:r>
      <w:proofErr w:type="spellEnd"/>
      <w:r w:rsidRPr="00EF50BF">
        <w:t xml:space="preserve">; Ana Flávia de Moraes; Jaime David </w:t>
      </w:r>
      <w:proofErr w:type="spellStart"/>
      <w:r w:rsidRPr="00EF50BF">
        <w:t>Verderesi</w:t>
      </w:r>
      <w:proofErr w:type="spellEnd"/>
      <w:r w:rsidRPr="00EF50BF">
        <w:t xml:space="preserve">; Thales da Silva Neves; Roberta </w:t>
      </w:r>
      <w:proofErr w:type="spellStart"/>
      <w:r w:rsidRPr="00EF50BF">
        <w:t>Pfaff</w:t>
      </w:r>
      <w:proofErr w:type="spellEnd"/>
      <w:r w:rsidRPr="00EF50BF">
        <w:t xml:space="preserve"> Maluf Teixeira; e Verônica </w:t>
      </w:r>
      <w:proofErr w:type="spellStart"/>
      <w:r w:rsidRPr="00EF50BF">
        <w:t>Megumi</w:t>
      </w:r>
      <w:proofErr w:type="spellEnd"/>
      <w:r w:rsidRPr="00EF50BF">
        <w:t xml:space="preserve"> </w:t>
      </w:r>
      <w:proofErr w:type="spellStart"/>
      <w:r w:rsidRPr="00EF50BF">
        <w:t>Sakai</w:t>
      </w:r>
      <w:proofErr w:type="spellEnd"/>
      <w:r w:rsidRPr="00EF50BF">
        <w:t xml:space="preserve">, com o auxílio e orientação das professoras Silvia </w:t>
      </w:r>
      <w:proofErr w:type="gramStart"/>
      <w:r w:rsidRPr="00EF50BF">
        <w:t>Helena de Oliveira Santos</w:t>
      </w:r>
      <w:proofErr w:type="gramEnd"/>
      <w:r w:rsidRPr="00EF50BF">
        <w:t xml:space="preserve"> e Viviane de </w:t>
      </w:r>
      <w:r w:rsidRPr="00EF50BF">
        <w:lastRenderedPageBreak/>
        <w:t xml:space="preserve">Fátima </w:t>
      </w:r>
      <w:proofErr w:type="spellStart"/>
      <w:r w:rsidRPr="00EF50BF">
        <w:t>Bartholo</w:t>
      </w:r>
      <w:proofErr w:type="spellEnd"/>
      <w:r w:rsidRPr="00EF50BF">
        <w:t>.</w:t>
      </w:r>
      <w:r>
        <w:t xml:space="preserve"> Isto ocorreu ate o presente semestre (1º semestre de 2017, 4º semestre do curso), a partir do período já mencionado o projeto será desenvolvido em suas etapas seguintes somente pelo aluno </w:t>
      </w:r>
      <w:proofErr w:type="spellStart"/>
      <w:r>
        <w:t>Alvaro</w:t>
      </w:r>
      <w:proofErr w:type="spellEnd"/>
      <w:r>
        <w:t xml:space="preserve"> </w:t>
      </w:r>
      <w:proofErr w:type="spellStart"/>
      <w:r>
        <w:t>Goes</w:t>
      </w:r>
      <w:proofErr w:type="spellEnd"/>
      <w:r>
        <w:t xml:space="preserve"> de Oliveira </w:t>
      </w:r>
      <w:proofErr w:type="spellStart"/>
      <w:r>
        <w:t>Marvulle</w:t>
      </w:r>
      <w:proofErr w:type="spellEnd"/>
      <w:r>
        <w:t xml:space="preserve"> </w:t>
      </w:r>
      <w:del w:id="42" w:author="Silvia Helena" w:date="2017-06-22T15:33:00Z">
        <w:r w:rsidDel="000A62CC">
          <w:delText xml:space="preserve">e Ana Flavia de Moraes </w:delText>
        </w:r>
      </w:del>
      <w:r>
        <w:t>com orientação da Professora Silvia Helena e demais que venham a substituí-la.</w:t>
      </w:r>
    </w:p>
    <w:p w:rsidR="003C650C" w:rsidRPr="00EF50BF" w:rsidRDefault="003C650C" w:rsidP="00E93369"/>
    <w:p w:rsidR="003C650C" w:rsidRPr="00EF50BF" w:rsidRDefault="003C650C" w:rsidP="00DE630D">
      <w:pPr>
        <w:pStyle w:val="Ttulo2"/>
      </w:pPr>
      <w:bookmarkStart w:id="43" w:name="_Toc462807428"/>
      <w:bookmarkStart w:id="44" w:name="_Toc467743482"/>
      <w:r w:rsidRPr="00EF50BF">
        <w:t>Regras de Negócio</w:t>
      </w:r>
      <w:bookmarkEnd w:id="43"/>
      <w:bookmarkEnd w:id="44"/>
    </w:p>
    <w:p w:rsidR="003C650C" w:rsidRPr="00EF50BF" w:rsidRDefault="003C650C" w:rsidP="00E93369"/>
    <w:p w:rsidR="003C650C" w:rsidRPr="00EF50BF" w:rsidRDefault="003C650C" w:rsidP="00E93369">
      <w:r w:rsidRPr="00EF50BF">
        <w:tab/>
        <w:t xml:space="preserve">O </w:t>
      </w:r>
      <w:r>
        <w:rPr>
          <w:i/>
          <w:iCs/>
        </w:rPr>
        <w:t xml:space="preserve">+SEGURO </w:t>
      </w:r>
      <w:r w:rsidRPr="00EF50BF">
        <w:t xml:space="preserve">será disponibilizado, </w:t>
      </w:r>
      <w:r>
        <w:t>computadores</w:t>
      </w:r>
      <w:r w:rsidRPr="00EF50BF">
        <w:t xml:space="preserve"> com sistema operacional </w:t>
      </w:r>
      <w:proofErr w:type="spellStart"/>
      <w:proofErr w:type="gramStart"/>
      <w:r>
        <w:rPr>
          <w:i/>
          <w:iCs/>
        </w:rPr>
        <w:t>windows</w:t>
      </w:r>
      <w:proofErr w:type="spellEnd"/>
      <w:proofErr w:type="gramEnd"/>
      <w:r>
        <w:t xml:space="preserve"> </w:t>
      </w:r>
      <w:r w:rsidRPr="00EF50BF">
        <w:t>de forma gratuita.</w:t>
      </w:r>
    </w:p>
    <w:p w:rsidR="003C650C" w:rsidRPr="00EF50BF" w:rsidRDefault="003C650C" w:rsidP="00E93369">
      <w:r w:rsidRPr="00EF50BF">
        <w:tab/>
        <w:t xml:space="preserve"> </w:t>
      </w:r>
    </w:p>
    <w:p w:rsidR="003C650C" w:rsidRPr="00EF50BF" w:rsidRDefault="003C650C" w:rsidP="00E93369">
      <w:r w:rsidRPr="00EF50BF">
        <w:tab/>
        <w:t xml:space="preserve">Os dados inseridos pelo usuário no </w:t>
      </w:r>
      <w:r>
        <w:rPr>
          <w:i/>
          <w:iCs/>
        </w:rPr>
        <w:t>sistema</w:t>
      </w:r>
      <w:r w:rsidRPr="00EF50BF">
        <w:t xml:space="preserve"> e os gerados pelo sistema serão armazenados no próprio dispositivo do usuário com o uso do banco de dados </w:t>
      </w:r>
      <w:proofErr w:type="spellStart"/>
      <w:proofErr w:type="gramStart"/>
      <w:r w:rsidRPr="00EF50BF">
        <w:rPr>
          <w:i/>
          <w:iCs/>
        </w:rPr>
        <w:t>SQLite</w:t>
      </w:r>
      <w:proofErr w:type="spellEnd"/>
      <w:proofErr w:type="gramEnd"/>
      <w:r w:rsidRPr="00EF50BF">
        <w:rPr>
          <w:i/>
          <w:iCs/>
        </w:rPr>
        <w:t xml:space="preserve">                                                                                                                                                                                                                           </w:t>
      </w:r>
      <w:r w:rsidRPr="00EF50BF">
        <w:t xml:space="preserve"> e com a possibilidade de realização de </w:t>
      </w:r>
      <w:r w:rsidRPr="00EF50BF">
        <w:rPr>
          <w:i/>
          <w:iCs/>
        </w:rPr>
        <w:t>backup</w:t>
      </w:r>
      <w:r w:rsidRPr="00EF50BF">
        <w:t xml:space="preserve"> desses dados em nuvem – </w:t>
      </w:r>
      <w:r w:rsidRPr="00EF50BF">
        <w:rPr>
          <w:i/>
          <w:iCs/>
        </w:rPr>
        <w:t>Google Drive</w:t>
      </w:r>
      <w:r>
        <w:t xml:space="preserve"> ou similar.</w:t>
      </w:r>
    </w:p>
    <w:p w:rsidR="003C650C" w:rsidRPr="00EF50BF" w:rsidRDefault="003C650C" w:rsidP="00E93369"/>
    <w:p w:rsidR="003C650C" w:rsidRPr="00EF50BF" w:rsidRDefault="003C650C" w:rsidP="00E93369"/>
    <w:p w:rsidR="003C650C" w:rsidRPr="00EF50BF" w:rsidRDefault="003C650C" w:rsidP="00342671">
      <w:pPr>
        <w:pStyle w:val="Ttulo1"/>
      </w:pPr>
      <w:r w:rsidRPr="00EF50BF">
        <w:br w:type="page"/>
      </w:r>
      <w:bookmarkStart w:id="45" w:name="_Toc467743483"/>
      <w:r w:rsidRPr="00EF50BF">
        <w:lastRenderedPageBreak/>
        <w:t>REQUISITOS DO SISTEMA</w:t>
      </w:r>
      <w:bookmarkEnd w:id="45"/>
    </w:p>
    <w:p w:rsidR="003C650C" w:rsidRPr="00EF50BF" w:rsidRDefault="003C650C" w:rsidP="00816C02"/>
    <w:p w:rsidR="003C650C" w:rsidRPr="00EF50BF" w:rsidRDefault="003C650C" w:rsidP="00816C02">
      <w:r w:rsidRPr="00EF50BF">
        <w:tab/>
        <w:t xml:space="preserve">Os requisitos do sistema descrevem de forma mais detalhada as funções, serviços e restrições operacionais do </w:t>
      </w:r>
      <w:r w:rsidRPr="00EF50BF">
        <w:rPr>
          <w:i/>
          <w:iCs/>
        </w:rPr>
        <w:t>software</w:t>
      </w:r>
      <w:r w:rsidRPr="00EF50BF">
        <w:t>. Estes são frequentemente classificados em funcionais e não funcionais</w:t>
      </w:r>
      <w:r w:rsidRPr="00EF50BF">
        <w:rPr>
          <w:noProof/>
        </w:rPr>
        <w:t xml:space="preserve"> (SOMMERVILLE, 2011)</w:t>
      </w:r>
      <w:r>
        <w:t>.</w:t>
      </w:r>
    </w:p>
    <w:p w:rsidR="003C650C" w:rsidRPr="00EF50BF" w:rsidRDefault="003C650C" w:rsidP="00816C02"/>
    <w:p w:rsidR="003C650C" w:rsidRPr="00EF50BF" w:rsidRDefault="003C650C" w:rsidP="00832519">
      <w:pPr>
        <w:pStyle w:val="Ttulo2"/>
      </w:pPr>
      <w:bookmarkStart w:id="46" w:name="_Toc467743484"/>
      <w:r w:rsidRPr="00EF50BF">
        <w:t>Requisitos Funcionais</w:t>
      </w:r>
      <w:bookmarkEnd w:id="46"/>
    </w:p>
    <w:p w:rsidR="003C650C" w:rsidRPr="00EF50BF" w:rsidRDefault="003C650C" w:rsidP="00832519"/>
    <w:p w:rsidR="003C650C" w:rsidRPr="00EF50BF" w:rsidRDefault="003C650C" w:rsidP="00832519">
      <w:r w:rsidRPr="00EF50BF">
        <w:tab/>
        <w:t xml:space="preserve">Para auxiliar a identificação dos requisitos funcionais do sistema, a referência é feita da seguinte forma: </w:t>
      </w:r>
    </w:p>
    <w:p w:rsidR="003C650C" w:rsidRPr="00EF50BF" w:rsidRDefault="00A066EB" w:rsidP="00832519">
      <w:pPr>
        <w:jc w:val="center"/>
      </w:pPr>
      <w:r w:rsidRPr="0098788F">
        <w:fldChar w:fldCharType="begin"/>
      </w:r>
      <w:r w:rsidR="003C650C" w:rsidRPr="0098788F">
        <w:instrText xml:space="preserve"> QUOTE </w:instrText>
      </w:r>
      <w:r w:rsidR="002547B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9pt;height:14.25pt">
            <v:imagedata r:id="rId9" o:title="" chromakey="white"/>
          </v:shape>
        </w:pict>
      </w:r>
      <w:r w:rsidR="003C650C" w:rsidRPr="0098788F">
        <w:instrText xml:space="preserve"> </w:instrText>
      </w:r>
      <w:r w:rsidRPr="0098788F">
        <w:fldChar w:fldCharType="separate"/>
      </w:r>
      <w:r w:rsidR="002547B6">
        <w:pict>
          <v:shape id="_x0000_i1026" type="#_x0000_t75" style="width:355.9pt;height:14.25pt">
            <v:imagedata r:id="rId9" o:title="" chromakey="white"/>
          </v:shape>
        </w:pict>
      </w:r>
      <w:r w:rsidRPr="0098788F">
        <w:fldChar w:fldCharType="end"/>
      </w:r>
      <w:r w:rsidR="003C650C" w:rsidRPr="00EF50BF">
        <w:rPr>
          <w:i/>
          <w:iCs/>
        </w:rPr>
        <w:t>.</w:t>
      </w:r>
    </w:p>
    <w:p w:rsidR="003C650C" w:rsidRPr="00EF50BF" w:rsidRDefault="003C650C" w:rsidP="00832519">
      <w:r w:rsidRPr="00EF50BF">
        <w:tab/>
      </w:r>
    </w:p>
    <w:p w:rsidR="003C650C" w:rsidRPr="00EF50BF" w:rsidRDefault="003C650C" w:rsidP="00402CFA">
      <w:r w:rsidRPr="00EF50BF">
        <w:tab/>
        <w:t>Os dados marcados com * (asterisco</w:t>
      </w:r>
      <w:proofErr w:type="gramStart"/>
      <w:r w:rsidRPr="00EF50BF">
        <w:t>)</w:t>
      </w:r>
      <w:proofErr w:type="gramEnd"/>
      <w:r w:rsidRPr="00EF50BF">
        <w:tab/>
        <w:t>são campos de preenchimento obrigatório.</w:t>
      </w:r>
    </w:p>
    <w:p w:rsidR="003C650C" w:rsidRPr="00EF50BF" w:rsidRDefault="003C650C" w:rsidP="00C02858"/>
    <w:tbl>
      <w:tblPr>
        <w:tblW w:w="0" w:type="auto"/>
        <w:tblInd w:w="2" w:type="dxa"/>
        <w:tblLook w:val="00A0"/>
      </w:tblPr>
      <w:tblGrid>
        <w:gridCol w:w="9061"/>
      </w:tblGrid>
      <w:tr w:rsidR="003C650C" w:rsidRPr="0098788F">
        <w:tc>
          <w:tcPr>
            <w:tcW w:w="9061" w:type="dxa"/>
          </w:tcPr>
          <w:p w:rsidR="003C650C" w:rsidRPr="0098788F" w:rsidRDefault="003C650C" w:rsidP="00832519">
            <w:pPr>
              <w:rPr>
                <w:i/>
                <w:iCs/>
              </w:rPr>
            </w:pPr>
            <w:r w:rsidRPr="0098788F">
              <w:rPr>
                <w:i/>
                <w:iCs/>
              </w:rPr>
              <w:t>[RF</w:t>
            </w:r>
            <w:fldSimple w:instr=" SEQ RF \* MERGEFORMAT ">
              <w:r w:rsidRPr="0098788F">
                <w:rPr>
                  <w:i/>
                  <w:iCs/>
                  <w:noProof/>
                </w:rPr>
                <w:t>1</w:t>
              </w:r>
            </w:fldSimple>
            <w:r w:rsidRPr="0098788F">
              <w:rPr>
                <w:i/>
                <w:iCs/>
              </w:rPr>
              <w:t>] – Cadastrar usuário</w:t>
            </w:r>
          </w:p>
          <w:p w:rsidR="003C650C" w:rsidRPr="0098788F" w:rsidRDefault="003C650C" w:rsidP="00832519">
            <w:pPr>
              <w:rPr>
                <w:i/>
                <w:iCs/>
              </w:rPr>
            </w:pPr>
          </w:p>
        </w:tc>
      </w:tr>
      <w:tr w:rsidR="003C650C" w:rsidRPr="0098788F">
        <w:trPr>
          <w:trHeight w:val="276"/>
        </w:trPr>
        <w:tc>
          <w:tcPr>
            <w:tcW w:w="9061" w:type="dxa"/>
          </w:tcPr>
          <w:p w:rsidR="003C650C" w:rsidRPr="0098788F" w:rsidRDefault="003C650C" w:rsidP="0098788F">
            <w:pPr>
              <w:pStyle w:val="PargrafodaLista"/>
              <w:numPr>
                <w:ilvl w:val="1"/>
                <w:numId w:val="24"/>
              </w:numPr>
            </w:pPr>
            <w:r w:rsidRPr="0098788F">
              <w:t>O sistema deve permitir a inclusão, alteração e exclusão de usuários do sistema e consulta e alteração de seus dados.</w:t>
            </w:r>
          </w:p>
          <w:p w:rsidR="003C650C" w:rsidRPr="0098788F" w:rsidRDefault="003C650C" w:rsidP="0098788F">
            <w:pPr>
              <w:pStyle w:val="PargrafodaLista"/>
              <w:numPr>
                <w:ilvl w:val="1"/>
                <w:numId w:val="24"/>
              </w:numPr>
            </w:pPr>
            <w:r w:rsidRPr="0098788F">
              <w:t>Para a inclusão são necessários os seguintes dados: e-mail*, senha*, nome do usuário* e moeda corrente*.</w:t>
            </w:r>
          </w:p>
          <w:p w:rsidR="003C650C" w:rsidRPr="0098788F" w:rsidRDefault="003C650C" w:rsidP="0098788F">
            <w:pPr>
              <w:pStyle w:val="PargrafodaLista"/>
              <w:numPr>
                <w:ilvl w:val="1"/>
                <w:numId w:val="24"/>
              </w:numPr>
            </w:pPr>
            <w:r w:rsidRPr="0098788F">
              <w:t xml:space="preserve">O sistema deve permitir que a senha </w:t>
            </w:r>
            <w:proofErr w:type="gramStart"/>
            <w:r w:rsidRPr="0098788F">
              <w:t>seja</w:t>
            </w:r>
            <w:proofErr w:type="gramEnd"/>
            <w:r w:rsidRPr="0098788F">
              <w:t xml:space="preserve"> alterada. Para a alteração são necessárias </w:t>
            </w:r>
            <w:proofErr w:type="gramStart"/>
            <w:r w:rsidRPr="0098788F">
              <w:t>a</w:t>
            </w:r>
            <w:proofErr w:type="gramEnd"/>
            <w:r w:rsidRPr="0098788F">
              <w:t xml:space="preserve"> antiga* e a nova senha*.</w:t>
            </w:r>
          </w:p>
          <w:p w:rsidR="003C650C" w:rsidRPr="0098788F" w:rsidRDefault="003C650C" w:rsidP="0098788F">
            <w:pPr>
              <w:pStyle w:val="PargrafodaLista"/>
              <w:numPr>
                <w:ilvl w:val="1"/>
                <w:numId w:val="24"/>
              </w:numPr>
            </w:pPr>
            <w:r w:rsidRPr="0098788F">
              <w:t xml:space="preserve">O sistema deve possibilitar a recuperação, em caso de esquecimento, dos seguintes dados: senha e nome do usuário. Para recuperar a senha e/ou o nome do usuário, o usuário deve informar ao sistema o </w:t>
            </w:r>
            <w:r w:rsidRPr="0098788F">
              <w:rPr>
                <w:i/>
                <w:iCs/>
              </w:rPr>
              <w:t>e-mail</w:t>
            </w:r>
            <w:r w:rsidRPr="0098788F">
              <w:t xml:space="preserve"> cadastrado, para que este envie um </w:t>
            </w:r>
            <w:r w:rsidRPr="0098788F">
              <w:rPr>
                <w:i/>
                <w:iCs/>
              </w:rPr>
              <w:t>e-mail</w:t>
            </w:r>
            <w:r w:rsidRPr="0098788F">
              <w:t xml:space="preserve"> com uma senha para acesso provisório, sendo possível alterá-la posteriormente, e/ou o nome do usuário.</w:t>
            </w:r>
          </w:p>
          <w:p w:rsidR="003C650C" w:rsidRPr="0098788F" w:rsidRDefault="003C650C" w:rsidP="0098788F">
            <w:pPr>
              <w:pStyle w:val="PargrafodaLista"/>
              <w:numPr>
                <w:ilvl w:val="1"/>
                <w:numId w:val="24"/>
              </w:numPr>
            </w:pPr>
            <w:r w:rsidRPr="0098788F">
              <w:t xml:space="preserve">O sistema deve permitir que o usuário </w:t>
            </w:r>
            <w:proofErr w:type="gramStart"/>
            <w:r w:rsidRPr="0098788F">
              <w:t>exclua</w:t>
            </w:r>
            <w:proofErr w:type="gramEnd"/>
            <w:r w:rsidRPr="0098788F">
              <w:t xml:space="preserve"> seu cadastro.</w:t>
            </w:r>
          </w:p>
          <w:p w:rsidR="003C650C" w:rsidRPr="0098788F" w:rsidRDefault="003C650C" w:rsidP="0098788F">
            <w:pPr>
              <w:pStyle w:val="PargrafodaLista"/>
              <w:numPr>
                <w:ilvl w:val="1"/>
                <w:numId w:val="24"/>
              </w:numPr>
            </w:pPr>
            <w:r w:rsidRPr="0098788F">
              <w:t xml:space="preserve">O sistema deve permitir que ao usuário </w:t>
            </w:r>
            <w:proofErr w:type="gramStart"/>
            <w:r w:rsidRPr="0098788F">
              <w:t>visualizar</w:t>
            </w:r>
            <w:proofErr w:type="gramEnd"/>
            <w:r w:rsidRPr="0098788F">
              <w:t xml:space="preserve"> os seguintes dados de seu cadastro: e-mail, nome do usuário e moeda corrente definida.</w:t>
            </w:r>
          </w:p>
          <w:p w:rsidR="003C650C" w:rsidRPr="0098788F" w:rsidRDefault="003C650C" w:rsidP="0098788F">
            <w:pPr>
              <w:pStyle w:val="PargrafodaLista"/>
              <w:numPr>
                <w:ilvl w:val="1"/>
                <w:numId w:val="24"/>
              </w:numPr>
            </w:pPr>
            <w:r w:rsidRPr="0098788F">
              <w:t xml:space="preserve">No ato do cadastro no sistema o usuário deve optar por qual horário e </w:t>
            </w:r>
            <w:r w:rsidRPr="0098788F">
              <w:lastRenderedPageBreak/>
              <w:t>melhor para atualizar seus dados diariamente, para tanto: Deve escolher o horário*, confirmar a escolha* e salvar.</w:t>
            </w:r>
          </w:p>
          <w:p w:rsidR="003C650C" w:rsidRPr="0098788F" w:rsidRDefault="003C650C" w:rsidP="0098788F">
            <w:pPr>
              <w:pStyle w:val="PargrafodaLista"/>
              <w:ind w:left="1143"/>
            </w:pPr>
          </w:p>
          <w:p w:rsidR="003C650C" w:rsidRPr="0098788F" w:rsidRDefault="003C650C" w:rsidP="0098788F">
            <w:pPr>
              <w:pStyle w:val="PargrafodaLista"/>
              <w:ind w:left="1143"/>
            </w:pPr>
          </w:p>
        </w:tc>
      </w:tr>
      <w:tr w:rsidR="003C650C" w:rsidRPr="0098788F">
        <w:tc>
          <w:tcPr>
            <w:tcW w:w="9061" w:type="dxa"/>
          </w:tcPr>
          <w:p w:rsidR="003C650C" w:rsidRPr="0098788F" w:rsidRDefault="003C650C" w:rsidP="0066109D">
            <w:pPr>
              <w:rPr>
                <w:i/>
                <w:iCs/>
              </w:rPr>
            </w:pPr>
            <w:r w:rsidRPr="0098788F">
              <w:rPr>
                <w:i/>
                <w:iCs/>
              </w:rPr>
              <w:lastRenderedPageBreak/>
              <w:t>[RF</w:t>
            </w:r>
            <w:fldSimple w:instr=" SEQ RF \* MERGEFORMAT ">
              <w:r w:rsidRPr="0098788F">
                <w:rPr>
                  <w:i/>
                  <w:iCs/>
                  <w:noProof/>
                </w:rPr>
                <w:t>2</w:t>
              </w:r>
            </w:fldSimple>
            <w:r w:rsidRPr="0098788F">
              <w:rPr>
                <w:i/>
                <w:iCs/>
              </w:rPr>
              <w:t>] – Criar categoria para o Tipo receita / despesa</w:t>
            </w:r>
          </w:p>
          <w:p w:rsidR="003C650C" w:rsidRPr="0098788F" w:rsidRDefault="003C650C" w:rsidP="0066109D">
            <w:pPr>
              <w:rPr>
                <w:i/>
                <w:iCs/>
              </w:rPr>
            </w:pPr>
          </w:p>
        </w:tc>
      </w:tr>
      <w:tr w:rsidR="003C650C" w:rsidRPr="0098788F">
        <w:trPr>
          <w:trHeight w:val="276"/>
          <w:hidden/>
        </w:trPr>
        <w:tc>
          <w:tcPr>
            <w:tcW w:w="9061" w:type="dxa"/>
          </w:tcPr>
          <w:p w:rsidR="003C650C" w:rsidRPr="0098788F" w:rsidRDefault="003C650C" w:rsidP="0098788F">
            <w:pPr>
              <w:pStyle w:val="PargrafodaLista"/>
              <w:numPr>
                <w:ilvl w:val="0"/>
                <w:numId w:val="25"/>
              </w:numPr>
              <w:rPr>
                <w:vanish/>
              </w:rPr>
            </w:pPr>
          </w:p>
          <w:p w:rsidR="003C650C" w:rsidRPr="0098788F" w:rsidRDefault="003C650C" w:rsidP="0098788F">
            <w:pPr>
              <w:pStyle w:val="PargrafodaLista"/>
              <w:numPr>
                <w:ilvl w:val="0"/>
                <w:numId w:val="25"/>
              </w:numPr>
              <w:rPr>
                <w:vanish/>
              </w:rPr>
            </w:pPr>
          </w:p>
          <w:p w:rsidR="00570741" w:rsidRPr="0098788F" w:rsidRDefault="00570741" w:rsidP="00570741">
            <w:pPr>
              <w:pStyle w:val="PargrafodaLista"/>
              <w:numPr>
                <w:ilvl w:val="1"/>
                <w:numId w:val="25"/>
              </w:numPr>
              <w:rPr>
                <w:ins w:id="47" w:author="Silvia Helena" w:date="2017-06-22T15:58:00Z"/>
              </w:rPr>
            </w:pPr>
            <w:ins w:id="48" w:author="Silvia Helena" w:date="2017-06-22T15:58:00Z">
              <w:r w:rsidRPr="0098788F">
                <w:t>O sistema deve permitir a inclusão, alteração, exclusão e consulta das categorias criadas tanto de receitas como de despesas.</w:t>
              </w:r>
            </w:ins>
          </w:p>
          <w:p w:rsidR="00570741" w:rsidRPr="0098788F" w:rsidRDefault="00570741" w:rsidP="00570741">
            <w:pPr>
              <w:pStyle w:val="PargrafodaLista"/>
              <w:numPr>
                <w:ilvl w:val="1"/>
                <w:numId w:val="25"/>
              </w:numPr>
              <w:rPr>
                <w:ins w:id="49" w:author="Silvia Helena" w:date="2017-06-22T15:57:00Z"/>
              </w:rPr>
            </w:pPr>
            <w:ins w:id="50" w:author="Silvia Helena" w:date="2017-06-22T15:57:00Z">
              <w:r w:rsidRPr="0098788F">
                <w:t xml:space="preserve">Para a inclusão de uma nova categoria, </w:t>
              </w:r>
              <w:proofErr w:type="gramStart"/>
              <w:r w:rsidRPr="0098788F">
                <w:t>é</w:t>
              </w:r>
              <w:proofErr w:type="gramEnd"/>
              <w:r w:rsidRPr="0098788F">
                <w:t xml:space="preserve"> necessários os seguintes dados: nome*, escolher entre receita/despesa*, </w:t>
              </w:r>
              <w:commentRangeStart w:id="51"/>
              <w:r w:rsidRPr="0098788F">
                <w:t>data do primeiro recebimento/vencimento</w:t>
              </w:r>
              <w:commentRangeEnd w:id="51"/>
              <w:r>
                <w:rPr>
                  <w:rStyle w:val="Refdecomentrio"/>
                </w:rPr>
                <w:commentReference w:id="51"/>
              </w:r>
              <w:r w:rsidRPr="0098788F">
                <w:t xml:space="preserve">*, descrição da categoria. </w:t>
              </w:r>
            </w:ins>
          </w:p>
          <w:p w:rsidR="00C40D2B" w:rsidRDefault="00C40D2B">
            <w:pPr>
              <w:pStyle w:val="PargrafodaLista"/>
              <w:ind w:left="0"/>
              <w:rPr>
                <w:ins w:id="52" w:author="Silvia Helena" w:date="2017-06-22T15:57:00Z"/>
              </w:rPr>
              <w:pPrChange w:id="53" w:author="Silvia Helena" w:date="2017-06-22T15:57:00Z">
                <w:pPr>
                  <w:pStyle w:val="PargrafodaLista"/>
                  <w:numPr>
                    <w:ilvl w:val="1"/>
                    <w:numId w:val="25"/>
                  </w:numPr>
                  <w:ind w:left="1143" w:hanging="435"/>
                </w:pPr>
              </w:pPrChange>
            </w:pPr>
          </w:p>
          <w:p w:rsidR="003C650C" w:rsidRPr="0098788F" w:rsidRDefault="003C650C" w:rsidP="0098788F">
            <w:pPr>
              <w:pStyle w:val="PargrafodaLista"/>
              <w:numPr>
                <w:ilvl w:val="1"/>
                <w:numId w:val="25"/>
              </w:numPr>
            </w:pPr>
            <w:commentRangeStart w:id="54"/>
            <w:r w:rsidRPr="0098788F">
              <w:t xml:space="preserve">O sistema terá com predefinido não podendo ser alterado pelo usuário os tipos: Receitas (valores a serem recebidos), Despesas (Valores a serem pagos), Saldo </w:t>
            </w:r>
            <w:proofErr w:type="gramStart"/>
            <w:r w:rsidRPr="0098788F">
              <w:t xml:space="preserve">( </w:t>
            </w:r>
            <w:proofErr w:type="gramEnd"/>
            <w:r w:rsidRPr="0098788F">
              <w:t>Resultado positivo/ negativo ao final ).</w:t>
            </w:r>
            <w:commentRangeEnd w:id="54"/>
            <w:r w:rsidR="00403928">
              <w:rPr>
                <w:rStyle w:val="Refdecomentrio"/>
              </w:rPr>
              <w:commentReference w:id="54"/>
            </w:r>
          </w:p>
          <w:p w:rsidR="003C650C" w:rsidRPr="0098788F" w:rsidRDefault="003C650C" w:rsidP="0098788F">
            <w:pPr>
              <w:pStyle w:val="PargrafodaLista"/>
              <w:numPr>
                <w:ilvl w:val="1"/>
                <w:numId w:val="25"/>
              </w:numPr>
            </w:pPr>
            <w:commentRangeStart w:id="55"/>
            <w:r w:rsidRPr="0098788F">
              <w:t>As categorias criadas só podem estar dentro de Receitas ou Despesas, tendo em vista que o tipo Saldo só</w:t>
            </w:r>
            <w:proofErr w:type="gramStart"/>
            <w:r w:rsidRPr="0098788F">
              <w:t xml:space="preserve">  </w:t>
            </w:r>
            <w:proofErr w:type="gramEnd"/>
            <w:r w:rsidRPr="0098788F">
              <w:t>ira retornar informações ao usuário.</w:t>
            </w:r>
            <w:commentRangeEnd w:id="55"/>
            <w:r w:rsidR="00403928">
              <w:rPr>
                <w:rStyle w:val="Refdecomentrio"/>
              </w:rPr>
              <w:commentReference w:id="55"/>
            </w:r>
          </w:p>
          <w:p w:rsidR="003C650C" w:rsidRPr="0098788F" w:rsidRDefault="003C650C" w:rsidP="0098788F">
            <w:pPr>
              <w:pStyle w:val="PargrafodaLista"/>
              <w:numPr>
                <w:ilvl w:val="1"/>
                <w:numId w:val="25"/>
              </w:numPr>
            </w:pPr>
            <w:commentRangeStart w:id="56"/>
            <w:r w:rsidRPr="0098788F">
              <w:t xml:space="preserve">O sistema deve em primeiro lugar perguntar se a nova categoria é do tipo receita/despesa, feito isto a categoria será automaticamente criada no tipo </w:t>
            </w:r>
            <w:proofErr w:type="gramStart"/>
            <w:r w:rsidRPr="0098788F">
              <w:t>escolhido.</w:t>
            </w:r>
            <w:commentRangeEnd w:id="56"/>
            <w:proofErr w:type="gramEnd"/>
            <w:r w:rsidR="00403928">
              <w:rPr>
                <w:rStyle w:val="Refdecomentrio"/>
              </w:rPr>
              <w:commentReference w:id="56"/>
            </w:r>
          </w:p>
          <w:p w:rsidR="003C650C" w:rsidRPr="0098788F" w:rsidRDefault="003C650C" w:rsidP="0098788F">
            <w:pPr>
              <w:pStyle w:val="PargrafodaLista"/>
              <w:numPr>
                <w:ilvl w:val="1"/>
                <w:numId w:val="25"/>
              </w:numPr>
            </w:pPr>
            <w:r w:rsidRPr="0098788F">
              <w:t>O usuário no momento de criação da categoria deve optar por receber notificação no período de vencimento/recebimento nova categoria, para tanto: Escolher a quantidade de dias a partir dos quais quer receber a notificação* e hora* que melhor agradar.</w:t>
            </w:r>
          </w:p>
          <w:p w:rsidR="003C650C" w:rsidRPr="0098788F" w:rsidDel="00570741" w:rsidRDefault="003C650C" w:rsidP="0098788F">
            <w:pPr>
              <w:pStyle w:val="PargrafodaLista"/>
              <w:numPr>
                <w:ilvl w:val="1"/>
                <w:numId w:val="25"/>
              </w:numPr>
              <w:rPr>
                <w:del w:id="57" w:author="Silvia Helena" w:date="2017-06-22T15:57:00Z"/>
              </w:rPr>
            </w:pPr>
            <w:del w:id="58" w:author="Silvia Helena" w:date="2017-06-22T15:57:00Z">
              <w:r w:rsidRPr="0098788F" w:rsidDel="00570741">
                <w:delText xml:space="preserve">O sistema deve permitir a inclusão, alteração, exclusão e consulta das categorias </w:delText>
              </w:r>
              <w:commentRangeStart w:id="59"/>
              <w:r w:rsidRPr="0098788F" w:rsidDel="00570741">
                <w:delText>(categoria contas/recebimentos) criadas tanto de receitas como de despesas.</w:delText>
              </w:r>
              <w:commentRangeEnd w:id="59"/>
              <w:r w:rsidR="00403928" w:rsidDel="00570741">
                <w:rPr>
                  <w:rStyle w:val="Refdecomentrio"/>
                </w:rPr>
                <w:commentReference w:id="59"/>
              </w:r>
            </w:del>
          </w:p>
          <w:p w:rsidR="003C650C" w:rsidRPr="0098788F" w:rsidDel="00570741" w:rsidRDefault="003C650C" w:rsidP="0098788F">
            <w:pPr>
              <w:pStyle w:val="PargrafodaLista"/>
              <w:numPr>
                <w:ilvl w:val="1"/>
                <w:numId w:val="25"/>
              </w:numPr>
              <w:rPr>
                <w:del w:id="60" w:author="Silvia Helena" w:date="2017-06-22T15:57:00Z"/>
              </w:rPr>
            </w:pPr>
            <w:del w:id="61" w:author="Silvia Helena" w:date="2017-06-22T15:57:00Z">
              <w:r w:rsidRPr="0098788F" w:rsidDel="00570741">
                <w:delText xml:space="preserve">Para a inclusão de uma nova categoria, é necessários os seguintes dados: nome*, escolher entre receita/despesa*, </w:delText>
              </w:r>
              <w:commentRangeStart w:id="62"/>
              <w:r w:rsidRPr="0098788F" w:rsidDel="00570741">
                <w:delText>data do primeiro recebimento/vencimento</w:delText>
              </w:r>
              <w:commentRangeEnd w:id="62"/>
              <w:r w:rsidR="00403928" w:rsidDel="00570741">
                <w:rPr>
                  <w:rStyle w:val="Refdecomentrio"/>
                </w:rPr>
                <w:commentReference w:id="62"/>
              </w:r>
              <w:r w:rsidRPr="0098788F" w:rsidDel="00570741">
                <w:delText xml:space="preserve">*, descrição da categoria. </w:delText>
              </w:r>
            </w:del>
          </w:p>
          <w:p w:rsidR="003C650C" w:rsidRPr="0098788F" w:rsidRDefault="003C650C" w:rsidP="0098788F">
            <w:pPr>
              <w:pStyle w:val="PargrafodaLista"/>
              <w:numPr>
                <w:ilvl w:val="1"/>
                <w:numId w:val="25"/>
              </w:numPr>
            </w:pPr>
            <w:del w:id="63" w:author="Silvia Helena" w:date="2017-06-22T15:57:00Z">
              <w:r w:rsidRPr="0098788F" w:rsidDel="00570741">
                <w:delText xml:space="preserve"> </w:delText>
              </w:r>
            </w:del>
            <w:r w:rsidRPr="0098788F">
              <w:t>O sistema deve permitir ser alterado a nome da categoria, porem não seu tipo: Receita ou despesa.</w:t>
            </w:r>
          </w:p>
          <w:p w:rsidR="003C650C" w:rsidRPr="0098788F" w:rsidRDefault="003C650C" w:rsidP="0098788F">
            <w:pPr>
              <w:pStyle w:val="PargrafodaLista"/>
              <w:numPr>
                <w:ilvl w:val="1"/>
                <w:numId w:val="25"/>
              </w:numPr>
            </w:pPr>
            <w:r w:rsidRPr="0098788F">
              <w:lastRenderedPageBreak/>
              <w:t>O sistema deve permitir a exclusão de categoria cadastrada. Os valores lançados nessa catego</w:t>
            </w:r>
            <w:r w:rsidRPr="0098788F">
              <w:rPr>
                <w:i/>
                <w:iCs/>
              </w:rPr>
              <w:t>ria permanece</w:t>
            </w:r>
            <w:r w:rsidRPr="0098788F">
              <w:t>m no sistema, mas passam a ser classifi</w:t>
            </w:r>
            <w:r w:rsidRPr="0098788F">
              <w:rPr>
                <w:i/>
                <w:iCs/>
              </w:rPr>
              <w:t>c</w:t>
            </w:r>
            <w:r w:rsidRPr="0098788F">
              <w:t xml:space="preserve">ados como </w:t>
            </w:r>
            <w:r w:rsidRPr="0098788F">
              <w:rPr>
                <w:i/>
                <w:iCs/>
              </w:rPr>
              <w:t>sem categoria</w:t>
            </w:r>
            <w:r w:rsidRPr="0098788F">
              <w:t>, podendo ser realocados em outra despesa ou receita, porem a critério do usuário que deverá receber uma notificação do que deseja fazer: realocar para outra categoria despesa/ receita.</w:t>
            </w:r>
          </w:p>
          <w:p w:rsidR="003C650C" w:rsidRPr="0098788F" w:rsidRDefault="003C650C" w:rsidP="00403928">
            <w:pPr>
              <w:pStyle w:val="PargrafodaLista"/>
              <w:numPr>
                <w:ilvl w:val="1"/>
                <w:numId w:val="25"/>
              </w:numPr>
            </w:pPr>
            <w:r w:rsidRPr="0098788F">
              <w:t xml:space="preserve">O sistema deve permitir que </w:t>
            </w:r>
            <w:ins w:id="64" w:author="Silvia Helena" w:date="2017-06-22T15:51:00Z">
              <w:r w:rsidR="00403928">
                <w:t>a</w:t>
              </w:r>
            </w:ins>
            <w:r w:rsidRPr="0098788F">
              <w:t xml:space="preserve">o usuário </w:t>
            </w:r>
            <w:proofErr w:type="gramStart"/>
            <w:r w:rsidRPr="0098788F">
              <w:t>consult</w:t>
            </w:r>
            <w:ins w:id="65" w:author="Silvia Helena" w:date="2017-06-22T15:51:00Z">
              <w:r w:rsidR="00403928">
                <w:t>ar</w:t>
              </w:r>
            </w:ins>
            <w:proofErr w:type="gramEnd"/>
            <w:del w:id="66" w:author="Silvia Helena" w:date="2017-06-22T15:51:00Z">
              <w:r w:rsidRPr="0098788F" w:rsidDel="00403928">
                <w:delText>e</w:delText>
              </w:r>
            </w:del>
            <w:r w:rsidRPr="0098788F">
              <w:t xml:space="preserve"> (visualiz</w:t>
            </w:r>
            <w:ins w:id="67" w:author="Silvia Helena" w:date="2017-06-22T15:52:00Z">
              <w:r w:rsidR="00403928">
                <w:t>ar</w:t>
              </w:r>
            </w:ins>
            <w:del w:id="68" w:author="Silvia Helena" w:date="2017-06-22T15:52:00Z">
              <w:r w:rsidRPr="0098788F" w:rsidDel="00403928">
                <w:delText>e</w:delText>
              </w:r>
            </w:del>
            <w:r w:rsidRPr="0098788F">
              <w:t>) todas as categorias criadas.</w:t>
            </w:r>
          </w:p>
        </w:tc>
      </w:tr>
    </w:tbl>
    <w:p w:rsidR="003C650C" w:rsidRPr="00EF50BF" w:rsidRDefault="003C650C" w:rsidP="00C02858"/>
    <w:tbl>
      <w:tblPr>
        <w:tblW w:w="0" w:type="auto"/>
        <w:tblInd w:w="2" w:type="dxa"/>
        <w:tblLook w:val="00A0"/>
      </w:tblPr>
      <w:tblGrid>
        <w:gridCol w:w="9061"/>
      </w:tblGrid>
      <w:tr w:rsidR="003C650C" w:rsidRPr="0098788F">
        <w:tc>
          <w:tcPr>
            <w:tcW w:w="9061" w:type="dxa"/>
          </w:tcPr>
          <w:p w:rsidR="003C650C" w:rsidRPr="0098788F" w:rsidRDefault="003C650C" w:rsidP="00832519">
            <w:pPr>
              <w:rPr>
                <w:i/>
                <w:iCs/>
              </w:rPr>
            </w:pPr>
            <w:r w:rsidRPr="0098788F">
              <w:rPr>
                <w:i/>
                <w:iCs/>
              </w:rPr>
              <w:t>[RF</w:t>
            </w:r>
            <w:fldSimple w:instr=" SEQ RF \* MERGEFORMAT ">
              <w:r w:rsidRPr="0098788F">
                <w:rPr>
                  <w:i/>
                  <w:iCs/>
                  <w:noProof/>
                </w:rPr>
                <w:t>3</w:t>
              </w:r>
            </w:fldSimple>
            <w:r w:rsidRPr="0098788F">
              <w:rPr>
                <w:i/>
                <w:iCs/>
              </w:rPr>
              <w:t>] – Adicionar formas de pagamento</w:t>
            </w:r>
          </w:p>
          <w:p w:rsidR="003C650C" w:rsidRPr="0098788F" w:rsidRDefault="003C650C" w:rsidP="00832519">
            <w:pPr>
              <w:rPr>
                <w:i/>
                <w:iCs/>
              </w:rPr>
            </w:pPr>
          </w:p>
        </w:tc>
      </w:tr>
      <w:tr w:rsidR="003C650C" w:rsidRPr="0098788F">
        <w:trPr>
          <w:trHeight w:val="276"/>
          <w:hidden/>
        </w:trPr>
        <w:tc>
          <w:tcPr>
            <w:tcW w:w="9061" w:type="dxa"/>
          </w:tcPr>
          <w:p w:rsidR="003C650C" w:rsidRPr="0098788F" w:rsidRDefault="003C650C" w:rsidP="0098788F">
            <w:pPr>
              <w:pStyle w:val="PargrafodaLista"/>
              <w:numPr>
                <w:ilvl w:val="0"/>
                <w:numId w:val="26"/>
              </w:numPr>
              <w:rPr>
                <w:vanish/>
              </w:rPr>
            </w:pPr>
          </w:p>
          <w:p w:rsidR="003C650C" w:rsidRPr="0098788F" w:rsidRDefault="003C650C" w:rsidP="0098788F">
            <w:pPr>
              <w:pStyle w:val="PargrafodaLista"/>
              <w:numPr>
                <w:ilvl w:val="0"/>
                <w:numId w:val="26"/>
              </w:numPr>
              <w:rPr>
                <w:vanish/>
              </w:rPr>
            </w:pPr>
          </w:p>
          <w:p w:rsidR="003C650C" w:rsidRPr="0098788F" w:rsidRDefault="003C650C" w:rsidP="0098788F">
            <w:pPr>
              <w:pStyle w:val="PargrafodaLista"/>
              <w:numPr>
                <w:ilvl w:val="0"/>
                <w:numId w:val="26"/>
              </w:numPr>
              <w:rPr>
                <w:vanish/>
              </w:rPr>
            </w:pPr>
          </w:p>
          <w:p w:rsidR="003C650C" w:rsidRPr="0098788F" w:rsidRDefault="003C650C" w:rsidP="0098788F">
            <w:pPr>
              <w:pStyle w:val="PargrafodaLista"/>
              <w:numPr>
                <w:ilvl w:val="1"/>
                <w:numId w:val="26"/>
              </w:numPr>
            </w:pPr>
            <w:r w:rsidRPr="0098788F">
              <w:t>O sistema deve possuir as seguintes formas de pagamento pré-cadastradas – dinheiro, cartão de crédito e débito.</w:t>
            </w:r>
          </w:p>
          <w:p w:rsidR="003C650C" w:rsidRPr="0098788F" w:rsidRDefault="003C650C" w:rsidP="0098788F">
            <w:pPr>
              <w:pStyle w:val="PargrafodaLista"/>
              <w:numPr>
                <w:ilvl w:val="1"/>
                <w:numId w:val="26"/>
              </w:numPr>
            </w:pPr>
            <w:r w:rsidRPr="0098788F">
              <w:t>O sistema deve permitir a inclusão, exclusão, alteração e consulta das formas de pagamento.</w:t>
            </w:r>
          </w:p>
          <w:p w:rsidR="003C650C" w:rsidRPr="0098788F" w:rsidRDefault="003C650C" w:rsidP="0098788F">
            <w:pPr>
              <w:pStyle w:val="PargrafodaLista"/>
              <w:numPr>
                <w:ilvl w:val="1"/>
                <w:numId w:val="26"/>
              </w:numPr>
            </w:pPr>
            <w:r w:rsidRPr="0098788F">
              <w:t>Para a inclusão, são necessários os seguintes dados: nome*, forma de pagamento*, data em que foi adicionada*.</w:t>
            </w:r>
          </w:p>
          <w:p w:rsidR="003C650C" w:rsidRPr="0098788F" w:rsidRDefault="003C650C" w:rsidP="0098788F">
            <w:pPr>
              <w:pStyle w:val="PargrafodaLista"/>
              <w:numPr>
                <w:ilvl w:val="1"/>
                <w:numId w:val="26"/>
              </w:numPr>
            </w:pPr>
            <w:r w:rsidRPr="0098788F">
              <w:t xml:space="preserve">O sistema deve permitir a exclusão das formas de pagamento adicionadas pelo usuário.  Caso esta forma de pagamento tenha sido utilizada em algum lançamento, os valores lançados devem permanecer no sistema, e devem ser classificados como </w:t>
            </w:r>
            <w:r w:rsidRPr="0098788F">
              <w:rPr>
                <w:i/>
                <w:iCs/>
              </w:rPr>
              <w:t>sem forma de pagamento</w:t>
            </w:r>
            <w:r w:rsidRPr="0098788F">
              <w:t>, podendo ser realocados em outra</w:t>
            </w:r>
            <w:r w:rsidRPr="0098788F">
              <w:rPr>
                <w:i/>
                <w:iCs/>
              </w:rPr>
              <w:t>.</w:t>
            </w:r>
          </w:p>
          <w:p w:rsidR="003C650C" w:rsidRPr="0098788F" w:rsidRDefault="003C650C" w:rsidP="0098788F">
            <w:pPr>
              <w:pStyle w:val="PargrafodaLista"/>
              <w:numPr>
                <w:ilvl w:val="0"/>
                <w:numId w:val="25"/>
              </w:numPr>
              <w:rPr>
                <w:vanish/>
              </w:rPr>
            </w:pPr>
          </w:p>
          <w:p w:rsidR="003C650C" w:rsidRPr="0098788F" w:rsidRDefault="003C650C" w:rsidP="0098788F">
            <w:pPr>
              <w:pStyle w:val="PargrafodaLista"/>
              <w:numPr>
                <w:ilvl w:val="1"/>
                <w:numId w:val="25"/>
              </w:numPr>
              <w:rPr>
                <w:vanish/>
              </w:rPr>
            </w:pPr>
          </w:p>
          <w:p w:rsidR="003C650C" w:rsidRPr="0098788F" w:rsidRDefault="003C650C" w:rsidP="0098788F">
            <w:pPr>
              <w:pStyle w:val="PargrafodaLista"/>
              <w:numPr>
                <w:ilvl w:val="1"/>
                <w:numId w:val="25"/>
              </w:numPr>
              <w:rPr>
                <w:vanish/>
              </w:rPr>
            </w:pPr>
          </w:p>
          <w:p w:rsidR="003C650C" w:rsidRPr="0098788F" w:rsidRDefault="003C650C" w:rsidP="0098788F">
            <w:pPr>
              <w:pStyle w:val="PargrafodaLista"/>
              <w:numPr>
                <w:ilvl w:val="1"/>
                <w:numId w:val="25"/>
              </w:numPr>
              <w:rPr>
                <w:vanish/>
              </w:rPr>
            </w:pPr>
          </w:p>
          <w:p w:rsidR="003C650C" w:rsidRPr="0098788F" w:rsidRDefault="003C650C" w:rsidP="0098788F">
            <w:pPr>
              <w:pStyle w:val="PargrafodaLista"/>
              <w:numPr>
                <w:ilvl w:val="1"/>
                <w:numId w:val="25"/>
              </w:numPr>
              <w:rPr>
                <w:vanish/>
              </w:rPr>
            </w:pPr>
          </w:p>
          <w:p w:rsidR="003C650C" w:rsidRPr="0098788F" w:rsidRDefault="003C650C" w:rsidP="0098788F">
            <w:pPr>
              <w:pStyle w:val="PargrafodaLista"/>
              <w:numPr>
                <w:ilvl w:val="1"/>
                <w:numId w:val="25"/>
              </w:numPr>
            </w:pPr>
            <w:r w:rsidRPr="0098788F">
              <w:t>O sistema deve permitir que fossem consultadas todas as formas de pagamento existentes.</w:t>
            </w:r>
          </w:p>
          <w:p w:rsidR="003C650C" w:rsidRPr="0098788F" w:rsidRDefault="003C650C" w:rsidP="00186F63"/>
          <w:p w:rsidR="003C650C" w:rsidRPr="0098788F" w:rsidRDefault="003C650C" w:rsidP="00186F63"/>
        </w:tc>
      </w:tr>
    </w:tbl>
    <w:p w:rsidR="003C650C" w:rsidRPr="00EF50BF" w:rsidRDefault="003C650C" w:rsidP="00C02858"/>
    <w:tbl>
      <w:tblPr>
        <w:tblW w:w="0" w:type="auto"/>
        <w:tblInd w:w="2" w:type="dxa"/>
        <w:tblLook w:val="00A0"/>
      </w:tblPr>
      <w:tblGrid>
        <w:gridCol w:w="9061"/>
      </w:tblGrid>
      <w:tr w:rsidR="003C650C" w:rsidRPr="0098788F">
        <w:tc>
          <w:tcPr>
            <w:tcW w:w="9061" w:type="dxa"/>
          </w:tcPr>
          <w:p w:rsidR="003C650C" w:rsidRPr="0098788F" w:rsidRDefault="003C650C" w:rsidP="00832519">
            <w:pPr>
              <w:rPr>
                <w:i/>
                <w:iCs/>
              </w:rPr>
            </w:pPr>
            <w:r w:rsidRPr="0098788F">
              <w:rPr>
                <w:i/>
                <w:iCs/>
              </w:rPr>
              <w:t>[RF</w:t>
            </w:r>
            <w:fldSimple w:instr=" SEQ RF \* MERGEFORMAT ">
              <w:r w:rsidRPr="0098788F">
                <w:rPr>
                  <w:i/>
                  <w:iCs/>
                  <w:noProof/>
                </w:rPr>
                <w:t>4</w:t>
              </w:r>
            </w:fldSimple>
            <w:r w:rsidRPr="0098788F">
              <w:rPr>
                <w:i/>
                <w:iCs/>
              </w:rPr>
              <w:t>] – Converter moeda</w:t>
            </w:r>
          </w:p>
          <w:p w:rsidR="003C650C" w:rsidRPr="0098788F" w:rsidDel="0075522A" w:rsidRDefault="003C650C" w:rsidP="00832519">
            <w:pPr>
              <w:rPr>
                <w:del w:id="69" w:author="Silvia Helena" w:date="2017-06-22T15:59:00Z"/>
                <w:i/>
                <w:iCs/>
              </w:rPr>
            </w:pPr>
          </w:p>
          <w:p w:rsidR="003C650C" w:rsidRPr="0098788F" w:rsidRDefault="003C650C" w:rsidP="00832519">
            <w:pPr>
              <w:rPr>
                <w:i/>
                <w:iCs/>
              </w:rPr>
            </w:pPr>
          </w:p>
        </w:tc>
      </w:tr>
      <w:tr w:rsidR="003C650C" w:rsidRPr="0098788F">
        <w:trPr>
          <w:trHeight w:val="276"/>
          <w:hidden/>
        </w:trPr>
        <w:tc>
          <w:tcPr>
            <w:tcW w:w="9061" w:type="dxa"/>
          </w:tcPr>
          <w:p w:rsidR="003C650C" w:rsidRPr="0098788F" w:rsidRDefault="003C650C" w:rsidP="0098788F">
            <w:pPr>
              <w:pStyle w:val="PargrafodaLista"/>
              <w:numPr>
                <w:ilvl w:val="0"/>
                <w:numId w:val="29"/>
              </w:numPr>
              <w:rPr>
                <w:vanish/>
              </w:rPr>
            </w:pPr>
          </w:p>
          <w:p w:rsidR="003C650C" w:rsidRPr="0098788F" w:rsidRDefault="003C650C" w:rsidP="0098788F">
            <w:pPr>
              <w:pStyle w:val="PargrafodaLista"/>
              <w:numPr>
                <w:ilvl w:val="0"/>
                <w:numId w:val="29"/>
              </w:numPr>
              <w:rPr>
                <w:vanish/>
              </w:rPr>
            </w:pPr>
          </w:p>
          <w:p w:rsidR="003C650C" w:rsidRPr="0098788F" w:rsidRDefault="003C650C" w:rsidP="0098788F">
            <w:pPr>
              <w:pStyle w:val="PargrafodaLista"/>
              <w:numPr>
                <w:ilvl w:val="0"/>
                <w:numId w:val="29"/>
              </w:numPr>
              <w:rPr>
                <w:vanish/>
              </w:rPr>
            </w:pPr>
          </w:p>
          <w:p w:rsidR="003C650C" w:rsidRPr="0098788F" w:rsidRDefault="003C650C" w:rsidP="0098788F">
            <w:pPr>
              <w:pStyle w:val="PargrafodaLista"/>
              <w:numPr>
                <w:ilvl w:val="0"/>
                <w:numId w:val="29"/>
              </w:numPr>
              <w:rPr>
                <w:vanish/>
              </w:rPr>
            </w:pPr>
          </w:p>
          <w:p w:rsidR="003C650C" w:rsidRPr="0098788F" w:rsidRDefault="003C650C" w:rsidP="0098788F">
            <w:pPr>
              <w:pStyle w:val="PargrafodaLista"/>
              <w:numPr>
                <w:ilvl w:val="0"/>
                <w:numId w:val="26"/>
              </w:numPr>
              <w:rPr>
                <w:vanish/>
                <w:highlight w:val="yellow"/>
              </w:rPr>
            </w:pPr>
          </w:p>
          <w:p w:rsidR="003C650C" w:rsidRPr="0098788F" w:rsidRDefault="003C650C" w:rsidP="0098788F">
            <w:pPr>
              <w:pStyle w:val="PargrafodaLista"/>
              <w:numPr>
                <w:ilvl w:val="1"/>
                <w:numId w:val="26"/>
              </w:numPr>
            </w:pPr>
            <w:r w:rsidRPr="0098788F">
              <w:t>O sistema terá como moeda predefinida o Real (Brasil) podendo ser alterada conforme necessidade do usuário.</w:t>
            </w:r>
          </w:p>
          <w:p w:rsidR="003C650C" w:rsidRPr="0098788F" w:rsidRDefault="003C650C" w:rsidP="0098788F">
            <w:pPr>
              <w:pStyle w:val="PargrafodaLista"/>
              <w:numPr>
                <w:ilvl w:val="1"/>
                <w:numId w:val="26"/>
              </w:numPr>
            </w:pPr>
            <w:r w:rsidRPr="0098788F">
              <w:t xml:space="preserve">O sistema deve permitir que o usuário escolha qual moeda </w:t>
            </w:r>
            <w:proofErr w:type="gramStart"/>
            <w:r w:rsidRPr="0098788F">
              <w:t>desej</w:t>
            </w:r>
            <w:ins w:id="70" w:author="Silvia Helena" w:date="2017-06-22T16:00:00Z">
              <w:r w:rsidR="0075522A">
                <w:t>a</w:t>
              </w:r>
            </w:ins>
            <w:proofErr w:type="gramEnd"/>
            <w:del w:id="71" w:author="Silvia Helena" w:date="2017-06-22T16:00:00Z">
              <w:r w:rsidRPr="0098788F" w:rsidDel="0075522A">
                <w:delText>e</w:delText>
              </w:r>
            </w:del>
            <w:r w:rsidRPr="0098788F">
              <w:t xml:space="preserve"> </w:t>
            </w:r>
            <w:r w:rsidRPr="0098788F">
              <w:lastRenderedPageBreak/>
              <w:t>utilizar.</w:t>
            </w:r>
          </w:p>
          <w:p w:rsidR="003C650C" w:rsidRPr="0098788F" w:rsidRDefault="003C650C" w:rsidP="0098788F">
            <w:pPr>
              <w:pStyle w:val="PargrafodaLista"/>
              <w:numPr>
                <w:ilvl w:val="1"/>
                <w:numId w:val="26"/>
              </w:numPr>
            </w:pPr>
            <w:r w:rsidRPr="0098788F">
              <w:t xml:space="preserve">O sistema deve permitir que </w:t>
            </w:r>
            <w:ins w:id="72" w:author="Silvia Helena" w:date="2017-06-22T16:00:00Z">
              <w:r w:rsidR="0075522A">
                <w:t>a</w:t>
              </w:r>
            </w:ins>
            <w:r w:rsidRPr="0098788F">
              <w:t xml:space="preserve">o usuário </w:t>
            </w:r>
            <w:proofErr w:type="gramStart"/>
            <w:r w:rsidRPr="0098788F">
              <w:t>realiz</w:t>
            </w:r>
            <w:ins w:id="73" w:author="Silvia Helena" w:date="2017-06-22T16:00:00Z">
              <w:r w:rsidR="0075522A">
                <w:t>ar</w:t>
              </w:r>
            </w:ins>
            <w:proofErr w:type="gramEnd"/>
            <w:del w:id="74" w:author="Silvia Helena" w:date="2017-06-22T16:00:00Z">
              <w:r w:rsidRPr="0098788F" w:rsidDel="0075522A">
                <w:delText>e</w:delText>
              </w:r>
            </w:del>
            <w:r w:rsidRPr="0098788F">
              <w:t xml:space="preserve"> a conversão de transações realizadas em moeda estrangeira para a moeda de uso preferencial.</w:t>
            </w:r>
          </w:p>
          <w:p w:rsidR="003C650C" w:rsidRPr="0098788F" w:rsidRDefault="003C650C" w:rsidP="0098788F">
            <w:pPr>
              <w:pStyle w:val="PargrafodaLista"/>
              <w:numPr>
                <w:ilvl w:val="1"/>
                <w:numId w:val="26"/>
              </w:numPr>
            </w:pPr>
            <w:r w:rsidRPr="0098788F">
              <w:t>Para a conversão de moeda, são necessários os seguintes dados: moeda estrangeira*, valor da transação* e taxa de câmbio*.</w:t>
            </w:r>
          </w:p>
          <w:p w:rsidR="003C650C" w:rsidRPr="0098788F" w:rsidRDefault="003C650C" w:rsidP="0098788F">
            <w:pPr>
              <w:pStyle w:val="PargrafodaLista"/>
              <w:numPr>
                <w:ilvl w:val="1"/>
                <w:numId w:val="26"/>
              </w:numPr>
            </w:pPr>
            <w:r w:rsidRPr="0098788F">
              <w:t>O sistema deve permitir a alteração dos seguintes dados da transação realizada em moeda estrangeira: moeda estrangeira, valor da transação e taxa de câmbio.</w:t>
            </w:r>
          </w:p>
          <w:p w:rsidR="003C650C" w:rsidRPr="0098788F" w:rsidRDefault="003C650C" w:rsidP="0098788F">
            <w:pPr>
              <w:ind w:left="708"/>
            </w:pPr>
          </w:p>
        </w:tc>
      </w:tr>
    </w:tbl>
    <w:p w:rsidR="003C650C" w:rsidRPr="00EF50BF" w:rsidRDefault="003C650C" w:rsidP="00C02858"/>
    <w:tbl>
      <w:tblPr>
        <w:tblW w:w="0" w:type="auto"/>
        <w:tblInd w:w="2" w:type="dxa"/>
        <w:tblLook w:val="00A0"/>
      </w:tblPr>
      <w:tblGrid>
        <w:gridCol w:w="9061"/>
      </w:tblGrid>
      <w:tr w:rsidR="003C650C" w:rsidRPr="0098788F">
        <w:tc>
          <w:tcPr>
            <w:tcW w:w="9061" w:type="dxa"/>
          </w:tcPr>
          <w:p w:rsidR="003C650C" w:rsidRPr="0098788F" w:rsidRDefault="003C650C" w:rsidP="0098788F">
            <w:pPr>
              <w:tabs>
                <w:tab w:val="left" w:pos="3105"/>
              </w:tabs>
              <w:rPr>
                <w:i/>
                <w:iCs/>
              </w:rPr>
            </w:pPr>
            <w:r w:rsidRPr="0098788F">
              <w:rPr>
                <w:i/>
                <w:iCs/>
              </w:rPr>
              <w:t>[RF</w:t>
            </w:r>
            <w:fldSimple w:instr=" SEQ RF \* MERGEFORMAT ">
              <w:r w:rsidRPr="0098788F">
                <w:rPr>
                  <w:i/>
                  <w:iCs/>
                  <w:noProof/>
                </w:rPr>
                <w:t>5</w:t>
              </w:r>
            </w:fldSimple>
            <w:r w:rsidRPr="0098788F">
              <w:rPr>
                <w:i/>
                <w:iCs/>
              </w:rPr>
              <w:t>] – Lançar receita</w:t>
            </w:r>
            <w:r w:rsidRPr="0098788F">
              <w:rPr>
                <w:i/>
                <w:iCs/>
              </w:rPr>
              <w:tab/>
            </w:r>
          </w:p>
          <w:p w:rsidR="003C650C" w:rsidRPr="0098788F" w:rsidRDefault="003C650C" w:rsidP="0098788F">
            <w:pPr>
              <w:tabs>
                <w:tab w:val="left" w:pos="3105"/>
              </w:tabs>
              <w:rPr>
                <w:i/>
                <w:iCs/>
              </w:rPr>
            </w:pPr>
          </w:p>
        </w:tc>
      </w:tr>
      <w:tr w:rsidR="003C650C" w:rsidRPr="0098788F">
        <w:trPr>
          <w:trHeight w:val="276"/>
          <w:hidden/>
        </w:trPr>
        <w:tc>
          <w:tcPr>
            <w:tcW w:w="9061" w:type="dxa"/>
          </w:tcPr>
          <w:p w:rsidR="003C650C" w:rsidRPr="0098788F" w:rsidRDefault="003C650C" w:rsidP="0098788F">
            <w:pPr>
              <w:pStyle w:val="PargrafodaLista"/>
              <w:numPr>
                <w:ilvl w:val="0"/>
                <w:numId w:val="30"/>
              </w:numPr>
              <w:rPr>
                <w:vanish/>
              </w:rPr>
            </w:pPr>
          </w:p>
          <w:p w:rsidR="003C650C" w:rsidRPr="0098788F" w:rsidRDefault="003C650C" w:rsidP="0098788F">
            <w:pPr>
              <w:pStyle w:val="PargrafodaLista"/>
              <w:numPr>
                <w:ilvl w:val="0"/>
                <w:numId w:val="30"/>
              </w:numPr>
              <w:rPr>
                <w:vanish/>
              </w:rPr>
            </w:pPr>
          </w:p>
          <w:p w:rsidR="003C650C" w:rsidRPr="0098788F" w:rsidRDefault="003C650C" w:rsidP="0098788F">
            <w:pPr>
              <w:pStyle w:val="PargrafodaLista"/>
              <w:numPr>
                <w:ilvl w:val="0"/>
                <w:numId w:val="30"/>
              </w:numPr>
              <w:rPr>
                <w:vanish/>
              </w:rPr>
            </w:pPr>
          </w:p>
          <w:p w:rsidR="003C650C" w:rsidRPr="0098788F" w:rsidRDefault="003C650C" w:rsidP="0098788F">
            <w:pPr>
              <w:pStyle w:val="PargrafodaLista"/>
              <w:numPr>
                <w:ilvl w:val="0"/>
                <w:numId w:val="30"/>
              </w:numPr>
              <w:rPr>
                <w:vanish/>
              </w:rPr>
            </w:pPr>
          </w:p>
          <w:p w:rsidR="003C650C" w:rsidRPr="0098788F" w:rsidRDefault="003C650C" w:rsidP="0098788F">
            <w:pPr>
              <w:pStyle w:val="PargrafodaLista"/>
              <w:numPr>
                <w:ilvl w:val="0"/>
                <w:numId w:val="30"/>
              </w:numPr>
              <w:rPr>
                <w:vanish/>
              </w:rPr>
            </w:pPr>
          </w:p>
          <w:p w:rsidR="003C650C" w:rsidRPr="0098788F" w:rsidRDefault="003C650C" w:rsidP="0098788F">
            <w:pPr>
              <w:pStyle w:val="PargrafodaLista"/>
              <w:numPr>
                <w:ilvl w:val="1"/>
                <w:numId w:val="30"/>
              </w:numPr>
            </w:pPr>
            <w:r w:rsidRPr="0098788F">
              <w:t>O sistema deve permitir a inclusão, alteração e exclusão de valores lançados como receita.</w:t>
            </w:r>
          </w:p>
          <w:p w:rsidR="003C650C" w:rsidRPr="0098788F" w:rsidRDefault="003C650C" w:rsidP="0098788F">
            <w:pPr>
              <w:pStyle w:val="PargrafodaLista"/>
              <w:numPr>
                <w:ilvl w:val="1"/>
                <w:numId w:val="30"/>
              </w:numPr>
            </w:pPr>
            <w:r w:rsidRPr="0098788F">
              <w:t xml:space="preserve">Para a inclusão são necessários os seguintes dados: valor da transação*, categoria* (pré-cadastrada), data de recebimento da receita*, em qual moeda esta sendo lançado o valor referente à despesa/receita * e observação. </w:t>
            </w:r>
          </w:p>
          <w:p w:rsidR="003C650C" w:rsidRPr="0098788F" w:rsidRDefault="003C650C" w:rsidP="0098788F">
            <w:pPr>
              <w:pStyle w:val="PargrafodaLista"/>
              <w:numPr>
                <w:ilvl w:val="1"/>
                <w:numId w:val="30"/>
              </w:numPr>
            </w:pPr>
            <w:r w:rsidRPr="0098788F">
              <w:t>A moeda pré-definida para os lançamentos das receitas é moeda corrente selecionada pelo usuário ([RF4]).</w:t>
            </w:r>
          </w:p>
          <w:p w:rsidR="003C650C" w:rsidRPr="0098788F" w:rsidRDefault="003C650C" w:rsidP="0098788F">
            <w:pPr>
              <w:pStyle w:val="PargrafodaLista"/>
              <w:numPr>
                <w:ilvl w:val="1"/>
                <w:numId w:val="30"/>
              </w:numPr>
            </w:pPr>
            <w:r w:rsidRPr="0098788F">
              <w:t xml:space="preserve"> O sistema deve permitir o usuário possa alterar o valor da transação, a categoria e a data de recebimento da receita, sendo que estas alterações devem afetar apenas as categorias que forem modificadas.</w:t>
            </w:r>
          </w:p>
          <w:p w:rsidR="003C650C" w:rsidRPr="0098788F" w:rsidRDefault="003C650C" w:rsidP="0098788F">
            <w:pPr>
              <w:pStyle w:val="PargrafodaLista"/>
              <w:numPr>
                <w:ilvl w:val="1"/>
                <w:numId w:val="30"/>
              </w:numPr>
            </w:pPr>
            <w:r w:rsidRPr="0098788F">
              <w:t>O sistema deve permitir a criação de uma nova categoria de receita além das anteriormente já adicionadas ([RF2]).</w:t>
            </w:r>
          </w:p>
          <w:p w:rsidR="003C650C" w:rsidRPr="0098788F" w:rsidRDefault="003C650C" w:rsidP="0098788F">
            <w:pPr>
              <w:pStyle w:val="PargrafodaLista"/>
              <w:numPr>
                <w:ilvl w:val="1"/>
                <w:numId w:val="30"/>
              </w:numPr>
            </w:pPr>
            <w:r w:rsidRPr="0098788F">
              <w:t xml:space="preserve">Caso o valor da transação seja em moeda estrangeira, o sistema deve permitir a sua conversão em moeda corrente. </w:t>
            </w:r>
            <w:ins w:id="75" w:author="Silvia Helena" w:date="2017-06-22T16:02:00Z">
              <w:r w:rsidR="00E0734C">
                <w:t xml:space="preserve">O </w:t>
              </w:r>
              <w:proofErr w:type="spellStart"/>
              <w:r w:rsidR="00E0734C">
                <w:t>usuario</w:t>
              </w:r>
              <w:proofErr w:type="spellEnd"/>
              <w:r w:rsidR="00E0734C">
                <w:t xml:space="preserve"> devera selecionar </w:t>
              </w:r>
            </w:ins>
            <w:del w:id="76" w:author="Silvia Helena" w:date="2017-06-22T16:02:00Z">
              <w:r w:rsidRPr="0098788F" w:rsidDel="00E0734C">
                <w:delText xml:space="preserve">O sistema saberá se a nova receita esta em </w:delText>
              </w:r>
            </w:del>
            <w:r w:rsidRPr="0098788F">
              <w:t xml:space="preserve">uma moeda diferente da que foi pré-definida pelo usuário </w:t>
            </w:r>
            <w:ins w:id="77" w:author="Silvia Helena" w:date="2017-06-22T16:02:00Z">
              <w:r w:rsidR="00E0734C">
                <w:t xml:space="preserve">caso o lançamento seja numa moeda diferente da </w:t>
              </w:r>
              <w:proofErr w:type="spellStart"/>
              <w:proofErr w:type="gramStart"/>
              <w:r w:rsidR="00E0734C">
                <w:t>padrao</w:t>
              </w:r>
            </w:ins>
            <w:proofErr w:type="spellEnd"/>
            <w:r w:rsidRPr="0098788F">
              <w:t>(</w:t>
            </w:r>
            <w:proofErr w:type="gramEnd"/>
            <w:r w:rsidRPr="0098788F">
              <w:t>[RF4]).</w:t>
            </w:r>
          </w:p>
          <w:p w:rsidR="003C650C" w:rsidRPr="0098788F" w:rsidRDefault="003C650C" w:rsidP="0098788F">
            <w:pPr>
              <w:pStyle w:val="PargrafodaLista"/>
              <w:numPr>
                <w:ilvl w:val="1"/>
                <w:numId w:val="30"/>
              </w:numPr>
            </w:pPr>
            <w:r w:rsidRPr="0098788F">
              <w:t xml:space="preserve">Caso uma receita seja recorrente, o sistema deve </w:t>
            </w:r>
            <w:ins w:id="78" w:author="Silvia Helena" w:date="2017-06-22T16:03:00Z">
              <w:r w:rsidR="003576D8">
                <w:t xml:space="preserve">solicitar informações sobre </w:t>
              </w:r>
            </w:ins>
            <w:del w:id="79" w:author="Silvia Helena" w:date="2017-06-22T16:03:00Z">
              <w:r w:rsidRPr="0098788F" w:rsidDel="003576D8">
                <w:delText xml:space="preserve">contabilizar </w:delText>
              </w:r>
            </w:del>
            <w:r w:rsidRPr="0098788F">
              <w:t xml:space="preserve">tal recorrência. Para isso, é preciso que o usuário </w:t>
            </w:r>
            <w:r w:rsidRPr="0098788F">
              <w:lastRenderedPageBreak/>
              <w:t xml:space="preserve">inclua a </w:t>
            </w:r>
            <w:commentRangeStart w:id="80"/>
            <w:r w:rsidRPr="0098788F">
              <w:t xml:space="preserve">moeda*, o valor da receita a receber*, a categoria* </w:t>
            </w:r>
            <w:commentRangeEnd w:id="80"/>
            <w:r w:rsidR="00E0257D">
              <w:rPr>
                <w:rStyle w:val="Refdecomentrio"/>
              </w:rPr>
              <w:commentReference w:id="80"/>
            </w:r>
            <w:r w:rsidRPr="0098788F">
              <w:t xml:space="preserve">a que pertence à data da primeira ocorrência* e a quantidade de meses que a receita será paga ao usuário*. </w:t>
            </w:r>
            <w:ins w:id="81" w:author="Silvia Helena" w:date="2017-06-22T16:05:00Z">
              <w:r w:rsidR="002805CD">
                <w:t xml:space="preserve">Exemplo </w:t>
              </w:r>
            </w:ins>
            <w:del w:id="82" w:author="Silvia Helena" w:date="2017-06-22T16:05:00Z">
              <w:r w:rsidRPr="0098788F" w:rsidDel="002805CD">
                <w:delText>N</w:delText>
              </w:r>
            </w:del>
            <w:ins w:id="83" w:author="Silvia Helena" w:date="2017-06-22T16:05:00Z">
              <w:r w:rsidR="002805CD">
                <w:t>t</w:t>
              </w:r>
            </w:ins>
            <w:r w:rsidRPr="0098788F">
              <w:t>est</w:t>
            </w:r>
            <w:ins w:id="84" w:author="Silvia Helena" w:date="2017-06-22T16:05:00Z">
              <w:r w:rsidR="002805CD">
                <w:t>a</w:t>
              </w:r>
            </w:ins>
            <w:del w:id="85" w:author="Silvia Helena" w:date="2017-06-22T16:05:00Z">
              <w:r w:rsidRPr="0098788F" w:rsidDel="002805CD">
                <w:delText>e</w:delText>
              </w:r>
            </w:del>
            <w:r w:rsidRPr="0098788F">
              <w:t xml:space="preserve"> situação se</w:t>
            </w:r>
            <w:ins w:id="86" w:author="Silvia Helena" w:date="2017-06-22T16:05:00Z">
              <w:r w:rsidR="002805CD">
                <w:t xml:space="preserve">riam </w:t>
              </w:r>
            </w:ins>
            <w:del w:id="87" w:author="Silvia Helena" w:date="2017-06-22T16:05:00Z">
              <w:r w:rsidRPr="0098788F" w:rsidDel="002805CD">
                <w:delText xml:space="preserve"> encaixam </w:delText>
              </w:r>
            </w:del>
            <w:r w:rsidRPr="0098788F">
              <w:t>alugueis, pensão e outras receitas</w:t>
            </w:r>
            <w:ins w:id="88" w:author="Silvia Helena" w:date="2017-06-22T16:05:00Z">
              <w:r w:rsidR="002805CD">
                <w:t>/despesas</w:t>
              </w:r>
            </w:ins>
            <w:proofErr w:type="gramStart"/>
            <w:r w:rsidRPr="0098788F">
              <w:t xml:space="preserve">  </w:t>
            </w:r>
            <w:proofErr w:type="gramEnd"/>
            <w:r w:rsidRPr="0098788F">
              <w:t>que o usuário sabe serem fixas e mensais</w:t>
            </w:r>
          </w:p>
          <w:p w:rsidR="003C650C" w:rsidRPr="0098788F" w:rsidRDefault="003C650C" w:rsidP="0098788F">
            <w:pPr>
              <w:pStyle w:val="PargrafodaLista"/>
              <w:numPr>
                <w:ilvl w:val="1"/>
                <w:numId w:val="30"/>
              </w:numPr>
            </w:pPr>
            <w:r w:rsidRPr="0098788F">
              <w:t xml:space="preserve">O sistema deve permitir a exclusão de </w:t>
            </w:r>
            <w:commentRangeStart w:id="89"/>
            <w:r w:rsidRPr="0098788F">
              <w:t>um valor adicionado</w:t>
            </w:r>
            <w:commentRangeEnd w:id="89"/>
            <w:r w:rsidR="00D41B30">
              <w:rPr>
                <w:rStyle w:val="Refdecomentrio"/>
              </w:rPr>
              <w:commentReference w:id="89"/>
            </w:r>
            <w:r w:rsidRPr="0098788F">
              <w:t>, após uma pergunta de confirmação se realmente deseja excluir.</w:t>
            </w:r>
          </w:p>
        </w:tc>
      </w:tr>
    </w:tbl>
    <w:p w:rsidR="003C650C" w:rsidRPr="00EF50BF" w:rsidRDefault="003C650C" w:rsidP="00C02858"/>
    <w:tbl>
      <w:tblPr>
        <w:tblW w:w="0" w:type="auto"/>
        <w:tblInd w:w="2" w:type="dxa"/>
        <w:tblLook w:val="00A0"/>
      </w:tblPr>
      <w:tblGrid>
        <w:gridCol w:w="9061"/>
      </w:tblGrid>
      <w:tr w:rsidR="003C650C" w:rsidRPr="0098788F">
        <w:tc>
          <w:tcPr>
            <w:tcW w:w="9061" w:type="dxa"/>
          </w:tcPr>
          <w:p w:rsidR="003C650C" w:rsidRPr="0098788F" w:rsidRDefault="003C650C" w:rsidP="00A043CE">
            <w:pPr>
              <w:rPr>
                <w:i/>
                <w:iCs/>
              </w:rPr>
            </w:pPr>
            <w:r w:rsidRPr="0098788F">
              <w:rPr>
                <w:i/>
                <w:iCs/>
              </w:rPr>
              <w:t xml:space="preserve">[RF6] – </w:t>
            </w:r>
            <w:commentRangeStart w:id="90"/>
            <w:r w:rsidRPr="0098788F">
              <w:rPr>
                <w:i/>
                <w:iCs/>
              </w:rPr>
              <w:t>Lançar despesa</w:t>
            </w:r>
            <w:commentRangeEnd w:id="90"/>
            <w:r w:rsidR="00055F96">
              <w:rPr>
                <w:rStyle w:val="Refdecomentrio"/>
              </w:rPr>
              <w:commentReference w:id="90"/>
            </w:r>
          </w:p>
        </w:tc>
      </w:tr>
      <w:tr w:rsidR="003C650C" w:rsidRPr="0098788F">
        <w:trPr>
          <w:trHeight w:val="276"/>
          <w:hidden/>
        </w:trPr>
        <w:tc>
          <w:tcPr>
            <w:tcW w:w="9061" w:type="dxa"/>
          </w:tcPr>
          <w:p w:rsidR="003C650C" w:rsidRPr="0098788F" w:rsidRDefault="003C650C" w:rsidP="0098788F">
            <w:pPr>
              <w:pStyle w:val="PargrafodaLista"/>
              <w:numPr>
                <w:ilvl w:val="0"/>
                <w:numId w:val="30"/>
              </w:numPr>
              <w:rPr>
                <w:vanish/>
              </w:rPr>
            </w:pPr>
          </w:p>
          <w:p w:rsidR="003C650C" w:rsidRPr="0098788F" w:rsidRDefault="003C650C" w:rsidP="0098788F">
            <w:pPr>
              <w:pStyle w:val="PargrafodaLista"/>
              <w:numPr>
                <w:ilvl w:val="1"/>
                <w:numId w:val="30"/>
              </w:numPr>
            </w:pPr>
            <w:r w:rsidRPr="0098788F">
              <w:t xml:space="preserve">O sistema deve permitir a inclusão, alteração e exclusão de categorias e valores destas que estejam relacionadas ao tipo despesa. </w:t>
            </w:r>
          </w:p>
          <w:p w:rsidR="003C650C" w:rsidRPr="0098788F" w:rsidRDefault="003C650C" w:rsidP="0098788F">
            <w:pPr>
              <w:pStyle w:val="PargrafodaLista"/>
              <w:numPr>
                <w:ilvl w:val="1"/>
                <w:numId w:val="30"/>
              </w:numPr>
            </w:pPr>
            <w:r w:rsidRPr="0098788F">
              <w:t>Para a inclusão são necessários os seguintes dados: moeda*, valor da transação*, categoria*, data de ocorrência da despesa*, forma de pagamento* e observação.</w:t>
            </w:r>
          </w:p>
          <w:p w:rsidR="003C650C" w:rsidRPr="0098788F" w:rsidRDefault="003C650C" w:rsidP="0098788F">
            <w:pPr>
              <w:pStyle w:val="PargrafodaLista"/>
              <w:numPr>
                <w:ilvl w:val="1"/>
                <w:numId w:val="30"/>
              </w:numPr>
            </w:pPr>
            <w:r w:rsidRPr="0098788F">
              <w:t>A moeda pré-definida para os lançamentos das despesas é moeda corrente selecionada pelo usuário ([RF4]).</w:t>
            </w:r>
          </w:p>
          <w:p w:rsidR="003C650C" w:rsidRPr="0098788F" w:rsidRDefault="003C650C" w:rsidP="0098788F">
            <w:pPr>
              <w:pStyle w:val="PargrafodaLista"/>
              <w:numPr>
                <w:ilvl w:val="1"/>
                <w:numId w:val="30"/>
              </w:numPr>
            </w:pPr>
            <w:r w:rsidRPr="0098788F">
              <w:t xml:space="preserve">O sistema deve permitir o usuário possa alterar a moeda, o valor, a categoria, a data da ocorrência e a forma de pagamento. </w:t>
            </w:r>
          </w:p>
          <w:p w:rsidR="003C650C" w:rsidRPr="0098788F" w:rsidRDefault="003C650C" w:rsidP="0098788F">
            <w:pPr>
              <w:pStyle w:val="PargrafodaLista"/>
              <w:numPr>
                <w:ilvl w:val="1"/>
                <w:numId w:val="30"/>
              </w:numPr>
            </w:pPr>
            <w:r w:rsidRPr="0098788F">
              <w:t>O sistema deve permitir a criação de uma nova categoria do tipo despesa ([RF2]) e de forma de pagamento ([RF3]).</w:t>
            </w:r>
          </w:p>
          <w:p w:rsidR="003C650C" w:rsidRPr="0098788F" w:rsidRDefault="003C650C" w:rsidP="0098788F">
            <w:pPr>
              <w:pStyle w:val="PargrafodaLista"/>
              <w:numPr>
                <w:ilvl w:val="1"/>
                <w:numId w:val="30"/>
              </w:numPr>
            </w:pPr>
            <w:r w:rsidRPr="0098788F">
              <w:t>Caso o valor da transação seja em moeda estrangeira, o sistema deve permitir a sua conversão em moeda pré-definida pelo usuário ([RF4]).</w:t>
            </w:r>
          </w:p>
          <w:p w:rsidR="003C650C" w:rsidRPr="0098788F" w:rsidRDefault="003C650C" w:rsidP="0098788F">
            <w:pPr>
              <w:pStyle w:val="PargrafodaLista"/>
              <w:numPr>
                <w:ilvl w:val="1"/>
                <w:numId w:val="30"/>
              </w:numPr>
            </w:pPr>
            <w:r w:rsidRPr="0098788F">
              <w:t>Caso uma despesa seja recorrente em um determinado período de tempo, o sistema deve contabilizar tais recorrências. Para isso, é preciso que o usuário inclua a moeda*, o valor da transação da conta a pagar*, a categoria* a que pertence à data da primeira ocorrência* e a quantidade de recorrências dessa despesa*.</w:t>
            </w:r>
          </w:p>
          <w:p w:rsidR="003C650C" w:rsidRPr="0098788F" w:rsidRDefault="003C650C" w:rsidP="0098788F">
            <w:pPr>
              <w:pStyle w:val="PargrafodaLista"/>
              <w:numPr>
                <w:ilvl w:val="1"/>
                <w:numId w:val="30"/>
              </w:numPr>
            </w:pPr>
            <w:r w:rsidRPr="0098788F">
              <w:t>O sistema deve permitir a exclusão de despesa adicionada, no entanto antes de excluir tal despesa, o sistema deve perguntar se o usuário deseja realmente excluir tal despesa.</w:t>
            </w:r>
          </w:p>
        </w:tc>
      </w:tr>
    </w:tbl>
    <w:p w:rsidR="003C650C" w:rsidRPr="00EF50BF" w:rsidRDefault="003C650C" w:rsidP="00C02858"/>
    <w:tbl>
      <w:tblPr>
        <w:tblW w:w="0" w:type="auto"/>
        <w:tblInd w:w="2" w:type="dxa"/>
        <w:tblLook w:val="00A0"/>
      </w:tblPr>
      <w:tblGrid>
        <w:gridCol w:w="9061"/>
      </w:tblGrid>
      <w:tr w:rsidR="003C650C" w:rsidRPr="0098788F">
        <w:tc>
          <w:tcPr>
            <w:tcW w:w="9061" w:type="dxa"/>
          </w:tcPr>
          <w:p w:rsidR="003C650C" w:rsidRPr="0098788F" w:rsidRDefault="003C650C" w:rsidP="00A043CE">
            <w:pPr>
              <w:rPr>
                <w:i/>
                <w:iCs/>
              </w:rPr>
            </w:pPr>
            <w:r w:rsidRPr="0098788F">
              <w:rPr>
                <w:i/>
                <w:iCs/>
              </w:rPr>
              <w:t>[RF7] – Consultar saldo</w:t>
            </w:r>
          </w:p>
          <w:p w:rsidR="003C650C" w:rsidRPr="0098788F" w:rsidRDefault="003C650C" w:rsidP="00A043CE">
            <w:pPr>
              <w:rPr>
                <w:i/>
                <w:iCs/>
              </w:rPr>
            </w:pPr>
          </w:p>
        </w:tc>
      </w:tr>
      <w:tr w:rsidR="003C650C" w:rsidRPr="0098788F">
        <w:trPr>
          <w:trHeight w:val="276"/>
          <w:hidden/>
        </w:trPr>
        <w:tc>
          <w:tcPr>
            <w:tcW w:w="9061" w:type="dxa"/>
          </w:tcPr>
          <w:p w:rsidR="003C650C" w:rsidRPr="0098788F" w:rsidRDefault="003C650C" w:rsidP="0098788F">
            <w:pPr>
              <w:pStyle w:val="PargrafodaLista"/>
              <w:numPr>
                <w:ilvl w:val="0"/>
                <w:numId w:val="26"/>
              </w:numPr>
              <w:rPr>
                <w:vanish/>
                <w:highlight w:val="yellow"/>
              </w:rPr>
            </w:pPr>
          </w:p>
          <w:p w:rsidR="003C650C" w:rsidRPr="0098788F" w:rsidRDefault="003C650C" w:rsidP="0098788F">
            <w:pPr>
              <w:pStyle w:val="PargrafodaLista"/>
              <w:numPr>
                <w:ilvl w:val="0"/>
                <w:numId w:val="26"/>
              </w:numPr>
              <w:rPr>
                <w:vanish/>
                <w:highlight w:val="yellow"/>
              </w:rPr>
            </w:pPr>
          </w:p>
          <w:p w:rsidR="003C650C" w:rsidRPr="0098788F" w:rsidRDefault="003C650C" w:rsidP="0098788F">
            <w:pPr>
              <w:pStyle w:val="PargrafodaLista"/>
              <w:numPr>
                <w:ilvl w:val="0"/>
                <w:numId w:val="26"/>
              </w:numPr>
              <w:rPr>
                <w:vanish/>
                <w:highlight w:val="yellow"/>
              </w:rPr>
            </w:pPr>
          </w:p>
          <w:p w:rsidR="00ED3018" w:rsidRDefault="00ED3018" w:rsidP="00ED3018">
            <w:pPr>
              <w:pStyle w:val="PargrafodaLista"/>
              <w:numPr>
                <w:ilvl w:val="1"/>
                <w:numId w:val="26"/>
              </w:numPr>
              <w:contextualSpacing/>
              <w:rPr>
                <w:ins w:id="91" w:author="Silvia Helena" w:date="2017-06-22T16:09:00Z"/>
              </w:rPr>
            </w:pPr>
            <w:ins w:id="92" w:author="Silvia Helena" w:date="2017-06-22T16:09:00Z">
              <w:r w:rsidRPr="00EF50BF">
                <w:t xml:space="preserve">O sistema deve </w:t>
              </w:r>
              <w:r>
                <w:t>permitir a consulta de saldos.</w:t>
              </w:r>
            </w:ins>
          </w:p>
          <w:p w:rsidR="00ED3018" w:rsidRDefault="00ED3018" w:rsidP="00ED3018">
            <w:pPr>
              <w:pStyle w:val="PargrafodaLista"/>
              <w:numPr>
                <w:ilvl w:val="1"/>
                <w:numId w:val="26"/>
              </w:numPr>
              <w:contextualSpacing/>
              <w:rPr>
                <w:ins w:id="93" w:author="Silvia Helena" w:date="2017-06-22T16:09:00Z"/>
              </w:rPr>
            </w:pPr>
            <w:ins w:id="94" w:author="Silvia Helena" w:date="2017-06-22T16:09:00Z">
              <w:r>
                <w:t xml:space="preserve">O sistema deve exibir </w:t>
              </w:r>
              <w:r w:rsidRPr="00EF50BF">
                <w:t>o</w:t>
              </w:r>
              <w:r>
                <w:t>s lançamentos</w:t>
              </w:r>
              <w:r w:rsidRPr="00EF50BF">
                <w:t xml:space="preserve"> de cada uma das contas de receita/despesa e o saldo final </w:t>
              </w:r>
              <w:r>
                <w:t xml:space="preserve">total </w:t>
              </w:r>
              <w:r w:rsidRPr="00EF50BF">
                <w:t>da</w:t>
              </w:r>
              <w:r>
                <w:t>s</w:t>
              </w:r>
              <w:r w:rsidRPr="00EF50BF">
                <w:t xml:space="preserve"> receita</w:t>
              </w:r>
              <w:r>
                <w:t>s</w:t>
              </w:r>
              <w:r w:rsidRPr="00EF50BF">
                <w:t>/despesa</w:t>
              </w:r>
              <w:r>
                <w:t>s</w:t>
              </w:r>
              <w:r w:rsidRPr="00EF50BF">
                <w:t xml:space="preserve">. </w:t>
              </w:r>
            </w:ins>
          </w:p>
          <w:p w:rsidR="00ED3018" w:rsidRDefault="00ED3018" w:rsidP="00ED3018">
            <w:pPr>
              <w:pStyle w:val="PargrafodaLista"/>
              <w:numPr>
                <w:ilvl w:val="1"/>
                <w:numId w:val="26"/>
              </w:numPr>
              <w:contextualSpacing/>
              <w:rPr>
                <w:ins w:id="95" w:author="Silvia Helena" w:date="2017-06-22T16:09:00Z"/>
              </w:rPr>
            </w:pPr>
            <w:ins w:id="96" w:author="Silvia Helena" w:date="2017-06-22T16:09:00Z">
              <w:r>
                <w:t>Considerar como saldo Inicial de um período o final do período anterior.</w:t>
              </w:r>
            </w:ins>
          </w:p>
          <w:p w:rsidR="003C650C" w:rsidRPr="0098788F" w:rsidRDefault="003C650C" w:rsidP="0098788F">
            <w:pPr>
              <w:pStyle w:val="PargrafodaLista"/>
              <w:numPr>
                <w:ilvl w:val="1"/>
                <w:numId w:val="26"/>
              </w:numPr>
            </w:pPr>
            <w:r w:rsidRPr="0098788F">
              <w:t xml:space="preserve">O sistema deve permitir o cálculo, a exibição e a consulta do valor de cada uma das categorias do tipo receita ou despesa e do valor total de receita ou da despesa. </w:t>
            </w:r>
          </w:p>
          <w:p w:rsidR="003C650C" w:rsidRPr="0098788F" w:rsidRDefault="003C650C" w:rsidP="0098788F">
            <w:pPr>
              <w:pStyle w:val="PargrafodaLista"/>
              <w:numPr>
                <w:ilvl w:val="1"/>
                <w:numId w:val="26"/>
              </w:numPr>
              <w:spacing w:before="240"/>
            </w:pPr>
            <w:r w:rsidRPr="0098788F">
              <w:t>Ao adicionar um valor de receita ([RF5]) ou despesa ([RF</w:t>
            </w:r>
            <w:fldSimple w:instr=" SEQ RF \* MERGEFORMAT ">
              <w:r w:rsidRPr="0098788F">
                <w:rPr>
                  <w:noProof/>
                </w:rPr>
                <w:t>6</w:t>
              </w:r>
            </w:fldSimple>
            <w:r w:rsidRPr="0098788F">
              <w:t xml:space="preserve">]), o sistema deve calcular e exibir o saldo final do dia das receitas, das despesas e a nova situação do usuário quanto a saldos disponíveis e dividendos, o </w:t>
            </w:r>
            <w:commentRangeStart w:id="97"/>
            <w:r w:rsidRPr="0098788F">
              <w:t xml:space="preserve">sistema exibira esta nova situação diária em um horário pré-estabelecido pelo </w:t>
            </w:r>
            <w:proofErr w:type="gramStart"/>
            <w:r w:rsidRPr="0098788F">
              <w:t>usuário.</w:t>
            </w:r>
            <w:commentRangeEnd w:id="97"/>
            <w:proofErr w:type="gramEnd"/>
            <w:r w:rsidR="00C106C4">
              <w:rPr>
                <w:rStyle w:val="Refdecomentrio"/>
              </w:rPr>
              <w:commentReference w:id="97"/>
            </w:r>
          </w:p>
          <w:p w:rsidR="003C650C" w:rsidRPr="0098788F" w:rsidRDefault="003C650C" w:rsidP="0098788F">
            <w:pPr>
              <w:pStyle w:val="PargrafodaLista"/>
              <w:spacing w:before="240"/>
              <w:ind w:left="1143"/>
            </w:pPr>
          </w:p>
          <w:p w:rsidR="003C650C" w:rsidRPr="0098788F" w:rsidRDefault="003C650C" w:rsidP="0098788F">
            <w:pPr>
              <w:pStyle w:val="PargrafodaLista"/>
              <w:numPr>
                <w:ilvl w:val="1"/>
                <w:numId w:val="26"/>
              </w:numPr>
              <w:spacing w:before="240"/>
            </w:pPr>
            <w:r w:rsidRPr="0098788F">
              <w:t xml:space="preserve">O sistema deve permitir que o usuário </w:t>
            </w:r>
            <w:proofErr w:type="gramStart"/>
            <w:r w:rsidRPr="0098788F">
              <w:t>consulte</w:t>
            </w:r>
            <w:proofErr w:type="gramEnd"/>
            <w:r w:rsidRPr="0098788F">
              <w:t xml:space="preserve"> o valor total de cada categoria de receita/despesa, valor total do tipo receitas/despesas e o </w:t>
            </w:r>
            <w:commentRangeStart w:id="98"/>
            <w:r w:rsidRPr="0098788F">
              <w:t xml:space="preserve">saldo </w:t>
            </w:r>
            <w:commentRangeEnd w:id="98"/>
            <w:r w:rsidR="00ED3018">
              <w:rPr>
                <w:rStyle w:val="Refdecomentrio"/>
              </w:rPr>
              <w:commentReference w:id="98"/>
            </w:r>
            <w:r w:rsidRPr="0098788F">
              <w:t>final em período por ele definido, através da escolha da data de início* (dia, mês e ano) e fim* (dia, mês e ano). Para satisfazer as exigências do requisito: O usuário deve escolher uma data de inicio* mais antiga que a data de fim*, escolher qual tipo deve ser somada (receita/despesa) *, dentro do tipo qual categoria* deseja calcular (todas as categorias alugueis) ou optar por somar o tipo receita/despesa sem distinção de categoria.</w:t>
            </w:r>
          </w:p>
          <w:p w:rsidR="003C650C" w:rsidRPr="0098788F" w:rsidRDefault="003C650C" w:rsidP="00F509FE">
            <w:pPr>
              <w:pStyle w:val="PargrafodaLista"/>
            </w:pPr>
          </w:p>
          <w:p w:rsidR="003C650C" w:rsidRPr="0098788F" w:rsidRDefault="003C650C" w:rsidP="0098788F">
            <w:pPr>
              <w:pStyle w:val="PargrafodaLista"/>
              <w:numPr>
                <w:ilvl w:val="1"/>
                <w:numId w:val="26"/>
              </w:numPr>
              <w:spacing w:before="240"/>
            </w:pPr>
            <w:r w:rsidRPr="0098788F">
              <w:t xml:space="preserve">O sistema deve a partir do saldo atual positivo/negativo obtido fornecer uma previsão de saldo futuro tendo em conta a nova soma de receitas/despesas acrescentando o saldo como receita caso positivo, despesa caso negativo do mês seguinte. Para tanto </w:t>
            </w:r>
            <w:proofErr w:type="gramStart"/>
            <w:r w:rsidRPr="0098788F">
              <w:t>deve-se</w:t>
            </w:r>
            <w:proofErr w:type="gramEnd"/>
            <w:r w:rsidRPr="0098788F">
              <w:t>: Obter saldo atual**, soma de todas as despesas fixas*, soma de todas as receitas fixas* assim obter nova previsão orçamentário.</w:t>
            </w:r>
          </w:p>
        </w:tc>
      </w:tr>
    </w:tbl>
    <w:p w:rsidR="003C650C" w:rsidRPr="00EF50BF" w:rsidRDefault="003C650C" w:rsidP="00C02858"/>
    <w:tbl>
      <w:tblPr>
        <w:tblW w:w="0" w:type="auto"/>
        <w:tblInd w:w="2" w:type="dxa"/>
        <w:tblLook w:val="00A0"/>
      </w:tblPr>
      <w:tblGrid>
        <w:gridCol w:w="9061"/>
      </w:tblGrid>
      <w:tr w:rsidR="003C650C" w:rsidRPr="0098788F">
        <w:tc>
          <w:tcPr>
            <w:tcW w:w="9061" w:type="dxa"/>
          </w:tcPr>
          <w:p w:rsidR="003C650C" w:rsidRPr="0098788F" w:rsidRDefault="003C650C" w:rsidP="00402251">
            <w:pPr>
              <w:rPr>
                <w:i/>
                <w:iCs/>
              </w:rPr>
            </w:pPr>
            <w:r w:rsidRPr="0098788F">
              <w:rPr>
                <w:i/>
                <w:iCs/>
              </w:rPr>
              <w:t>[RF8</w:t>
            </w:r>
            <w:r w:rsidR="00A066EB" w:rsidRPr="0098788F">
              <w:fldChar w:fldCharType="begin"/>
            </w:r>
            <w:r w:rsidRPr="0098788F">
              <w:instrText xml:space="preserve"> SEQ RF \* MERGEFORMAT </w:instrText>
            </w:r>
            <w:r w:rsidR="00A066EB" w:rsidRPr="0098788F">
              <w:fldChar w:fldCharType="end"/>
            </w:r>
            <w:r w:rsidRPr="0098788F">
              <w:rPr>
                <w:i/>
                <w:iCs/>
              </w:rPr>
              <w:t>] – Gerar gráfico</w:t>
            </w:r>
          </w:p>
          <w:p w:rsidR="003C650C" w:rsidRPr="0098788F" w:rsidRDefault="003C650C" w:rsidP="00402251">
            <w:pPr>
              <w:rPr>
                <w:i/>
                <w:iCs/>
              </w:rPr>
            </w:pPr>
          </w:p>
        </w:tc>
      </w:tr>
      <w:tr w:rsidR="003C650C" w:rsidRPr="0098788F">
        <w:trPr>
          <w:trHeight w:val="276"/>
          <w:hidden/>
        </w:trPr>
        <w:tc>
          <w:tcPr>
            <w:tcW w:w="9061" w:type="dxa"/>
          </w:tcPr>
          <w:p w:rsidR="003C650C" w:rsidRPr="0098788F" w:rsidRDefault="003C650C" w:rsidP="0098788F">
            <w:pPr>
              <w:pStyle w:val="PargrafodaLista"/>
              <w:numPr>
                <w:ilvl w:val="0"/>
                <w:numId w:val="30"/>
              </w:numPr>
              <w:rPr>
                <w:vanish/>
                <w:highlight w:val="yellow"/>
              </w:rPr>
            </w:pPr>
          </w:p>
          <w:p w:rsidR="003C650C" w:rsidRPr="0098788F" w:rsidRDefault="003C650C" w:rsidP="0098788F">
            <w:pPr>
              <w:pStyle w:val="PargrafodaLista"/>
              <w:numPr>
                <w:ilvl w:val="0"/>
                <w:numId w:val="30"/>
              </w:numPr>
              <w:rPr>
                <w:vanish/>
                <w:highlight w:val="yellow"/>
              </w:rPr>
            </w:pPr>
          </w:p>
          <w:p w:rsidR="003C650C" w:rsidRPr="0098788F" w:rsidRDefault="003C650C" w:rsidP="0098788F">
            <w:pPr>
              <w:pStyle w:val="PargrafodaLista"/>
              <w:numPr>
                <w:ilvl w:val="1"/>
                <w:numId w:val="30"/>
              </w:numPr>
            </w:pPr>
            <w:r w:rsidRPr="0098788F">
              <w:t xml:space="preserve">O sistema deve permitir que </w:t>
            </w:r>
            <w:proofErr w:type="gramStart"/>
            <w:r w:rsidRPr="0098788F">
              <w:t>seja</w:t>
            </w:r>
            <w:proofErr w:type="gramEnd"/>
            <w:r w:rsidRPr="0098788F">
              <w:t xml:space="preserve"> gerado gráfico do tipo pizza ou de </w:t>
            </w:r>
            <w:commentRangeStart w:id="99"/>
            <w:r w:rsidRPr="0098788F">
              <w:t xml:space="preserve">setores </w:t>
            </w:r>
            <w:commentRangeEnd w:id="99"/>
            <w:r w:rsidR="002703F2">
              <w:rPr>
                <w:rStyle w:val="Refdecomentrio"/>
              </w:rPr>
              <w:commentReference w:id="99"/>
            </w:r>
            <w:r w:rsidRPr="0098788F">
              <w:t>das receitas ([RF5</w:t>
            </w:r>
            <w:r w:rsidR="00A066EB" w:rsidRPr="0098788F">
              <w:fldChar w:fldCharType="begin"/>
            </w:r>
            <w:r w:rsidRPr="0098788F">
              <w:instrText xml:space="preserve"> SEQ RF \* MERGEFORMAT </w:instrText>
            </w:r>
            <w:r w:rsidR="00A066EB" w:rsidRPr="0098788F">
              <w:fldChar w:fldCharType="end"/>
            </w:r>
            <w:r w:rsidRPr="0098788F">
              <w:t xml:space="preserve">]) e das despesas </w:t>
            </w:r>
            <w:r w:rsidRPr="0098788F">
              <w:rPr>
                <w:i/>
                <w:iCs/>
              </w:rPr>
              <w:t>([RF</w:t>
            </w:r>
            <w:r w:rsidRPr="0098788F">
              <w:t>6</w:t>
            </w:r>
            <w:r w:rsidRPr="0098788F">
              <w:rPr>
                <w:i/>
                <w:iCs/>
              </w:rPr>
              <w:t>]).</w:t>
            </w:r>
            <w:r w:rsidRPr="0098788F">
              <w:t xml:space="preserve"> </w:t>
            </w:r>
          </w:p>
          <w:p w:rsidR="003C650C" w:rsidRPr="0098788F" w:rsidRDefault="003C650C" w:rsidP="0098788F">
            <w:pPr>
              <w:pStyle w:val="PargrafodaLista"/>
              <w:numPr>
                <w:ilvl w:val="1"/>
                <w:numId w:val="30"/>
              </w:numPr>
            </w:pPr>
            <w:r w:rsidRPr="0098788F">
              <w:t>O sistema deve informar o percentual do valor de cada uma das categorias pertencentes ao tipo receita/despesa em relação ao total das receitas/despesas, perfazendo um total de 100%.</w:t>
            </w:r>
          </w:p>
          <w:p w:rsidR="003C650C" w:rsidRPr="0098788F" w:rsidRDefault="003C650C" w:rsidP="0098788F">
            <w:pPr>
              <w:pStyle w:val="PargrafodaLista"/>
              <w:numPr>
                <w:ilvl w:val="1"/>
                <w:numId w:val="30"/>
              </w:numPr>
            </w:pPr>
            <w:r w:rsidRPr="0098788F">
              <w:t>O sistema deve gerar uma legenda para cada uma das categorias de receita ou despesa exibidas no gráfico ao final, alem do mais cada categoria deve estar com uma cor diferente no gráfico.</w:t>
            </w:r>
          </w:p>
          <w:p w:rsidR="003C650C" w:rsidRPr="0098788F" w:rsidRDefault="003C650C" w:rsidP="0098788F">
            <w:pPr>
              <w:pStyle w:val="PargrafodaLista"/>
              <w:numPr>
                <w:ilvl w:val="1"/>
                <w:numId w:val="30"/>
              </w:numPr>
            </w:pPr>
            <w:r w:rsidRPr="0098788F">
              <w:t>Para que a tabela seja gerada, são necessárias a data inicial (dia/mês/ano) * e a data final (dia/mês/ano) * estabelecidas para o usuário, sendo que o sistema deve aceitar como data limite mais antiga a data de cadastro do usuário, e o tipo receita/despesa* de informação sobre o qual o gráfico devera informar.</w:t>
            </w:r>
          </w:p>
        </w:tc>
      </w:tr>
    </w:tbl>
    <w:p w:rsidR="003C650C" w:rsidRPr="00EF50BF" w:rsidRDefault="003C650C" w:rsidP="00C02858"/>
    <w:tbl>
      <w:tblPr>
        <w:tblW w:w="0" w:type="auto"/>
        <w:tblInd w:w="2" w:type="dxa"/>
        <w:tblLook w:val="00A0"/>
      </w:tblPr>
      <w:tblGrid>
        <w:gridCol w:w="9061"/>
      </w:tblGrid>
      <w:tr w:rsidR="003C650C" w:rsidRPr="0098788F">
        <w:tc>
          <w:tcPr>
            <w:tcW w:w="9061" w:type="dxa"/>
          </w:tcPr>
          <w:p w:rsidR="003C650C" w:rsidRPr="0098788F" w:rsidRDefault="003C650C" w:rsidP="0079794F">
            <w:pPr>
              <w:rPr>
                <w:i/>
                <w:iCs/>
              </w:rPr>
            </w:pPr>
            <w:r w:rsidRPr="0098788F">
              <w:rPr>
                <w:i/>
                <w:iCs/>
              </w:rPr>
              <w:t>[RF9</w:t>
            </w:r>
            <w:r w:rsidR="00A066EB" w:rsidRPr="0098788F">
              <w:fldChar w:fldCharType="begin"/>
            </w:r>
            <w:r w:rsidRPr="0098788F">
              <w:instrText xml:space="preserve"> SEQ RF \* MERGEFORMAT </w:instrText>
            </w:r>
            <w:r w:rsidR="00A066EB" w:rsidRPr="0098788F">
              <w:fldChar w:fldCharType="end"/>
            </w:r>
            <w:r w:rsidRPr="0098788F">
              <w:rPr>
                <w:i/>
                <w:iCs/>
              </w:rPr>
              <w:t>] – Gerar gráfico das formas de pagamento</w:t>
            </w:r>
          </w:p>
          <w:p w:rsidR="003C650C" w:rsidRPr="0098788F" w:rsidRDefault="003C650C" w:rsidP="0079794F">
            <w:pPr>
              <w:rPr>
                <w:i/>
                <w:iCs/>
              </w:rPr>
            </w:pPr>
          </w:p>
        </w:tc>
      </w:tr>
      <w:tr w:rsidR="003C650C" w:rsidRPr="0098788F">
        <w:trPr>
          <w:trHeight w:val="276"/>
          <w:hidden/>
        </w:trPr>
        <w:tc>
          <w:tcPr>
            <w:tcW w:w="9061" w:type="dxa"/>
          </w:tcPr>
          <w:p w:rsidR="003C650C" w:rsidRPr="0098788F" w:rsidRDefault="003C650C" w:rsidP="0098788F">
            <w:pPr>
              <w:pStyle w:val="PargrafodaLista"/>
              <w:numPr>
                <w:ilvl w:val="0"/>
                <w:numId w:val="30"/>
              </w:numPr>
              <w:rPr>
                <w:vanish/>
              </w:rPr>
            </w:pPr>
          </w:p>
          <w:p w:rsidR="003C650C" w:rsidRPr="0098788F" w:rsidRDefault="003C650C" w:rsidP="0098788F">
            <w:pPr>
              <w:pStyle w:val="PargrafodaLista"/>
              <w:numPr>
                <w:ilvl w:val="1"/>
                <w:numId w:val="30"/>
              </w:numPr>
            </w:pPr>
            <w:r w:rsidRPr="0098788F">
              <w:t>O sistema deve gerar gráfico do tipo pizza ou de setores das formas de pagamento, como débito, cartão de crédito, dinheiro, assim com outras cadastradas pelo usuário ([RF3]).</w:t>
            </w:r>
          </w:p>
          <w:p w:rsidR="003C650C" w:rsidRPr="0098788F" w:rsidRDefault="003C650C" w:rsidP="0098788F">
            <w:pPr>
              <w:pStyle w:val="PargrafodaLista"/>
              <w:numPr>
                <w:ilvl w:val="1"/>
                <w:numId w:val="30"/>
              </w:numPr>
            </w:pPr>
            <w:r w:rsidRPr="0098788F">
              <w:t>O sistema deve informar o percentual de cada uma de suas divisões sendo que o total deve ser 100%.</w:t>
            </w:r>
          </w:p>
          <w:p w:rsidR="003C650C" w:rsidRPr="0098788F" w:rsidRDefault="003C650C" w:rsidP="0098788F">
            <w:pPr>
              <w:pStyle w:val="PargrafodaLista"/>
              <w:numPr>
                <w:ilvl w:val="1"/>
                <w:numId w:val="30"/>
              </w:numPr>
            </w:pPr>
            <w:r w:rsidRPr="0098788F">
              <w:t xml:space="preserve">O sistema deve gerar uma legenda para cada uma das formas de pagamento apresentadas no gráfico, assim como uma cor distinta para cada uma das categorias. </w:t>
            </w:r>
          </w:p>
          <w:p w:rsidR="003C650C" w:rsidRPr="0098788F" w:rsidRDefault="003C650C" w:rsidP="0098788F">
            <w:pPr>
              <w:pStyle w:val="PargrafodaLista"/>
              <w:numPr>
                <w:ilvl w:val="1"/>
                <w:numId w:val="30"/>
              </w:numPr>
            </w:pPr>
            <w:r w:rsidRPr="0098788F">
              <w:t>Para que o gráfico seja gerado, são necessárias a data inicial (dia/mês/ano) * e a data final (dia/mês/ano) *, sendo que o sistema deve aceitar como data limite mais antiga a data de cadastro do usuário e a mais recente o dia que o usuário solicitar tal informação.</w:t>
            </w:r>
          </w:p>
        </w:tc>
      </w:tr>
    </w:tbl>
    <w:p w:rsidR="003C650C" w:rsidRPr="00EF50BF" w:rsidRDefault="003C650C" w:rsidP="00C02858"/>
    <w:tbl>
      <w:tblPr>
        <w:tblW w:w="0" w:type="auto"/>
        <w:tblInd w:w="2" w:type="dxa"/>
        <w:tblLook w:val="00A0"/>
      </w:tblPr>
      <w:tblGrid>
        <w:gridCol w:w="9061"/>
      </w:tblGrid>
      <w:tr w:rsidR="003C650C" w:rsidRPr="0098788F">
        <w:tc>
          <w:tcPr>
            <w:tcW w:w="9061" w:type="dxa"/>
          </w:tcPr>
          <w:p w:rsidR="003C650C" w:rsidRPr="0098788F" w:rsidRDefault="003C650C" w:rsidP="0066109D">
            <w:pPr>
              <w:rPr>
                <w:i/>
                <w:iCs/>
              </w:rPr>
            </w:pPr>
            <w:commentRangeStart w:id="100"/>
            <w:r w:rsidRPr="0098788F">
              <w:rPr>
                <w:i/>
                <w:iCs/>
              </w:rPr>
              <w:t>[RF10</w:t>
            </w:r>
            <w:r w:rsidR="00A066EB" w:rsidRPr="0098788F">
              <w:fldChar w:fldCharType="begin"/>
            </w:r>
            <w:r w:rsidRPr="0098788F">
              <w:instrText xml:space="preserve"> SEQ RF \* MERGEFORMAT </w:instrText>
            </w:r>
            <w:r w:rsidR="00A066EB" w:rsidRPr="0098788F">
              <w:fldChar w:fldCharType="end"/>
            </w:r>
            <w:r w:rsidRPr="0098788F">
              <w:rPr>
                <w:i/>
                <w:iCs/>
              </w:rPr>
              <w:t>] – Realizar notificações diversas</w:t>
            </w:r>
            <w:commentRangeEnd w:id="100"/>
            <w:r w:rsidR="002703F2">
              <w:rPr>
                <w:rStyle w:val="Refdecomentrio"/>
              </w:rPr>
              <w:commentReference w:id="100"/>
            </w:r>
          </w:p>
          <w:p w:rsidR="003C650C" w:rsidRPr="0098788F" w:rsidRDefault="003C650C" w:rsidP="0066109D">
            <w:pPr>
              <w:rPr>
                <w:i/>
                <w:iCs/>
              </w:rPr>
            </w:pPr>
          </w:p>
        </w:tc>
      </w:tr>
      <w:tr w:rsidR="003C650C" w:rsidRPr="0098788F">
        <w:trPr>
          <w:trHeight w:val="276"/>
          <w:hidden/>
        </w:trPr>
        <w:tc>
          <w:tcPr>
            <w:tcW w:w="9061" w:type="dxa"/>
          </w:tcPr>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28"/>
              </w:numPr>
              <w:rPr>
                <w:vanish/>
              </w:rPr>
            </w:pPr>
          </w:p>
          <w:p w:rsidR="003C650C" w:rsidRPr="0098788F" w:rsidRDefault="003C650C" w:rsidP="0098788F">
            <w:pPr>
              <w:pStyle w:val="PargrafodaLista"/>
              <w:numPr>
                <w:ilvl w:val="0"/>
                <w:numId w:val="30"/>
              </w:numPr>
              <w:rPr>
                <w:vanish/>
              </w:rPr>
            </w:pPr>
          </w:p>
          <w:p w:rsidR="003C650C" w:rsidRPr="0098788F" w:rsidRDefault="003C650C" w:rsidP="0098788F">
            <w:pPr>
              <w:pStyle w:val="PargrafodaLista"/>
              <w:numPr>
                <w:ilvl w:val="1"/>
                <w:numId w:val="30"/>
              </w:numPr>
              <w:ind w:left="1219" w:hanging="510"/>
            </w:pPr>
            <w:r w:rsidRPr="0098788F">
              <w:t xml:space="preserve">O software deve notificar o usuário diariamente, solicitando o </w:t>
            </w:r>
            <w:r w:rsidRPr="0098788F">
              <w:lastRenderedPageBreak/>
              <w:t xml:space="preserve">lançamento das possíveis informações relacionadas ao dia. </w:t>
            </w:r>
          </w:p>
          <w:p w:rsidR="003C650C" w:rsidRPr="0098788F" w:rsidRDefault="003C650C" w:rsidP="0098788F">
            <w:pPr>
              <w:pStyle w:val="PargrafodaLista"/>
              <w:numPr>
                <w:ilvl w:val="1"/>
                <w:numId w:val="30"/>
              </w:numPr>
              <w:ind w:left="1219" w:hanging="510"/>
            </w:pPr>
            <w:r w:rsidRPr="0098788F">
              <w:t xml:space="preserve">O sistema deve possibilitar ao usuário optar pelo recebimento ou não* de notificações do </w:t>
            </w:r>
            <w:proofErr w:type="spellStart"/>
            <w:r w:rsidRPr="0098788F">
              <w:rPr>
                <w:i/>
                <w:iCs/>
              </w:rPr>
              <w:t>app</w:t>
            </w:r>
            <w:proofErr w:type="spellEnd"/>
            <w:r w:rsidRPr="0098788F">
              <w:t xml:space="preserve">. Caso escolha a primeira, o usuário deve informar o horário* para o recebimento dessas notificações. </w:t>
            </w:r>
          </w:p>
          <w:p w:rsidR="003C650C" w:rsidRPr="0098788F" w:rsidRDefault="003C650C" w:rsidP="0098788F">
            <w:pPr>
              <w:pStyle w:val="PargrafodaLista"/>
              <w:numPr>
                <w:ilvl w:val="1"/>
                <w:numId w:val="30"/>
              </w:numPr>
              <w:ind w:left="1219" w:hanging="510"/>
            </w:pPr>
            <w:r w:rsidRPr="0098788F">
              <w:t xml:space="preserve">O sistema deve possibilitar ao usuário optar pelo recebimento ou não* de notificações do </w:t>
            </w:r>
            <w:proofErr w:type="spellStart"/>
            <w:r w:rsidRPr="0098788F">
              <w:rPr>
                <w:i/>
                <w:iCs/>
              </w:rPr>
              <w:t>app</w:t>
            </w:r>
            <w:proofErr w:type="spellEnd"/>
            <w:r w:rsidRPr="0098788F">
              <w:t xml:space="preserve"> para valores a receber ou a pagar ([RF2]). Caso escolha a primeira, o usuário deve informar o período de antecedência* (um dia, dois dias ou uma semana) para o recebimento dessas notificações, assim como a hora mais apropriada.</w:t>
            </w:r>
          </w:p>
        </w:tc>
      </w:tr>
    </w:tbl>
    <w:p w:rsidR="003C650C" w:rsidRPr="00D40B0A" w:rsidRDefault="003C650C" w:rsidP="00C02858">
      <w:pPr>
        <w:rPr>
          <w:i/>
          <w:iCs/>
        </w:rPr>
      </w:pPr>
    </w:p>
    <w:p w:rsidR="003C650C" w:rsidRPr="00EF50BF" w:rsidRDefault="003C650C" w:rsidP="00C02858"/>
    <w:p w:rsidR="003C650C" w:rsidRPr="00EF50BF" w:rsidRDefault="003C650C" w:rsidP="00832519">
      <w:pPr>
        <w:pStyle w:val="Ttulo2"/>
      </w:pPr>
      <w:bookmarkStart w:id="101" w:name="_Toc467743485"/>
      <w:r w:rsidRPr="00EF50BF">
        <w:t xml:space="preserve">Requisitos </w:t>
      </w:r>
      <w:bookmarkEnd w:id="101"/>
      <w:r w:rsidRPr="00EF50BF">
        <w:t>Não funcionais</w:t>
      </w:r>
    </w:p>
    <w:p w:rsidR="003C650C" w:rsidRPr="00EF50BF" w:rsidRDefault="003C650C" w:rsidP="00832519"/>
    <w:p w:rsidR="003C650C" w:rsidRPr="00EF50BF" w:rsidRDefault="003C650C" w:rsidP="00B161FC">
      <w:pPr>
        <w:ind w:firstLine="708"/>
      </w:pPr>
      <w:r w:rsidRPr="00EF50BF">
        <w:t xml:space="preserve">“O tipo principal de requisitos não funcionais é formado pelos Requisitos de qualidade, correspondentes a aspectos de qualidade descritos pela norma ISO-9126”. </w:t>
      </w:r>
      <w:r w:rsidRPr="00EF50BF">
        <w:rPr>
          <w:noProof/>
        </w:rPr>
        <w:t>(PAULA FILHO, 2003, p. 190)</w:t>
      </w:r>
      <w:proofErr w:type="gramStart"/>
      <w:r w:rsidRPr="00EF50BF">
        <w:t xml:space="preserve">  </w:t>
      </w:r>
      <w:proofErr w:type="gramEnd"/>
      <w:r w:rsidRPr="00EF50BF">
        <w:t xml:space="preserve">Tal norma categoriza os atributos nas seguintes características: funcionalidade, confiabilidade, usabilidade, eficiência, </w:t>
      </w:r>
      <w:proofErr w:type="spellStart"/>
      <w:r w:rsidRPr="00EF50BF">
        <w:t>manutenibilidade</w:t>
      </w:r>
      <w:proofErr w:type="spellEnd"/>
      <w:r w:rsidRPr="00EF50BF">
        <w:t xml:space="preserve"> e portabilidade. </w:t>
      </w:r>
      <w:r w:rsidRPr="00EF50BF">
        <w:rPr>
          <w:noProof/>
        </w:rPr>
        <w:t>(NBR ISO/IEC 9126-1, 2003)</w:t>
      </w:r>
    </w:p>
    <w:p w:rsidR="003C650C" w:rsidRPr="00EF50BF" w:rsidRDefault="003C650C" w:rsidP="00832519">
      <w:pPr>
        <w:ind w:firstLine="708"/>
      </w:pPr>
    </w:p>
    <w:p w:rsidR="003C650C" w:rsidRPr="00EF50BF" w:rsidRDefault="003C650C" w:rsidP="00832519">
      <w:pPr>
        <w:ind w:firstLine="708"/>
      </w:pPr>
      <w:r w:rsidRPr="00EF50BF">
        <w:t xml:space="preserve">Para auxiliar a identificação dos requisitos não funcionais do sistema, a referência é feita da seguinte forma: </w:t>
      </w:r>
    </w:p>
    <w:p w:rsidR="003C650C" w:rsidRPr="00EF50BF" w:rsidRDefault="00A066EB" w:rsidP="00832519">
      <w:pPr>
        <w:jc w:val="center"/>
      </w:pPr>
      <w:r w:rsidRPr="0098788F">
        <w:fldChar w:fldCharType="begin"/>
      </w:r>
      <w:r w:rsidR="003C650C" w:rsidRPr="0098788F">
        <w:instrText xml:space="preserve"> QUOTE </w:instrText>
      </w:r>
      <w:r w:rsidR="002547B6">
        <w:pict>
          <v:shape id="_x0000_i1027" type="#_x0000_t75" style="width:379.7pt;height:14.25pt">
            <v:imagedata r:id="rId10" o:title="" chromakey="white"/>
          </v:shape>
        </w:pict>
      </w:r>
      <w:r w:rsidR="003C650C" w:rsidRPr="0098788F">
        <w:instrText xml:space="preserve"> </w:instrText>
      </w:r>
      <w:r w:rsidRPr="0098788F">
        <w:fldChar w:fldCharType="separate"/>
      </w:r>
      <w:r w:rsidR="002547B6">
        <w:pict>
          <v:shape id="_x0000_i1028" type="#_x0000_t75" style="width:379.7pt;height:14.25pt">
            <v:imagedata r:id="rId10" o:title="" chromakey="white"/>
          </v:shape>
        </w:pict>
      </w:r>
      <w:r w:rsidRPr="0098788F">
        <w:fldChar w:fldCharType="end"/>
      </w:r>
      <w:r w:rsidR="003C650C" w:rsidRPr="00EF50BF">
        <w:rPr>
          <w:i/>
          <w:iCs/>
        </w:rPr>
        <w:t>.</w:t>
      </w:r>
    </w:p>
    <w:p w:rsidR="003C650C" w:rsidRPr="00EF50BF" w:rsidRDefault="003C650C" w:rsidP="00832519"/>
    <w:p w:rsidR="003C650C" w:rsidRPr="00EF50BF" w:rsidRDefault="003C650C" w:rsidP="00832519">
      <w:pPr>
        <w:pStyle w:val="PargrafodaLista"/>
        <w:numPr>
          <w:ilvl w:val="0"/>
          <w:numId w:val="20"/>
        </w:numPr>
      </w:pPr>
      <w:r w:rsidRPr="00EF50BF">
        <w:t>Funcionalidade:</w:t>
      </w:r>
    </w:p>
    <w:p w:rsidR="003C650C" w:rsidRPr="00EF50BF" w:rsidRDefault="003C650C" w:rsidP="00832519"/>
    <w:p w:rsidR="003C650C" w:rsidRPr="00EF50BF" w:rsidRDefault="003C650C" w:rsidP="00832519">
      <w:pPr>
        <w:ind w:firstLine="360"/>
      </w:pPr>
      <w:r w:rsidRPr="00EF50BF">
        <w:tab/>
        <w:t xml:space="preserve">A funcionalidade está relacionada à capacidade do </w:t>
      </w:r>
      <w:r w:rsidRPr="00EF50BF">
        <w:rPr>
          <w:i/>
          <w:iCs/>
        </w:rPr>
        <w:t xml:space="preserve">software </w:t>
      </w:r>
      <w:r w:rsidRPr="00EF50BF">
        <w:t xml:space="preserve">de realizar funções que atendam a determinadas necessidades quando em uso </w:t>
      </w:r>
      <w:proofErr w:type="gramStart"/>
      <w:r w:rsidRPr="00EF50BF">
        <w:t>sob determinadas</w:t>
      </w:r>
      <w:proofErr w:type="gramEnd"/>
      <w:r w:rsidRPr="00EF50BF">
        <w:t xml:space="preserve"> condições.  </w:t>
      </w:r>
      <w:r w:rsidRPr="00EF50BF">
        <w:rPr>
          <w:noProof/>
        </w:rPr>
        <w:t>(NBR ISO/IEC 9126-1, 2003)</w:t>
      </w:r>
    </w:p>
    <w:p w:rsidR="003C650C" w:rsidRPr="00EF50BF" w:rsidRDefault="003C650C" w:rsidP="00832519"/>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832519">
            <w:r w:rsidRPr="0098788F">
              <w:t>[RNF</w:t>
            </w:r>
            <w:fldSimple w:instr=" SEQ RNF \* MERGEFORMAT ">
              <w:r w:rsidRPr="0098788F">
                <w:rPr>
                  <w:noProof/>
                </w:rPr>
                <w:t>1</w:t>
              </w:r>
            </w:fldSimple>
            <w:r w:rsidRPr="0098788F">
              <w:t xml:space="preserve">] - </w:t>
            </w:r>
          </w:p>
        </w:tc>
        <w:tc>
          <w:tcPr>
            <w:tcW w:w="4377" w:type="pct"/>
          </w:tcPr>
          <w:p w:rsidR="003C650C" w:rsidRPr="0098788F" w:rsidRDefault="003C650C" w:rsidP="00832519">
            <w:r w:rsidRPr="0098788F">
              <w:t>O sistema deve evitar o acesso não autorizado, acidental ou deliberado aos dados do usuário e ao sistema.</w:t>
            </w:r>
          </w:p>
        </w:tc>
      </w:tr>
    </w:tbl>
    <w:p w:rsidR="003C650C" w:rsidRPr="00EF50BF" w:rsidRDefault="003C650C" w:rsidP="00832519"/>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832519">
            <w:r w:rsidRPr="0098788F">
              <w:t>[RNF</w:t>
            </w:r>
            <w:fldSimple w:instr=" SEQ RNF \* MERGEFORMAT ">
              <w:r w:rsidRPr="0098788F">
                <w:rPr>
                  <w:noProof/>
                </w:rPr>
                <w:t>2</w:t>
              </w:r>
            </w:fldSimple>
            <w:r w:rsidRPr="0098788F">
              <w:t xml:space="preserve">] - </w:t>
            </w:r>
          </w:p>
        </w:tc>
        <w:tc>
          <w:tcPr>
            <w:tcW w:w="4377" w:type="pct"/>
          </w:tcPr>
          <w:p w:rsidR="003C650C" w:rsidRPr="0098788F" w:rsidRDefault="003C650C" w:rsidP="00F509FE">
            <w:r w:rsidRPr="0098788F">
              <w:t xml:space="preserve">O sistema deve fornecer com um grau de precisão de no mínimo 99% de </w:t>
            </w:r>
            <w:r w:rsidRPr="0098788F">
              <w:lastRenderedPageBreak/>
              <w:t>acerto em relação: Cálculos de receitas/despesas parciais e totais, recuperação de senha, arquivamento correto de informações.</w:t>
            </w:r>
          </w:p>
        </w:tc>
      </w:tr>
    </w:tbl>
    <w:p w:rsidR="003C650C" w:rsidRPr="00EF50BF" w:rsidRDefault="003C650C" w:rsidP="00832519"/>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F92ACC">
            <w:r w:rsidRPr="0098788F">
              <w:t xml:space="preserve">[RNF3] - </w:t>
            </w:r>
          </w:p>
        </w:tc>
        <w:tc>
          <w:tcPr>
            <w:tcW w:w="4377" w:type="pct"/>
          </w:tcPr>
          <w:p w:rsidR="003C650C" w:rsidRPr="0098788F" w:rsidRDefault="003C650C" w:rsidP="00F92ACC">
            <w:r w:rsidRPr="0098788F">
              <w:t>Caso seja incluída uma categoria dentro do tipo receita/despesa ([RF</w:t>
            </w:r>
            <w:fldSimple w:instr=" SEQ RF \* MERGEFORMAT ">
              <w:r w:rsidRPr="0098788F">
                <w:rPr>
                  <w:noProof/>
                </w:rPr>
                <w:t>2</w:t>
              </w:r>
            </w:fldSimple>
            <w:r w:rsidRPr="0098788F">
              <w:t>]) ou forma de pagamento ([RF3</w:t>
            </w:r>
            <w:r w:rsidR="00A066EB" w:rsidRPr="0098788F">
              <w:fldChar w:fldCharType="begin"/>
            </w:r>
            <w:r w:rsidRPr="0098788F">
              <w:instrText xml:space="preserve"> SEQ RF \* MERGEFORMAT </w:instrText>
            </w:r>
            <w:r w:rsidR="00A066EB" w:rsidRPr="0098788F">
              <w:fldChar w:fldCharType="end"/>
            </w:r>
            <w:r w:rsidRPr="0098788F">
              <w:t>])</w:t>
            </w:r>
            <w:r w:rsidRPr="0098788F">
              <w:rPr>
                <w:i/>
                <w:iCs/>
              </w:rPr>
              <w:t xml:space="preserve"> </w:t>
            </w:r>
            <w:r w:rsidRPr="0098788F">
              <w:t>com o mesmo nome, o sistema deve exibir uma mensagem alertando o usuário de sua existência e dar a opção de renomear, caso não seja renomeado o sistema automaticamente deve acrescentar um numero conforme ordem de criação.</w:t>
            </w:r>
          </w:p>
          <w:p w:rsidR="003C650C" w:rsidRPr="0098788F" w:rsidRDefault="003C650C" w:rsidP="00F92ACC"/>
        </w:tc>
      </w:tr>
      <w:tr w:rsidR="003C650C" w:rsidRPr="0098788F">
        <w:trPr>
          <w:trHeight w:val="375"/>
        </w:trPr>
        <w:tc>
          <w:tcPr>
            <w:tcW w:w="623" w:type="pct"/>
          </w:tcPr>
          <w:p w:rsidR="003C650C" w:rsidRPr="0098788F" w:rsidRDefault="003C650C" w:rsidP="00F92ACC"/>
        </w:tc>
        <w:tc>
          <w:tcPr>
            <w:tcW w:w="4377" w:type="pct"/>
          </w:tcPr>
          <w:p w:rsidR="003C650C" w:rsidRPr="0098788F" w:rsidRDefault="003C650C" w:rsidP="00F92ACC"/>
        </w:tc>
      </w:tr>
    </w:tbl>
    <w:p w:rsidR="003C650C" w:rsidRPr="00F9427C" w:rsidRDefault="003C650C" w:rsidP="00F9427C">
      <w:pPr>
        <w:tabs>
          <w:tab w:val="left" w:pos="1305"/>
        </w:tabs>
      </w:pPr>
      <w:r>
        <w:t xml:space="preserve"> </w:t>
      </w:r>
    </w:p>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F9427C">
            <w:r w:rsidRPr="0098788F">
              <w:t xml:space="preserve">[RNF4] - </w:t>
            </w:r>
          </w:p>
        </w:tc>
        <w:tc>
          <w:tcPr>
            <w:tcW w:w="4377" w:type="pct"/>
          </w:tcPr>
          <w:p w:rsidR="003C650C" w:rsidRPr="0098788F" w:rsidRDefault="003C650C" w:rsidP="00410B81">
            <w:r w:rsidRPr="0098788F">
              <w:t xml:space="preserve">Caso usuário deseje excluir todas as informações deve ter este direito, sendo necessário: Nome de usuário*, senha*, confirmação da senha* e confirmar retorno às configurações iniciais do </w:t>
            </w:r>
            <w:proofErr w:type="spellStart"/>
            <w:r w:rsidRPr="0098788F">
              <w:t>app</w:t>
            </w:r>
            <w:proofErr w:type="spellEnd"/>
            <w:r w:rsidRPr="0098788F">
              <w:t>.</w:t>
            </w:r>
          </w:p>
        </w:tc>
      </w:tr>
    </w:tbl>
    <w:p w:rsidR="003C650C" w:rsidRPr="00F9427C" w:rsidRDefault="003C650C" w:rsidP="00F9427C">
      <w:pPr>
        <w:tabs>
          <w:tab w:val="left" w:pos="1305"/>
        </w:tabs>
      </w:pPr>
    </w:p>
    <w:p w:rsidR="003C650C" w:rsidRPr="00EF50BF" w:rsidRDefault="003C650C" w:rsidP="00832519">
      <w:pPr>
        <w:pStyle w:val="PargrafodaLista"/>
        <w:numPr>
          <w:ilvl w:val="0"/>
          <w:numId w:val="20"/>
        </w:numPr>
      </w:pPr>
      <w:r w:rsidRPr="00EF50BF">
        <w:t>Confiabilidade</w:t>
      </w:r>
    </w:p>
    <w:p w:rsidR="003C650C" w:rsidRPr="00EF50BF" w:rsidRDefault="003C650C" w:rsidP="00832519">
      <w:r w:rsidRPr="00EF50BF">
        <w:tab/>
      </w:r>
    </w:p>
    <w:p w:rsidR="003C650C" w:rsidRPr="00EF50BF" w:rsidRDefault="003C650C" w:rsidP="00832519">
      <w:r w:rsidRPr="00EF50BF">
        <w:tab/>
        <w:t xml:space="preserve">A confiabilidade é a capacidade sistema de manter um determinado nível de desempenho, quando utilizado em condições específicas. </w:t>
      </w:r>
      <w:r w:rsidRPr="00EF50BF">
        <w:rPr>
          <w:noProof/>
        </w:rPr>
        <w:t>(NBR ISO/IEC 9126-1, 2003)</w:t>
      </w:r>
    </w:p>
    <w:p w:rsidR="003C650C" w:rsidRPr="00EF50BF" w:rsidRDefault="003C650C" w:rsidP="00832519">
      <w:r w:rsidRPr="00EF50BF">
        <w:tab/>
      </w:r>
      <w:r w:rsidRPr="00EF50BF">
        <w:tab/>
      </w:r>
    </w:p>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832519">
            <w:r w:rsidRPr="0098788F">
              <w:t>[RNF</w:t>
            </w:r>
            <w:fldSimple w:instr=" SEQ RNF \* MERGEFORMAT ">
              <w:r w:rsidRPr="0098788F">
                <w:rPr>
                  <w:noProof/>
                </w:rPr>
                <w:t>5</w:t>
              </w:r>
            </w:fldSimple>
            <w:r w:rsidRPr="0098788F">
              <w:t xml:space="preserve">] - </w:t>
            </w:r>
          </w:p>
        </w:tc>
        <w:tc>
          <w:tcPr>
            <w:tcW w:w="4377" w:type="pct"/>
          </w:tcPr>
          <w:p w:rsidR="003C650C" w:rsidRPr="0098788F" w:rsidRDefault="003C650C" w:rsidP="00F92ACC">
            <w:r w:rsidRPr="0098788F">
              <w:t xml:space="preserve">O sistema deve fornecer facilidades para a realização de </w:t>
            </w:r>
            <w:r w:rsidRPr="0098788F">
              <w:rPr>
                <w:i/>
                <w:iCs/>
              </w:rPr>
              <w:t>backup</w:t>
            </w:r>
            <w:r w:rsidRPr="0098788F">
              <w:t xml:space="preserve"> dos arquivos do sistema. Isso pode ser feito tanto manualmente pelo usuário, como semanalmente de modo automático.</w:t>
            </w:r>
          </w:p>
        </w:tc>
      </w:tr>
    </w:tbl>
    <w:p w:rsidR="003C650C" w:rsidRPr="00EF50BF" w:rsidRDefault="003C650C" w:rsidP="006A5896">
      <w:pPr>
        <w:pStyle w:val="PargrafodaLista"/>
        <w:ind w:left="360"/>
      </w:pPr>
    </w:p>
    <w:p w:rsidR="003C650C" w:rsidRPr="00EF50BF" w:rsidRDefault="003C650C" w:rsidP="00832519">
      <w:pPr>
        <w:pStyle w:val="PargrafodaLista"/>
        <w:numPr>
          <w:ilvl w:val="0"/>
          <w:numId w:val="20"/>
        </w:numPr>
      </w:pPr>
      <w:r w:rsidRPr="00EF50BF">
        <w:t>Usabilidade</w:t>
      </w:r>
    </w:p>
    <w:p w:rsidR="003C650C" w:rsidRPr="00EF50BF" w:rsidRDefault="003C650C" w:rsidP="00832519">
      <w:r w:rsidRPr="00EF50BF">
        <w:tab/>
      </w:r>
    </w:p>
    <w:p w:rsidR="003C650C" w:rsidRPr="00EF50BF" w:rsidRDefault="003C650C" w:rsidP="00832519">
      <w:r w:rsidRPr="00EF50BF">
        <w:tab/>
        <w:t xml:space="preserve">A usabilidade pode ser definida como “Capacidade do produto de software de ser compreendido, aprendido, operado e atraente ao usuário, quando usado </w:t>
      </w:r>
      <w:proofErr w:type="gramStart"/>
      <w:r w:rsidRPr="00EF50BF">
        <w:t>sob condições</w:t>
      </w:r>
      <w:proofErr w:type="gramEnd"/>
      <w:r w:rsidRPr="00EF50BF">
        <w:t xml:space="preserve"> especificadas.” </w:t>
      </w:r>
      <w:r w:rsidRPr="00EF50BF">
        <w:rPr>
          <w:noProof/>
        </w:rPr>
        <w:t>(NBR ISO/IEC 9126-1, 2003, p. 9)</w:t>
      </w:r>
    </w:p>
    <w:p w:rsidR="003C650C" w:rsidRPr="00EF50BF" w:rsidRDefault="003C650C" w:rsidP="00832519"/>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C5322F">
            <w:r w:rsidRPr="0098788F">
              <w:t>[RNF</w:t>
            </w:r>
            <w:fldSimple w:instr=" SEQ RNF \* MERGEFORMAT ">
              <w:r w:rsidRPr="0098788F">
                <w:rPr>
                  <w:noProof/>
                </w:rPr>
                <w:t>6</w:t>
              </w:r>
            </w:fldSimple>
            <w:r w:rsidRPr="0098788F">
              <w:t xml:space="preserve">] - </w:t>
            </w:r>
          </w:p>
        </w:tc>
        <w:tc>
          <w:tcPr>
            <w:tcW w:w="4377" w:type="pct"/>
          </w:tcPr>
          <w:p w:rsidR="003C650C" w:rsidRPr="0098788F" w:rsidRDefault="003C650C" w:rsidP="00C5322F">
            <w:r w:rsidRPr="0098788F">
              <w:t xml:space="preserve">O sistema deve disponibilizar ao usuário a aprendizagem de suas </w:t>
            </w:r>
            <w:r w:rsidRPr="0098788F">
              <w:lastRenderedPageBreak/>
              <w:t>funcionalidades através de um tutorial na primeira inserção de categoria do tipo receita/despesa, cálculos gerais e outros recursos.</w:t>
            </w:r>
          </w:p>
        </w:tc>
      </w:tr>
    </w:tbl>
    <w:p w:rsidR="003C650C" w:rsidRPr="00EF50BF" w:rsidRDefault="003C650C" w:rsidP="00832519"/>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08629B">
            <w:r w:rsidRPr="0098788F">
              <w:t>[RNF</w:t>
            </w:r>
            <w:fldSimple w:instr=" SEQ RNF \* MERGEFORMAT ">
              <w:r w:rsidRPr="0098788F">
                <w:rPr>
                  <w:noProof/>
                </w:rPr>
                <w:t>7</w:t>
              </w:r>
            </w:fldSimple>
            <w:r w:rsidRPr="0098788F">
              <w:t xml:space="preserve">] - </w:t>
            </w:r>
          </w:p>
        </w:tc>
        <w:tc>
          <w:tcPr>
            <w:tcW w:w="4377" w:type="pct"/>
          </w:tcPr>
          <w:p w:rsidR="003C650C" w:rsidRPr="0098788F" w:rsidRDefault="003C650C" w:rsidP="0008629B">
            <w:r w:rsidRPr="0098788F">
              <w:t>O sistema deve disponibilizar um campo de ajuda, que contém informações a respeito do uso das funcionalidades do sistema.</w:t>
            </w:r>
          </w:p>
        </w:tc>
      </w:tr>
    </w:tbl>
    <w:p w:rsidR="003C650C" w:rsidRPr="00EF50BF" w:rsidRDefault="003C650C" w:rsidP="00832519"/>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0C3269">
            <w:r w:rsidRPr="0098788F">
              <w:t>[RNF</w:t>
            </w:r>
            <w:fldSimple w:instr=" SEQ RNF \* MERGEFORMAT ">
              <w:r w:rsidRPr="0098788F">
                <w:rPr>
                  <w:noProof/>
                </w:rPr>
                <w:t>8</w:t>
              </w:r>
            </w:fldSimple>
            <w:r w:rsidRPr="0098788F">
              <w:t xml:space="preserve">] - </w:t>
            </w:r>
          </w:p>
        </w:tc>
        <w:tc>
          <w:tcPr>
            <w:tcW w:w="4377" w:type="pct"/>
          </w:tcPr>
          <w:p w:rsidR="003C650C" w:rsidRPr="0098788F" w:rsidRDefault="003C650C" w:rsidP="000C3269">
            <w:r w:rsidRPr="0098788F">
              <w:t>O sistema deve possibilitar a customização pelo próprio usuário das funções às quais tem acesso autorizado: Cor dos caracteres a serem digitados, plano de fundo do ap.</w:t>
            </w:r>
          </w:p>
        </w:tc>
      </w:tr>
    </w:tbl>
    <w:p w:rsidR="003C650C" w:rsidRPr="00EF50BF" w:rsidRDefault="003C650C" w:rsidP="00832519"/>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641563">
            <w:r w:rsidRPr="0098788F">
              <w:t>[RNF</w:t>
            </w:r>
            <w:fldSimple w:instr=" SEQ RNF \* MERGEFORMAT ">
              <w:r w:rsidRPr="0098788F">
                <w:rPr>
                  <w:noProof/>
                </w:rPr>
                <w:t>9</w:t>
              </w:r>
            </w:fldSimple>
            <w:r w:rsidRPr="0098788F">
              <w:t xml:space="preserve">] - </w:t>
            </w:r>
          </w:p>
        </w:tc>
        <w:tc>
          <w:tcPr>
            <w:tcW w:w="4377" w:type="pct"/>
          </w:tcPr>
          <w:p w:rsidR="003C650C" w:rsidRPr="0098788F" w:rsidRDefault="003C650C" w:rsidP="00F92ACC">
            <w:r w:rsidRPr="0098788F">
              <w:t>O sistema deve após o cadastro exibir sempre que aberto uma mensagem predefinida de boas vindas, conforme horário.</w:t>
            </w:r>
          </w:p>
        </w:tc>
      </w:tr>
    </w:tbl>
    <w:p w:rsidR="003C650C" w:rsidRPr="00EF50BF" w:rsidRDefault="003C650C" w:rsidP="00832519"/>
    <w:tbl>
      <w:tblPr>
        <w:tblW w:w="5000" w:type="pct"/>
        <w:tblInd w:w="2" w:type="dxa"/>
        <w:tblLook w:val="00A0"/>
      </w:tblPr>
      <w:tblGrid>
        <w:gridCol w:w="1190"/>
        <w:gridCol w:w="8097"/>
      </w:tblGrid>
      <w:tr w:rsidR="003C650C" w:rsidRPr="0098788F">
        <w:trPr>
          <w:trHeight w:val="375"/>
        </w:trPr>
        <w:tc>
          <w:tcPr>
            <w:tcW w:w="623" w:type="pct"/>
          </w:tcPr>
          <w:p w:rsidR="003C650C" w:rsidRPr="0098788F" w:rsidRDefault="003C650C" w:rsidP="00832519">
            <w:r w:rsidRPr="0098788F">
              <w:t>[RNF</w:t>
            </w:r>
            <w:fldSimple w:instr=" SEQ RNF \* MERGEFORMAT ">
              <w:r w:rsidRPr="0098788F">
                <w:rPr>
                  <w:noProof/>
                </w:rPr>
                <w:t>10</w:t>
              </w:r>
            </w:fldSimple>
            <w:r w:rsidRPr="0098788F">
              <w:t xml:space="preserve">]- </w:t>
            </w:r>
          </w:p>
        </w:tc>
        <w:tc>
          <w:tcPr>
            <w:tcW w:w="4377" w:type="pct"/>
          </w:tcPr>
          <w:p w:rsidR="003C650C" w:rsidRPr="0098788F" w:rsidRDefault="003C650C" w:rsidP="00832519">
            <w:r w:rsidRPr="0098788F">
              <w:t xml:space="preserve">O produto de </w:t>
            </w:r>
            <w:r w:rsidRPr="0098788F">
              <w:rPr>
                <w:i/>
                <w:iCs/>
              </w:rPr>
              <w:t>software</w:t>
            </w:r>
            <w:r w:rsidRPr="0098788F">
              <w:t xml:space="preserve"> deve ser atraente ao usuário, por exemplo, com o uso de cores e o projeto gráfico.</w:t>
            </w:r>
          </w:p>
        </w:tc>
      </w:tr>
    </w:tbl>
    <w:p w:rsidR="003C650C" w:rsidRPr="00EF50BF" w:rsidRDefault="003C650C" w:rsidP="00F05589"/>
    <w:p w:rsidR="003C650C" w:rsidRPr="00EF50BF" w:rsidRDefault="003C650C" w:rsidP="00832519">
      <w:pPr>
        <w:pStyle w:val="PargrafodaLista"/>
        <w:numPr>
          <w:ilvl w:val="0"/>
          <w:numId w:val="20"/>
        </w:numPr>
      </w:pPr>
      <w:proofErr w:type="spellStart"/>
      <w:r>
        <w:t>Manutenibilidade</w:t>
      </w:r>
      <w:proofErr w:type="spellEnd"/>
    </w:p>
    <w:p w:rsidR="003C650C" w:rsidRPr="00EF50BF" w:rsidRDefault="003C650C" w:rsidP="00832519"/>
    <w:p w:rsidR="003C650C" w:rsidRPr="00EF50BF" w:rsidRDefault="003C650C" w:rsidP="00B66935">
      <w:r w:rsidRPr="00EF50BF">
        <w:tab/>
        <w:t xml:space="preserve">A </w:t>
      </w:r>
      <w:proofErr w:type="spellStart"/>
      <w:r w:rsidRPr="00EF50BF">
        <w:t>manutenibilidade</w:t>
      </w:r>
      <w:proofErr w:type="spellEnd"/>
      <w:r w:rsidRPr="00EF50BF">
        <w:t xml:space="preserve"> diz respeito à possibilidade de realizar modificações no produto de </w:t>
      </w:r>
      <w:r w:rsidRPr="00EF50BF">
        <w:rPr>
          <w:i/>
          <w:iCs/>
        </w:rPr>
        <w:t>software</w:t>
      </w:r>
      <w:r w:rsidRPr="00EF50BF">
        <w:t xml:space="preserve">, como correções, melhorias ou adaptações do </w:t>
      </w:r>
      <w:r w:rsidRPr="00EF50BF">
        <w:rPr>
          <w:i/>
          <w:iCs/>
        </w:rPr>
        <w:t>software</w:t>
      </w:r>
      <w:r w:rsidRPr="00EF50BF">
        <w:t xml:space="preserve">. </w:t>
      </w:r>
      <w:r w:rsidRPr="00EF50BF">
        <w:rPr>
          <w:noProof/>
        </w:rPr>
        <w:t>(NBR ISO/IEC 9126-1, 2003)</w:t>
      </w:r>
    </w:p>
    <w:p w:rsidR="003C650C" w:rsidRPr="00EF50BF" w:rsidRDefault="003C650C" w:rsidP="00B66935"/>
    <w:tbl>
      <w:tblPr>
        <w:tblW w:w="5000" w:type="pct"/>
        <w:tblInd w:w="2" w:type="dxa"/>
        <w:tblLook w:val="00A0"/>
      </w:tblPr>
      <w:tblGrid>
        <w:gridCol w:w="1190"/>
        <w:gridCol w:w="8097"/>
      </w:tblGrid>
      <w:tr w:rsidR="003C650C" w:rsidRPr="0098788F">
        <w:trPr>
          <w:trHeight w:val="375"/>
        </w:trPr>
        <w:tc>
          <w:tcPr>
            <w:tcW w:w="623" w:type="pct"/>
          </w:tcPr>
          <w:p w:rsidR="003C650C" w:rsidRPr="0098788F" w:rsidRDefault="003C650C" w:rsidP="00832519">
            <w:r w:rsidRPr="0098788F">
              <w:t>[RNF</w:t>
            </w:r>
            <w:fldSimple w:instr=" SEQ RNF \* MERGEFORMAT ">
              <w:r w:rsidRPr="0098788F">
                <w:rPr>
                  <w:noProof/>
                </w:rPr>
                <w:t>11</w:t>
              </w:r>
            </w:fldSimple>
            <w:r w:rsidRPr="0098788F">
              <w:t>]-</w:t>
            </w:r>
          </w:p>
        </w:tc>
        <w:tc>
          <w:tcPr>
            <w:tcW w:w="4377" w:type="pct"/>
          </w:tcPr>
          <w:p w:rsidR="003C650C" w:rsidRPr="0098788F" w:rsidRDefault="003C650C" w:rsidP="00832519">
            <w:r w:rsidRPr="0098788F">
              <w:t xml:space="preserve">O sistema deve evitar efeitos inesperados em decorrência de modificações no </w:t>
            </w:r>
            <w:r w:rsidRPr="0098788F">
              <w:rPr>
                <w:i/>
                <w:iCs/>
              </w:rPr>
              <w:t>software</w:t>
            </w:r>
            <w:r w:rsidRPr="0098788F">
              <w:t>.</w:t>
            </w:r>
          </w:p>
        </w:tc>
      </w:tr>
    </w:tbl>
    <w:p w:rsidR="003C650C" w:rsidRPr="00EF50BF" w:rsidRDefault="003C650C" w:rsidP="00CC471A">
      <w:pPr>
        <w:autoSpaceDE w:val="0"/>
        <w:autoSpaceDN w:val="0"/>
        <w:adjustRightInd w:val="0"/>
        <w:jc w:val="left"/>
        <w:rPr>
          <w:sz w:val="18"/>
          <w:szCs w:val="18"/>
        </w:rPr>
      </w:pPr>
    </w:p>
    <w:tbl>
      <w:tblPr>
        <w:tblW w:w="5000" w:type="pct"/>
        <w:tblInd w:w="2" w:type="dxa"/>
        <w:tblLook w:val="00A0"/>
      </w:tblPr>
      <w:tblGrid>
        <w:gridCol w:w="1248"/>
        <w:gridCol w:w="8039"/>
      </w:tblGrid>
      <w:tr w:rsidR="003C650C" w:rsidRPr="0098788F">
        <w:trPr>
          <w:trHeight w:val="375"/>
        </w:trPr>
        <w:tc>
          <w:tcPr>
            <w:tcW w:w="672" w:type="pct"/>
          </w:tcPr>
          <w:p w:rsidR="003C650C" w:rsidRPr="0098788F" w:rsidRDefault="003C650C" w:rsidP="0013347C">
            <w:r w:rsidRPr="0098788F">
              <w:t>[RNF</w:t>
            </w:r>
            <w:fldSimple w:instr=" SEQ RNF \* MERGEFORMAT ">
              <w:r w:rsidRPr="0098788F">
                <w:rPr>
                  <w:noProof/>
                </w:rPr>
                <w:t>12</w:t>
              </w:r>
            </w:fldSimple>
            <w:r w:rsidRPr="0098788F">
              <w:t xml:space="preserve">]- </w:t>
            </w:r>
          </w:p>
        </w:tc>
        <w:tc>
          <w:tcPr>
            <w:tcW w:w="4328" w:type="pct"/>
          </w:tcPr>
          <w:p w:rsidR="003C650C" w:rsidRPr="0098788F" w:rsidRDefault="003C650C" w:rsidP="00373E64">
            <w:r w:rsidRPr="0098788F">
              <w:t xml:space="preserve">O sistema deve permitir que modificações, adaptações dos problemas sejam </w:t>
            </w:r>
            <w:proofErr w:type="gramStart"/>
            <w:r w:rsidRPr="0098788F">
              <w:t>implementadas</w:t>
            </w:r>
            <w:proofErr w:type="gramEnd"/>
            <w:r w:rsidRPr="0098788F">
              <w:t>.</w:t>
            </w:r>
          </w:p>
        </w:tc>
      </w:tr>
    </w:tbl>
    <w:p w:rsidR="003C650C" w:rsidRPr="00EF50BF" w:rsidRDefault="003C650C" w:rsidP="00832519"/>
    <w:tbl>
      <w:tblPr>
        <w:tblW w:w="5000" w:type="pct"/>
        <w:tblInd w:w="2" w:type="dxa"/>
        <w:tblLook w:val="00A0"/>
      </w:tblPr>
      <w:tblGrid>
        <w:gridCol w:w="1218"/>
        <w:gridCol w:w="8069"/>
      </w:tblGrid>
      <w:tr w:rsidR="003C650C" w:rsidRPr="0098788F">
        <w:trPr>
          <w:trHeight w:val="375"/>
        </w:trPr>
        <w:tc>
          <w:tcPr>
            <w:tcW w:w="656" w:type="pct"/>
          </w:tcPr>
          <w:p w:rsidR="003C650C" w:rsidRPr="0098788F" w:rsidRDefault="003C650C" w:rsidP="004E4F7E">
            <w:r w:rsidRPr="0098788F">
              <w:t>[RNF</w:t>
            </w:r>
            <w:fldSimple w:instr=" SEQ RNF \* MERGEFORMAT ">
              <w:r w:rsidRPr="0098788F">
                <w:rPr>
                  <w:noProof/>
                </w:rPr>
                <w:t>13</w:t>
              </w:r>
            </w:fldSimple>
            <w:r w:rsidRPr="0098788F">
              <w:t xml:space="preserve">]- </w:t>
            </w:r>
          </w:p>
        </w:tc>
        <w:tc>
          <w:tcPr>
            <w:tcW w:w="4344" w:type="pct"/>
          </w:tcPr>
          <w:p w:rsidR="003C650C" w:rsidRPr="0098788F" w:rsidRDefault="003C650C" w:rsidP="004E4F7E">
            <w:r w:rsidRPr="0098788F">
              <w:t>Caso o usuário</w:t>
            </w:r>
            <w:proofErr w:type="gramStart"/>
            <w:r w:rsidRPr="0098788F">
              <w:t xml:space="preserve">  </w:t>
            </w:r>
            <w:proofErr w:type="gramEnd"/>
            <w:r w:rsidRPr="0098788F">
              <w:t>altere alguma coisa que lhe e permitido, com relação à personalização o sistema deve perguntar se o usuário tem certeza da mudança.</w:t>
            </w:r>
          </w:p>
        </w:tc>
      </w:tr>
    </w:tbl>
    <w:p w:rsidR="003C650C" w:rsidRPr="00EF50BF" w:rsidRDefault="003C650C" w:rsidP="00832519"/>
    <w:p w:rsidR="003C650C" w:rsidRPr="00EF50BF" w:rsidRDefault="003C650C" w:rsidP="00832519">
      <w:pPr>
        <w:pStyle w:val="PargrafodaLista"/>
        <w:numPr>
          <w:ilvl w:val="0"/>
          <w:numId w:val="20"/>
        </w:numPr>
      </w:pPr>
      <w:r w:rsidRPr="00EF50BF">
        <w:t>Portabilidade</w:t>
      </w:r>
    </w:p>
    <w:p w:rsidR="003C650C" w:rsidRPr="00EF50BF" w:rsidRDefault="003C650C" w:rsidP="00832519">
      <w:r w:rsidRPr="00EF50BF">
        <w:tab/>
      </w:r>
    </w:p>
    <w:p w:rsidR="003C650C" w:rsidRPr="00EF50BF" w:rsidRDefault="003C650C" w:rsidP="00832519">
      <w:r w:rsidRPr="00EF50BF">
        <w:lastRenderedPageBreak/>
        <w:tab/>
        <w:t xml:space="preserve">De acordo com a </w:t>
      </w:r>
      <w:r w:rsidRPr="00EF50BF">
        <w:rPr>
          <w:noProof/>
        </w:rPr>
        <w:t>NBR ISO/IEC 9126-1 (2003), a</w:t>
      </w:r>
      <w:r w:rsidRPr="00EF50BF">
        <w:t xml:space="preserve"> portabilidade é caracterizada pela capacidade de transferência de um produto de </w:t>
      </w:r>
      <w:r w:rsidRPr="00EF50BF">
        <w:rPr>
          <w:i/>
          <w:iCs/>
        </w:rPr>
        <w:t>software</w:t>
      </w:r>
      <w:r w:rsidRPr="00EF50BF">
        <w:t xml:space="preserve"> de um ambiente (organizacional, de </w:t>
      </w:r>
      <w:r w:rsidRPr="00EF50BF">
        <w:rPr>
          <w:i/>
          <w:iCs/>
        </w:rPr>
        <w:t>hardware</w:t>
      </w:r>
      <w:r w:rsidRPr="00EF50BF">
        <w:t xml:space="preserve"> ou de </w:t>
      </w:r>
      <w:r w:rsidRPr="00EF50BF">
        <w:rPr>
          <w:i/>
          <w:iCs/>
        </w:rPr>
        <w:t>software</w:t>
      </w:r>
      <w:r w:rsidRPr="00EF50BF">
        <w:t xml:space="preserve">) para outro. </w:t>
      </w:r>
    </w:p>
    <w:p w:rsidR="003C650C" w:rsidRPr="00EF50BF" w:rsidRDefault="003C650C" w:rsidP="00832519"/>
    <w:tbl>
      <w:tblPr>
        <w:tblW w:w="5000" w:type="pct"/>
        <w:tblInd w:w="2" w:type="dxa"/>
        <w:tblLook w:val="00A0"/>
      </w:tblPr>
      <w:tblGrid>
        <w:gridCol w:w="1190"/>
        <w:gridCol w:w="8097"/>
      </w:tblGrid>
      <w:tr w:rsidR="003C650C" w:rsidRPr="0098788F">
        <w:trPr>
          <w:trHeight w:val="375"/>
        </w:trPr>
        <w:tc>
          <w:tcPr>
            <w:tcW w:w="623" w:type="pct"/>
          </w:tcPr>
          <w:p w:rsidR="003C650C" w:rsidRPr="0098788F" w:rsidRDefault="003C650C" w:rsidP="00832519">
            <w:r w:rsidRPr="0098788F">
              <w:t>[RNF</w:t>
            </w:r>
            <w:fldSimple w:instr=" SEQ RNF \* MERGEFORMAT ">
              <w:r w:rsidRPr="0098788F">
                <w:rPr>
                  <w:noProof/>
                </w:rPr>
                <w:t>14</w:t>
              </w:r>
            </w:fldSimple>
            <w:r w:rsidRPr="0098788F">
              <w:t xml:space="preserve">]- </w:t>
            </w:r>
          </w:p>
        </w:tc>
        <w:tc>
          <w:tcPr>
            <w:tcW w:w="4377" w:type="pct"/>
          </w:tcPr>
          <w:p w:rsidR="003C650C" w:rsidRPr="0098788F" w:rsidRDefault="003C650C" w:rsidP="002703F2">
            <w:r w:rsidRPr="0098788F">
              <w:t xml:space="preserve">O sistema deve ser </w:t>
            </w:r>
            <w:del w:id="102" w:author="Silvia Helena" w:date="2017-06-22T16:15:00Z">
              <w:r w:rsidRPr="0098788F" w:rsidDel="002703F2">
                <w:delText xml:space="preserve">capaz de ser </w:delText>
              </w:r>
            </w:del>
            <w:r w:rsidRPr="0098788F">
              <w:t xml:space="preserve">compatível para os diferentes </w:t>
            </w:r>
            <w:proofErr w:type="spellStart"/>
            <w:r w:rsidRPr="0098788F">
              <w:rPr>
                <w:i/>
                <w:iCs/>
              </w:rPr>
              <w:t>tablet</w:t>
            </w:r>
            <w:proofErr w:type="spellEnd"/>
            <w:r w:rsidRPr="0098788F">
              <w:rPr>
                <w:i/>
                <w:iCs/>
              </w:rPr>
              <w:t xml:space="preserve">, </w:t>
            </w:r>
            <w:proofErr w:type="spellStart"/>
            <w:r w:rsidRPr="0098788F">
              <w:rPr>
                <w:i/>
                <w:iCs/>
              </w:rPr>
              <w:t>smartfones</w:t>
            </w:r>
            <w:proofErr w:type="spellEnd"/>
            <w:r w:rsidRPr="0098788F">
              <w:rPr>
                <w:i/>
                <w:iCs/>
              </w:rPr>
              <w:t xml:space="preserve"> mais recentes</w:t>
            </w:r>
            <w:proofErr w:type="gramStart"/>
            <w:r w:rsidRPr="0098788F">
              <w:rPr>
                <w:i/>
                <w:iCs/>
              </w:rPr>
              <w:t xml:space="preserve"> </w:t>
            </w:r>
            <w:r w:rsidRPr="0098788F">
              <w:t xml:space="preserve"> </w:t>
            </w:r>
            <w:proofErr w:type="gramEnd"/>
            <w:r w:rsidRPr="0098788F">
              <w:t xml:space="preserve">que tenham sistema operacional do tipo  </w:t>
            </w:r>
            <w:proofErr w:type="spellStart"/>
            <w:r w:rsidRPr="0098788F">
              <w:t>Android</w:t>
            </w:r>
            <w:proofErr w:type="spellEnd"/>
            <w:r w:rsidRPr="0098788F">
              <w:t>.</w:t>
            </w:r>
          </w:p>
        </w:tc>
      </w:tr>
    </w:tbl>
    <w:p w:rsidR="003C650C" w:rsidRPr="00EF50BF" w:rsidRDefault="003C650C" w:rsidP="00832519"/>
    <w:tbl>
      <w:tblPr>
        <w:tblW w:w="5000" w:type="pct"/>
        <w:tblInd w:w="2" w:type="dxa"/>
        <w:tblLook w:val="00A0"/>
      </w:tblPr>
      <w:tblGrid>
        <w:gridCol w:w="1218"/>
        <w:gridCol w:w="8069"/>
      </w:tblGrid>
      <w:tr w:rsidR="003C650C" w:rsidRPr="0098788F">
        <w:trPr>
          <w:trHeight w:val="375"/>
        </w:trPr>
        <w:tc>
          <w:tcPr>
            <w:tcW w:w="656" w:type="pct"/>
          </w:tcPr>
          <w:p w:rsidR="003C650C" w:rsidRPr="0098788F" w:rsidRDefault="003C650C" w:rsidP="00F27D47">
            <w:r w:rsidRPr="0098788F">
              <w:t>[RNF</w:t>
            </w:r>
            <w:fldSimple w:instr=" SEQ RNF \* MERGEFORMAT ">
              <w:r w:rsidRPr="0098788F">
                <w:rPr>
                  <w:noProof/>
                </w:rPr>
                <w:t>15</w:t>
              </w:r>
            </w:fldSimple>
            <w:r w:rsidRPr="0098788F">
              <w:t>]</w:t>
            </w:r>
            <w:proofErr w:type="gramStart"/>
            <w:r w:rsidRPr="0098788F">
              <w:t xml:space="preserve">   </w:t>
            </w:r>
          </w:p>
        </w:tc>
        <w:tc>
          <w:tcPr>
            <w:tcW w:w="4344" w:type="pct"/>
          </w:tcPr>
          <w:p w:rsidR="003C650C" w:rsidRPr="0098788F" w:rsidRDefault="003C650C" w:rsidP="00832519">
            <w:proofErr w:type="gramEnd"/>
            <w:r w:rsidRPr="0098788F">
              <w:t xml:space="preserve">O </w:t>
            </w:r>
            <w:proofErr w:type="spellStart"/>
            <w:r w:rsidRPr="0098788F">
              <w:rPr>
                <w:i/>
                <w:iCs/>
              </w:rPr>
              <w:t>app</w:t>
            </w:r>
            <w:proofErr w:type="spellEnd"/>
            <w:r w:rsidRPr="0098788F">
              <w:t xml:space="preserve"> deve ser capaz de ser instalado em dispositivos móveis com o sistema operacional </w:t>
            </w:r>
            <w:proofErr w:type="spellStart"/>
            <w:r w:rsidRPr="0098788F">
              <w:rPr>
                <w:i/>
                <w:iCs/>
              </w:rPr>
              <w:t>Android</w:t>
            </w:r>
            <w:proofErr w:type="spellEnd"/>
            <w:r w:rsidRPr="0098788F">
              <w:t>.</w:t>
            </w:r>
          </w:p>
        </w:tc>
      </w:tr>
    </w:tbl>
    <w:p w:rsidR="003C650C" w:rsidRPr="00EF50BF" w:rsidRDefault="003C650C" w:rsidP="00832519"/>
    <w:tbl>
      <w:tblPr>
        <w:tblW w:w="5000" w:type="pct"/>
        <w:tblInd w:w="2" w:type="dxa"/>
        <w:tblLook w:val="00A0"/>
      </w:tblPr>
      <w:tblGrid>
        <w:gridCol w:w="1157"/>
        <w:gridCol w:w="8130"/>
      </w:tblGrid>
      <w:tr w:rsidR="003C650C" w:rsidRPr="0098788F">
        <w:trPr>
          <w:trHeight w:val="375"/>
        </w:trPr>
        <w:tc>
          <w:tcPr>
            <w:tcW w:w="623" w:type="pct"/>
          </w:tcPr>
          <w:p w:rsidR="003C650C" w:rsidRPr="0098788F" w:rsidRDefault="003C650C" w:rsidP="00832519">
            <w:r w:rsidRPr="0098788F">
              <w:t>[RNF</w:t>
            </w:r>
            <w:fldSimple w:instr=" SEQ RNF \* MERGEFORMAT ">
              <w:r w:rsidRPr="0098788F">
                <w:rPr>
                  <w:noProof/>
                </w:rPr>
                <w:t>16</w:t>
              </w:r>
            </w:fldSimple>
            <w:r w:rsidRPr="0098788F">
              <w:t xml:space="preserve">] </w:t>
            </w:r>
          </w:p>
        </w:tc>
        <w:tc>
          <w:tcPr>
            <w:tcW w:w="4377" w:type="pct"/>
          </w:tcPr>
          <w:p w:rsidR="003C650C" w:rsidRPr="0098788F" w:rsidRDefault="003C650C" w:rsidP="00832519">
            <w:r w:rsidRPr="0098788F">
              <w:t xml:space="preserve">O sistema deve coexistir com outros </w:t>
            </w:r>
            <w:r w:rsidRPr="0098788F">
              <w:rPr>
                <w:i/>
                <w:iCs/>
              </w:rPr>
              <w:t>softwares</w:t>
            </w:r>
            <w:r w:rsidRPr="0098788F">
              <w:t>, em um ambiente comum em que compartilham recursos.</w:t>
            </w:r>
          </w:p>
        </w:tc>
      </w:tr>
    </w:tbl>
    <w:p w:rsidR="003C650C" w:rsidRPr="00EF50BF" w:rsidRDefault="003C650C" w:rsidP="00832519"/>
    <w:tbl>
      <w:tblPr>
        <w:tblW w:w="5000" w:type="pct"/>
        <w:tblInd w:w="2" w:type="dxa"/>
        <w:tblLook w:val="00A0"/>
      </w:tblPr>
      <w:tblGrid>
        <w:gridCol w:w="1218"/>
        <w:gridCol w:w="8069"/>
      </w:tblGrid>
      <w:tr w:rsidR="003C650C" w:rsidRPr="0098788F">
        <w:trPr>
          <w:trHeight w:val="375"/>
        </w:trPr>
        <w:tc>
          <w:tcPr>
            <w:tcW w:w="656" w:type="pct"/>
          </w:tcPr>
          <w:p w:rsidR="003C650C" w:rsidRPr="0098788F" w:rsidRDefault="003C650C" w:rsidP="00B66935">
            <w:r w:rsidRPr="0098788F">
              <w:t>[RNF</w:t>
            </w:r>
            <w:fldSimple w:instr=" SEQ RNF \* MERGEFORMAT ">
              <w:r w:rsidRPr="0098788F">
                <w:rPr>
                  <w:noProof/>
                </w:rPr>
                <w:t>17</w:t>
              </w:r>
            </w:fldSimple>
            <w:r w:rsidRPr="0098788F">
              <w:t xml:space="preserve">]- </w:t>
            </w:r>
          </w:p>
        </w:tc>
        <w:tc>
          <w:tcPr>
            <w:tcW w:w="4344" w:type="pct"/>
          </w:tcPr>
          <w:p w:rsidR="003C650C" w:rsidRPr="0098788F" w:rsidRDefault="003C650C" w:rsidP="0033330F">
            <w:r w:rsidRPr="0098788F">
              <w:t xml:space="preserve">O sistema deve ser capaz de manter consistência de dados em uma atualização do </w:t>
            </w:r>
            <w:proofErr w:type="spellStart"/>
            <w:r w:rsidRPr="0098788F">
              <w:t>app</w:t>
            </w:r>
            <w:proofErr w:type="spellEnd"/>
            <w:r w:rsidRPr="0098788F">
              <w:t xml:space="preserve"> ou do sistema do celular como um todo.</w:t>
            </w:r>
          </w:p>
        </w:tc>
      </w:tr>
    </w:tbl>
    <w:p w:rsidR="003C650C" w:rsidRPr="00EF50BF" w:rsidRDefault="003C650C" w:rsidP="00832519"/>
    <w:p w:rsidR="003C650C" w:rsidRPr="00EF50BF" w:rsidRDefault="003C650C" w:rsidP="00832519">
      <w:r w:rsidRPr="00EF50BF">
        <w:tab/>
        <w:t xml:space="preserve">Além dos requisitos de qualidade, </w:t>
      </w:r>
      <w:proofErr w:type="gramStart"/>
      <w:r w:rsidRPr="00EF50BF">
        <w:t>pode-se</w:t>
      </w:r>
      <w:proofErr w:type="gramEnd"/>
      <w:r w:rsidRPr="00EF50BF">
        <w:t xml:space="preserve"> citar os requisitos técnicos. Estes, de acordo com Paula Filho (2003), são restrições impostas pelo cliente ou terceiros, que restringem o espaço de solução. </w:t>
      </w:r>
    </w:p>
    <w:p w:rsidR="003C650C" w:rsidRPr="00EF50BF" w:rsidRDefault="003C650C" w:rsidP="00832519"/>
    <w:tbl>
      <w:tblPr>
        <w:tblW w:w="5000" w:type="pct"/>
        <w:tblInd w:w="2" w:type="dxa"/>
        <w:tblLook w:val="00A0"/>
      </w:tblPr>
      <w:tblGrid>
        <w:gridCol w:w="1190"/>
        <w:gridCol w:w="8097"/>
      </w:tblGrid>
      <w:tr w:rsidR="003C650C" w:rsidRPr="0098788F">
        <w:trPr>
          <w:trHeight w:val="375"/>
        </w:trPr>
        <w:tc>
          <w:tcPr>
            <w:tcW w:w="623" w:type="pct"/>
          </w:tcPr>
          <w:p w:rsidR="003C650C" w:rsidRPr="0098788F" w:rsidRDefault="003C650C" w:rsidP="0013347C">
            <w:r w:rsidRPr="0098788F">
              <w:t>[RNF</w:t>
            </w:r>
            <w:fldSimple w:instr=" SEQ RNF \* MERGEFORMAT ">
              <w:r w:rsidRPr="0098788F">
                <w:rPr>
                  <w:noProof/>
                </w:rPr>
                <w:t>18</w:t>
              </w:r>
            </w:fldSimple>
            <w:r w:rsidRPr="0098788F">
              <w:t xml:space="preserve">]- </w:t>
            </w:r>
          </w:p>
        </w:tc>
        <w:tc>
          <w:tcPr>
            <w:tcW w:w="4377" w:type="pct"/>
          </w:tcPr>
          <w:p w:rsidR="003C650C" w:rsidRPr="0098788F" w:rsidRDefault="003C650C" w:rsidP="0013347C">
            <w:r w:rsidRPr="0098788F">
              <w:t xml:space="preserve">O sistema deve ser </w:t>
            </w:r>
            <w:proofErr w:type="gramStart"/>
            <w:r w:rsidRPr="0098788F">
              <w:t>implementado</w:t>
            </w:r>
            <w:proofErr w:type="gramEnd"/>
            <w:r w:rsidRPr="0098788F">
              <w:t xml:space="preserve"> em </w:t>
            </w:r>
            <w:r w:rsidRPr="0098788F">
              <w:rPr>
                <w:i/>
                <w:iCs/>
              </w:rPr>
              <w:t>Java</w:t>
            </w:r>
            <w:r w:rsidRPr="0098788F">
              <w:t>.</w:t>
            </w:r>
          </w:p>
        </w:tc>
      </w:tr>
    </w:tbl>
    <w:p w:rsidR="003C650C" w:rsidRPr="00EF50BF" w:rsidRDefault="003C650C" w:rsidP="00832519"/>
    <w:tbl>
      <w:tblPr>
        <w:tblW w:w="5000" w:type="pct"/>
        <w:tblInd w:w="2" w:type="dxa"/>
        <w:tblLook w:val="00A0"/>
      </w:tblPr>
      <w:tblGrid>
        <w:gridCol w:w="1190"/>
        <w:gridCol w:w="8097"/>
      </w:tblGrid>
      <w:tr w:rsidR="003C650C" w:rsidRPr="0098788F">
        <w:trPr>
          <w:trHeight w:val="375"/>
        </w:trPr>
        <w:tc>
          <w:tcPr>
            <w:tcW w:w="623" w:type="pct"/>
          </w:tcPr>
          <w:p w:rsidR="003C650C" w:rsidRPr="0098788F" w:rsidRDefault="003C650C" w:rsidP="0013347C">
            <w:r w:rsidRPr="0098788F">
              <w:t>[RNF</w:t>
            </w:r>
            <w:fldSimple w:instr=" SEQ RNF \* MERGEFORMAT ">
              <w:r w:rsidRPr="0098788F">
                <w:rPr>
                  <w:noProof/>
                </w:rPr>
                <w:t>19</w:t>
              </w:r>
            </w:fldSimple>
            <w:r w:rsidRPr="0098788F">
              <w:t xml:space="preserve">]- </w:t>
            </w:r>
          </w:p>
        </w:tc>
        <w:tc>
          <w:tcPr>
            <w:tcW w:w="4377" w:type="pct"/>
          </w:tcPr>
          <w:p w:rsidR="003C650C" w:rsidRPr="0098788F" w:rsidRDefault="003C650C" w:rsidP="0013347C">
            <w:r w:rsidRPr="0098788F">
              <w:t xml:space="preserve"> O sistema deve ser desenvolvido para </w:t>
            </w:r>
            <w:proofErr w:type="spellStart"/>
            <w:r w:rsidRPr="0098788F">
              <w:rPr>
                <w:i/>
                <w:iCs/>
              </w:rPr>
              <w:t>Android</w:t>
            </w:r>
            <w:proofErr w:type="spellEnd"/>
            <w:r w:rsidRPr="0098788F">
              <w:t>.</w:t>
            </w:r>
          </w:p>
        </w:tc>
      </w:tr>
    </w:tbl>
    <w:p w:rsidR="003C650C" w:rsidRPr="00EF50BF" w:rsidRDefault="003C650C" w:rsidP="00832519"/>
    <w:tbl>
      <w:tblPr>
        <w:tblW w:w="5000" w:type="pct"/>
        <w:tblInd w:w="2" w:type="dxa"/>
        <w:tblLook w:val="00A0"/>
      </w:tblPr>
      <w:tblGrid>
        <w:gridCol w:w="1190"/>
        <w:gridCol w:w="8097"/>
      </w:tblGrid>
      <w:tr w:rsidR="003C650C" w:rsidRPr="0098788F">
        <w:trPr>
          <w:trHeight w:val="375"/>
        </w:trPr>
        <w:tc>
          <w:tcPr>
            <w:tcW w:w="623" w:type="pct"/>
          </w:tcPr>
          <w:p w:rsidR="003C650C" w:rsidRPr="0098788F" w:rsidRDefault="003C650C" w:rsidP="00315E85">
            <w:r w:rsidRPr="0098788F">
              <w:t>[RNF</w:t>
            </w:r>
            <w:fldSimple w:instr=" SEQ RNF \* MERGEFORMAT ">
              <w:r w:rsidRPr="0098788F">
                <w:rPr>
                  <w:noProof/>
                </w:rPr>
                <w:t>20</w:t>
              </w:r>
            </w:fldSimple>
            <w:r w:rsidRPr="0098788F">
              <w:t xml:space="preserve">]- </w:t>
            </w:r>
          </w:p>
        </w:tc>
        <w:tc>
          <w:tcPr>
            <w:tcW w:w="4377" w:type="pct"/>
          </w:tcPr>
          <w:p w:rsidR="003C650C" w:rsidRPr="0098788F" w:rsidRDefault="003C650C" w:rsidP="00315E85">
            <w:r w:rsidRPr="0098788F">
              <w:t xml:space="preserve"> O sistema deve utilizar o banco de dados </w:t>
            </w:r>
            <w:proofErr w:type="spellStart"/>
            <w:proofErr w:type="gramStart"/>
            <w:r w:rsidRPr="0098788F">
              <w:rPr>
                <w:i/>
                <w:iCs/>
              </w:rPr>
              <w:t>SQLite</w:t>
            </w:r>
            <w:proofErr w:type="spellEnd"/>
            <w:proofErr w:type="gramEnd"/>
            <w:r w:rsidRPr="0098788F">
              <w:t>.</w:t>
            </w:r>
          </w:p>
        </w:tc>
      </w:tr>
    </w:tbl>
    <w:p w:rsidR="003C650C" w:rsidRPr="00EF50BF" w:rsidRDefault="003C650C" w:rsidP="00832519"/>
    <w:tbl>
      <w:tblPr>
        <w:tblW w:w="5000" w:type="pct"/>
        <w:tblInd w:w="2" w:type="dxa"/>
        <w:tblLook w:val="00A0"/>
      </w:tblPr>
      <w:tblGrid>
        <w:gridCol w:w="1190"/>
        <w:gridCol w:w="8097"/>
      </w:tblGrid>
      <w:tr w:rsidR="003C650C" w:rsidRPr="0098788F">
        <w:trPr>
          <w:trHeight w:val="375"/>
        </w:trPr>
        <w:tc>
          <w:tcPr>
            <w:tcW w:w="623" w:type="pct"/>
          </w:tcPr>
          <w:p w:rsidR="003C650C" w:rsidRPr="0098788F" w:rsidRDefault="003C650C" w:rsidP="0013347C">
            <w:r w:rsidRPr="0098788F">
              <w:t>[RNF</w:t>
            </w:r>
            <w:fldSimple w:instr=" SEQ RNF \* MERGEFORMAT ">
              <w:r w:rsidRPr="0098788F">
                <w:rPr>
                  <w:noProof/>
                </w:rPr>
                <w:t>21</w:t>
              </w:r>
            </w:fldSimple>
            <w:r w:rsidRPr="0098788F">
              <w:rPr>
                <w:noProof/>
              </w:rPr>
              <w:t>]</w:t>
            </w:r>
            <w:r w:rsidRPr="0098788F">
              <w:t xml:space="preserve">- </w:t>
            </w:r>
          </w:p>
        </w:tc>
        <w:tc>
          <w:tcPr>
            <w:tcW w:w="4377" w:type="pct"/>
          </w:tcPr>
          <w:p w:rsidR="003C650C" w:rsidRPr="0098788F" w:rsidRDefault="003C650C" w:rsidP="0013347C">
            <w:r w:rsidRPr="0098788F">
              <w:t>Os modelos usados deverão seguir o padrão UML 2.0.</w:t>
            </w:r>
          </w:p>
        </w:tc>
      </w:tr>
    </w:tbl>
    <w:p w:rsidR="003C650C" w:rsidRDefault="003C650C" w:rsidP="00832519"/>
    <w:p w:rsidR="003C650C" w:rsidRDefault="003C650C">
      <w:pPr>
        <w:spacing w:after="160" w:line="259" w:lineRule="auto"/>
        <w:jc w:val="left"/>
      </w:pPr>
      <w:r>
        <w:br w:type="page"/>
      </w:r>
    </w:p>
    <w:p w:rsidR="003C650C" w:rsidRPr="0002379D" w:rsidRDefault="003C650C" w:rsidP="00832519">
      <w:pPr>
        <w:rPr>
          <w:b/>
          <w:bCs/>
        </w:rPr>
      </w:pPr>
      <w:r w:rsidRPr="0002379D">
        <w:rPr>
          <w:b/>
          <w:bCs/>
        </w:rPr>
        <w:t>4. MODELAGEM</w:t>
      </w:r>
    </w:p>
    <w:p w:rsidR="003C650C" w:rsidRDefault="003C650C" w:rsidP="00133446">
      <w:pPr>
        <w:pStyle w:val="Ttulo2"/>
        <w:numPr>
          <w:ilvl w:val="0"/>
          <w:numId w:val="0"/>
        </w:numPr>
      </w:pPr>
      <w:bookmarkStart w:id="103" w:name="_Toc465088201"/>
      <w:bookmarkStart w:id="104" w:name="_Toc467743486"/>
      <w:r w:rsidRPr="0002379D">
        <w:t>4.1Diagramas</w:t>
      </w:r>
      <w:r w:rsidRPr="00EF50BF">
        <w:t xml:space="preserve"> de Caso de Uso</w:t>
      </w:r>
      <w:bookmarkEnd w:id="103"/>
      <w:bookmarkEnd w:id="104"/>
    </w:p>
    <w:p w:rsidR="003C650C" w:rsidRDefault="003C650C" w:rsidP="00AE4A10"/>
    <w:p w:rsidR="003C650C" w:rsidRDefault="003C650C" w:rsidP="00AE4A10">
      <w:r>
        <w:tab/>
      </w:r>
      <w:r w:rsidRPr="00AE4A10">
        <w:t xml:space="preserve">De acordo com </w:t>
      </w:r>
      <w:proofErr w:type="spellStart"/>
      <w:r w:rsidRPr="00AE4A10">
        <w:t>Sommerville</w:t>
      </w:r>
      <w:proofErr w:type="spellEnd"/>
      <w:r w:rsidRPr="00AE4A10">
        <w:t xml:space="preserve"> </w:t>
      </w:r>
      <w:r w:rsidRPr="00AE4A10">
        <w:rPr>
          <w:noProof/>
        </w:rPr>
        <w:t>(2011)</w:t>
      </w:r>
      <w:r w:rsidRPr="00AE4A10">
        <w:t>, os casos de uso identificam as possíveis interações entre o sistema e seus usuários ou outros sistemas. Estas são</w:t>
      </w:r>
      <w:r>
        <w:t xml:space="preserve"> </w:t>
      </w:r>
      <w:r w:rsidRPr="00AE4A10">
        <w:t>descritas nos requisitos do sistema.</w:t>
      </w:r>
      <w:r w:rsidRPr="00EF50BF">
        <w:t xml:space="preserve"> </w:t>
      </w:r>
      <w:r>
        <w:t xml:space="preserve">Assim, os diagramas de caso de uso do +SEGURO e suas respectivas documentações podem ser observadas nas </w:t>
      </w:r>
      <w:r w:rsidR="00A066EB">
        <w:fldChar w:fldCharType="begin"/>
      </w:r>
      <w:r>
        <w:instrText xml:space="preserve"> REF _Ref467661494 \h </w:instrText>
      </w:r>
      <w:r w:rsidR="00A066EB">
        <w:fldChar w:fldCharType="separate"/>
      </w:r>
      <w:r w:rsidRPr="00EF50BF">
        <w:t xml:space="preserve">Figura </w:t>
      </w:r>
      <w:r>
        <w:rPr>
          <w:noProof/>
        </w:rPr>
        <w:t>1</w:t>
      </w:r>
      <w:r w:rsidR="00A066EB">
        <w:fldChar w:fldCharType="end"/>
      </w:r>
      <w:r>
        <w:t xml:space="preserve"> a </w:t>
      </w:r>
      <w:r w:rsidR="00A066EB">
        <w:fldChar w:fldCharType="begin"/>
      </w:r>
      <w:r>
        <w:instrText xml:space="preserve"> REF _Ref467661497 \h </w:instrText>
      </w:r>
      <w:r w:rsidR="00A066EB">
        <w:fldChar w:fldCharType="separate"/>
      </w:r>
      <w:r w:rsidRPr="00EF50BF">
        <w:t xml:space="preserve">Figura </w:t>
      </w:r>
      <w:r>
        <w:rPr>
          <w:noProof/>
        </w:rPr>
        <w:t>10</w:t>
      </w:r>
      <w:r w:rsidR="00A066EB">
        <w:fldChar w:fldCharType="end"/>
      </w:r>
      <w:proofErr w:type="gramStart"/>
      <w:r>
        <w:t xml:space="preserve">  </w:t>
      </w:r>
      <w:proofErr w:type="gramEnd"/>
      <w:r>
        <w:t xml:space="preserve">e nas </w:t>
      </w:r>
      <w:r w:rsidR="00A066EB">
        <w:fldChar w:fldCharType="begin"/>
      </w:r>
      <w:r>
        <w:instrText xml:space="preserve"> REF _Ref467661522 \h </w:instrText>
      </w:r>
      <w:r w:rsidR="00A066EB">
        <w:fldChar w:fldCharType="separate"/>
      </w:r>
      <w:r w:rsidRPr="00EF50BF">
        <w:t xml:space="preserve">Tabela </w:t>
      </w:r>
      <w:r>
        <w:rPr>
          <w:noProof/>
        </w:rPr>
        <w:t>1</w:t>
      </w:r>
      <w:r w:rsidR="00A066EB">
        <w:fldChar w:fldCharType="end"/>
      </w:r>
      <w:r>
        <w:t xml:space="preserve"> a </w:t>
      </w:r>
      <w:r w:rsidR="00A066EB">
        <w:fldChar w:fldCharType="begin"/>
      </w:r>
      <w:r>
        <w:instrText xml:space="preserve"> REF _Ref467661527 \h </w:instrText>
      </w:r>
      <w:r w:rsidR="00A066EB">
        <w:fldChar w:fldCharType="separate"/>
      </w:r>
      <w:r w:rsidRPr="00EF50BF">
        <w:t xml:space="preserve">Tabela </w:t>
      </w:r>
      <w:r>
        <w:rPr>
          <w:noProof/>
        </w:rPr>
        <w:t>11</w:t>
      </w:r>
      <w:r w:rsidR="00A066EB">
        <w:fldChar w:fldCharType="end"/>
      </w:r>
      <w:r>
        <w:t>.</w:t>
      </w:r>
    </w:p>
    <w:p w:rsidR="003C650C" w:rsidRPr="00EF50BF" w:rsidRDefault="003C650C" w:rsidP="00AE4A10"/>
    <w:p w:rsidR="003C650C" w:rsidRPr="00EF50BF" w:rsidRDefault="003C650C" w:rsidP="001E4B7D"/>
    <w:tbl>
      <w:tblPr>
        <w:tblW w:w="0" w:type="auto"/>
        <w:tblInd w:w="2" w:type="dxa"/>
        <w:tblLook w:val="00A0"/>
      </w:tblPr>
      <w:tblGrid>
        <w:gridCol w:w="9236"/>
      </w:tblGrid>
      <w:tr w:rsidR="003C650C" w:rsidRPr="0098788F">
        <w:tc>
          <w:tcPr>
            <w:tcW w:w="9061" w:type="dxa"/>
          </w:tcPr>
          <w:p w:rsidR="003C650C" w:rsidRPr="0098788F" w:rsidRDefault="002547B6" w:rsidP="0098788F">
            <w:pPr>
              <w:keepNext/>
              <w:jc w:val="center"/>
            </w:pPr>
            <w:r>
              <w:rPr>
                <w:noProof/>
                <w:lang w:eastAsia="pt-BR"/>
              </w:rPr>
              <w:pict>
                <v:shape id="Imagem 8" o:spid="_x0000_i1029" type="#_x0000_t75" style="width:451pt;height:177.95pt;visibility:visible">
                  <v:imagedata r:id="rId11" o:title=""/>
                </v:shape>
              </w:pict>
            </w:r>
          </w:p>
        </w:tc>
      </w:tr>
      <w:tr w:rsidR="003C650C" w:rsidRPr="0098788F">
        <w:tc>
          <w:tcPr>
            <w:tcW w:w="9061" w:type="dxa"/>
          </w:tcPr>
          <w:p w:rsidR="003C650C" w:rsidRPr="0098788F" w:rsidRDefault="003C650C" w:rsidP="007226C5">
            <w:pPr>
              <w:pStyle w:val="Legenda"/>
            </w:pPr>
            <w:bookmarkStart w:id="105" w:name="_Ref467661494"/>
            <w:bookmarkStart w:id="106" w:name="_Toc467743445"/>
            <w:r w:rsidRPr="0098788F">
              <w:t xml:space="preserve">Figura </w:t>
            </w:r>
            <w:fldSimple w:instr=" SEQ Figura \* ARABIC ">
              <w:r w:rsidRPr="0098788F">
                <w:rPr>
                  <w:noProof/>
                </w:rPr>
                <w:t>1</w:t>
              </w:r>
            </w:fldSimple>
            <w:bookmarkEnd w:id="105"/>
            <w:r w:rsidRPr="0098788F">
              <w:t xml:space="preserve"> – Cadastrar usuário</w:t>
            </w:r>
            <w:bookmarkEnd w:id="106"/>
          </w:p>
        </w:tc>
      </w:tr>
    </w:tbl>
    <w:p w:rsidR="003C650C" w:rsidRPr="00EF50BF" w:rsidRDefault="003C650C" w:rsidP="001E4B7D"/>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2"/>
        <w:gridCol w:w="6965"/>
      </w:tblGrid>
      <w:tr w:rsidR="003C650C" w:rsidRPr="0098788F">
        <w:tc>
          <w:tcPr>
            <w:tcW w:w="5000" w:type="pct"/>
            <w:gridSpan w:val="2"/>
            <w:tcBorders>
              <w:top w:val="nil"/>
              <w:left w:val="nil"/>
              <w:right w:val="nil"/>
            </w:tcBorders>
          </w:tcPr>
          <w:p w:rsidR="003C650C" w:rsidRPr="0098788F" w:rsidRDefault="003C650C" w:rsidP="008D3DC5">
            <w:pPr>
              <w:pStyle w:val="Legenda"/>
            </w:pPr>
            <w:bookmarkStart w:id="107" w:name="_Ref467661522"/>
            <w:bookmarkStart w:id="108" w:name="_Ref467661516"/>
            <w:bookmarkStart w:id="109" w:name="_Toc467743455"/>
            <w:r w:rsidRPr="0098788F">
              <w:t xml:space="preserve">Tabela </w:t>
            </w:r>
            <w:fldSimple w:instr=" SEQ Tabela \* ARABIC ">
              <w:r w:rsidRPr="0098788F">
                <w:rPr>
                  <w:noProof/>
                </w:rPr>
                <w:t>1</w:t>
              </w:r>
            </w:fldSimple>
            <w:bookmarkEnd w:id="107"/>
            <w:r w:rsidRPr="0098788F">
              <w:t xml:space="preserve"> – Documentação do caso de uso cadastrar usuário</w:t>
            </w:r>
            <w:bookmarkEnd w:id="108"/>
            <w:bookmarkEnd w:id="109"/>
          </w:p>
        </w:tc>
      </w:tr>
      <w:tr w:rsidR="003C650C" w:rsidRPr="0098788F">
        <w:tc>
          <w:tcPr>
            <w:tcW w:w="1250" w:type="pct"/>
          </w:tcPr>
          <w:p w:rsidR="003C650C" w:rsidRPr="0098788F" w:rsidRDefault="003C650C" w:rsidP="0098788F">
            <w:pPr>
              <w:spacing w:line="276" w:lineRule="auto"/>
              <w:jc w:val="left"/>
              <w:rPr>
                <w:i/>
                <w:iCs/>
              </w:rPr>
            </w:pPr>
            <w:r w:rsidRPr="0098788F">
              <w:rPr>
                <w:i/>
                <w:iCs/>
              </w:rPr>
              <w:t xml:space="preserve">Caso de uso </w:t>
            </w:r>
          </w:p>
        </w:tc>
        <w:tc>
          <w:tcPr>
            <w:tcW w:w="3750" w:type="pct"/>
          </w:tcPr>
          <w:p w:rsidR="003C650C" w:rsidRPr="0098788F" w:rsidRDefault="003C650C" w:rsidP="0098788F">
            <w:pPr>
              <w:spacing w:line="276" w:lineRule="auto"/>
            </w:pPr>
            <w:r w:rsidRPr="0098788F">
              <w:t>Cadastrar usuário</w:t>
            </w:r>
          </w:p>
        </w:tc>
      </w:tr>
      <w:tr w:rsidR="003C650C" w:rsidRPr="0098788F">
        <w:tc>
          <w:tcPr>
            <w:tcW w:w="1250" w:type="pct"/>
          </w:tcPr>
          <w:p w:rsidR="003C650C" w:rsidRPr="0098788F" w:rsidRDefault="003C650C" w:rsidP="0098788F">
            <w:pPr>
              <w:spacing w:line="276" w:lineRule="auto"/>
              <w:jc w:val="left"/>
              <w:rPr>
                <w:i/>
                <w:iCs/>
              </w:rPr>
            </w:pPr>
            <w:r w:rsidRPr="0098788F">
              <w:rPr>
                <w:i/>
                <w:iCs/>
              </w:rPr>
              <w:t>Resumo</w:t>
            </w:r>
          </w:p>
        </w:tc>
        <w:tc>
          <w:tcPr>
            <w:tcW w:w="3750" w:type="pct"/>
          </w:tcPr>
          <w:p w:rsidR="003C650C" w:rsidRPr="0098788F" w:rsidRDefault="003C650C" w:rsidP="0098788F">
            <w:pPr>
              <w:spacing w:line="276" w:lineRule="auto"/>
            </w:pPr>
            <w:r w:rsidRPr="0098788F">
              <w:t>Esse caso de uso descreve a forma como o sistema permite a inclusão e exclusão de usuários do sistema e consulta e alteração de seus dados.</w:t>
            </w:r>
          </w:p>
        </w:tc>
      </w:tr>
      <w:tr w:rsidR="003C650C" w:rsidRPr="0098788F">
        <w:tc>
          <w:tcPr>
            <w:tcW w:w="1250" w:type="pct"/>
          </w:tcPr>
          <w:p w:rsidR="003C650C" w:rsidRPr="0098788F" w:rsidRDefault="003C650C" w:rsidP="0098788F">
            <w:pPr>
              <w:spacing w:line="276" w:lineRule="auto"/>
              <w:jc w:val="left"/>
              <w:rPr>
                <w:i/>
                <w:iCs/>
              </w:rPr>
            </w:pPr>
            <w:r w:rsidRPr="0098788F">
              <w:rPr>
                <w:i/>
                <w:iCs/>
              </w:rPr>
              <w:t>Ator principal</w:t>
            </w:r>
          </w:p>
        </w:tc>
        <w:tc>
          <w:tcPr>
            <w:tcW w:w="3750" w:type="pct"/>
          </w:tcPr>
          <w:p w:rsidR="003C650C" w:rsidRPr="0098788F" w:rsidRDefault="003C650C" w:rsidP="0098788F">
            <w:pPr>
              <w:spacing w:line="276" w:lineRule="auto"/>
            </w:pPr>
            <w:r w:rsidRPr="0098788F">
              <w:t>Usuário</w:t>
            </w:r>
          </w:p>
        </w:tc>
      </w:tr>
      <w:tr w:rsidR="003C650C" w:rsidRPr="0098788F">
        <w:tc>
          <w:tcPr>
            <w:tcW w:w="1250" w:type="pct"/>
          </w:tcPr>
          <w:p w:rsidR="003C650C" w:rsidRPr="0098788F" w:rsidRDefault="003C650C" w:rsidP="0098788F">
            <w:pPr>
              <w:spacing w:line="276" w:lineRule="auto"/>
              <w:jc w:val="left"/>
              <w:rPr>
                <w:i/>
                <w:iCs/>
              </w:rPr>
            </w:pPr>
            <w:r w:rsidRPr="0098788F">
              <w:rPr>
                <w:i/>
                <w:iCs/>
              </w:rPr>
              <w:t>Pré-condição</w:t>
            </w:r>
          </w:p>
        </w:tc>
        <w:tc>
          <w:tcPr>
            <w:tcW w:w="3750"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O usuário não pode ser cadastrado no sistema. Essa conferência será feita com base no e-mail fornecido pelo usuário.</w:t>
            </w:r>
          </w:p>
        </w:tc>
      </w:tr>
      <w:tr w:rsidR="003C650C" w:rsidRPr="0098788F">
        <w:tc>
          <w:tcPr>
            <w:tcW w:w="1250" w:type="pct"/>
          </w:tcPr>
          <w:p w:rsidR="003C650C" w:rsidRPr="0098788F" w:rsidRDefault="003C650C" w:rsidP="0098788F">
            <w:pPr>
              <w:spacing w:line="276" w:lineRule="auto"/>
              <w:jc w:val="left"/>
              <w:rPr>
                <w:i/>
                <w:iCs/>
              </w:rPr>
            </w:pPr>
            <w:r w:rsidRPr="0098788F">
              <w:rPr>
                <w:i/>
                <w:iCs/>
              </w:rPr>
              <w:t>Pós-condição</w:t>
            </w:r>
          </w:p>
        </w:tc>
        <w:tc>
          <w:tcPr>
            <w:tcW w:w="3750"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Ao término do cadastramento, o usuário deve confirmar a realização do seu cadastro através do e-mail enviado pelo sistema.</w:t>
            </w:r>
          </w:p>
          <w:p w:rsidR="003C650C" w:rsidRPr="0098788F" w:rsidRDefault="003C650C" w:rsidP="0098788F">
            <w:pPr>
              <w:spacing w:line="276" w:lineRule="auto"/>
            </w:pPr>
          </w:p>
          <w:p w:rsidR="003C650C" w:rsidRPr="0098788F" w:rsidRDefault="003C650C" w:rsidP="0098788F">
            <w:pPr>
              <w:spacing w:line="276" w:lineRule="auto"/>
            </w:pPr>
            <w:r w:rsidRPr="0098788F">
              <w:lastRenderedPageBreak/>
              <w:t>Exclusão de usuários</w:t>
            </w:r>
          </w:p>
          <w:p w:rsidR="003C650C" w:rsidRPr="0098788F" w:rsidRDefault="003C650C" w:rsidP="0098788F">
            <w:pPr>
              <w:spacing w:line="276" w:lineRule="auto"/>
            </w:pPr>
            <w:r w:rsidRPr="0098788F">
              <w:t xml:space="preserve">O usuário deve confirmar a exclusão do seu cadastro por meio de mensagem enviada pelo sistema. </w:t>
            </w:r>
          </w:p>
        </w:tc>
      </w:tr>
      <w:tr w:rsidR="003C650C" w:rsidRPr="0098788F">
        <w:tc>
          <w:tcPr>
            <w:tcW w:w="1250" w:type="pct"/>
          </w:tcPr>
          <w:p w:rsidR="003C650C" w:rsidRPr="0098788F" w:rsidRDefault="003C650C" w:rsidP="0098788F">
            <w:pPr>
              <w:spacing w:line="276" w:lineRule="auto"/>
              <w:jc w:val="left"/>
              <w:rPr>
                <w:i/>
                <w:iCs/>
              </w:rPr>
            </w:pPr>
            <w:r w:rsidRPr="0098788F">
              <w:rPr>
                <w:i/>
                <w:iCs/>
              </w:rPr>
              <w:lastRenderedPageBreak/>
              <w:t>Fluxo principal</w:t>
            </w:r>
          </w:p>
        </w:tc>
        <w:tc>
          <w:tcPr>
            <w:tcW w:w="3750" w:type="pct"/>
          </w:tcPr>
          <w:p w:rsidR="003C650C" w:rsidRPr="0098788F" w:rsidRDefault="003C650C" w:rsidP="0098788F">
            <w:pPr>
              <w:spacing w:line="276" w:lineRule="auto"/>
            </w:pPr>
            <w:r w:rsidRPr="0098788F">
              <w:t>Inclusão de usuários</w:t>
            </w:r>
          </w:p>
          <w:p w:rsidR="003C650C" w:rsidRPr="0098788F" w:rsidRDefault="003C650C" w:rsidP="0098788F">
            <w:pPr>
              <w:spacing w:line="276" w:lineRule="auto"/>
            </w:pPr>
            <w:r w:rsidRPr="0098788F">
              <w:t>1. Para realizar o cadastro do usuário, este deve informar os seguintes dados: e-mail; senha; nome do usuário; e moeda corrente caso deseje altera-la.</w:t>
            </w:r>
          </w:p>
          <w:p w:rsidR="003C650C" w:rsidRPr="0098788F" w:rsidRDefault="003C650C" w:rsidP="0098788F">
            <w:pPr>
              <w:spacing w:line="276" w:lineRule="auto"/>
            </w:pPr>
          </w:p>
          <w:p w:rsidR="003C650C" w:rsidRPr="0098788F" w:rsidRDefault="003C650C" w:rsidP="0098788F">
            <w:pPr>
              <w:spacing w:line="276" w:lineRule="auto"/>
              <w:jc w:val="left"/>
            </w:pPr>
            <w:r w:rsidRPr="0098788F">
              <w:t>Exclusão de usuários</w:t>
            </w:r>
          </w:p>
          <w:p w:rsidR="003C650C" w:rsidRPr="0098788F" w:rsidRDefault="003C650C" w:rsidP="0098788F">
            <w:pPr>
              <w:spacing w:line="276" w:lineRule="auto"/>
            </w:pPr>
            <w:r w:rsidRPr="0098788F">
              <w:t xml:space="preserve">1. O usuário deve optar pela exclusão do cadastro.  </w:t>
            </w:r>
          </w:p>
          <w:p w:rsidR="003C650C" w:rsidRPr="0098788F" w:rsidRDefault="003C650C" w:rsidP="0098788F">
            <w:pPr>
              <w:spacing w:line="276" w:lineRule="auto"/>
            </w:pPr>
            <w:r w:rsidRPr="0098788F">
              <w:t>2. O sistema deve exibir uma mensagem para confirmar a exclusão do cadastro.</w:t>
            </w:r>
          </w:p>
          <w:p w:rsidR="003C650C" w:rsidRPr="0098788F" w:rsidRDefault="003C650C" w:rsidP="0098788F">
            <w:pPr>
              <w:spacing w:line="276" w:lineRule="auto"/>
            </w:pPr>
            <w:r w:rsidRPr="0098788F">
              <w:t>3. O sistema deve informar ao usuário da possível de perda de dados em decorrência da exclusão de seu cadastro.</w:t>
            </w:r>
          </w:p>
          <w:p w:rsidR="003C650C" w:rsidRPr="0098788F" w:rsidRDefault="003C650C" w:rsidP="0098788F">
            <w:pPr>
              <w:spacing w:line="276" w:lineRule="auto"/>
            </w:pPr>
          </w:p>
          <w:p w:rsidR="003C650C" w:rsidRPr="0098788F" w:rsidRDefault="003C650C" w:rsidP="0098788F">
            <w:pPr>
              <w:spacing w:line="276" w:lineRule="auto"/>
            </w:pPr>
            <w:r w:rsidRPr="0098788F">
              <w:t>Consultar dados do usuário</w:t>
            </w:r>
          </w:p>
          <w:p w:rsidR="003C650C" w:rsidRPr="0098788F" w:rsidRDefault="003C650C" w:rsidP="0098788F">
            <w:pPr>
              <w:spacing w:line="276" w:lineRule="auto"/>
            </w:pPr>
            <w:r w:rsidRPr="0098788F">
              <w:t xml:space="preserve">1. O sistema deve permitir que o usuário </w:t>
            </w:r>
            <w:proofErr w:type="gramStart"/>
            <w:r w:rsidRPr="0098788F">
              <w:t>consulte</w:t>
            </w:r>
            <w:proofErr w:type="gramEnd"/>
            <w:r w:rsidRPr="0098788F">
              <w:t xml:space="preserve"> os seguintes dados de seu cadastro: e-mail; nome do usuário; e moeda corrente.</w:t>
            </w:r>
          </w:p>
          <w:p w:rsidR="003C650C" w:rsidRPr="0098788F" w:rsidRDefault="003C650C" w:rsidP="0098788F">
            <w:pPr>
              <w:spacing w:line="276" w:lineRule="auto"/>
            </w:pPr>
          </w:p>
          <w:p w:rsidR="003C650C" w:rsidRPr="0098788F" w:rsidRDefault="003C650C" w:rsidP="0098788F">
            <w:pPr>
              <w:spacing w:line="276" w:lineRule="auto"/>
            </w:pPr>
            <w:r w:rsidRPr="0098788F">
              <w:t>Alteração de dados do usuário</w:t>
            </w:r>
          </w:p>
          <w:p w:rsidR="003C650C" w:rsidRPr="0098788F" w:rsidRDefault="003C650C" w:rsidP="0098788F">
            <w:pPr>
              <w:spacing w:line="276" w:lineRule="auto"/>
            </w:pPr>
            <w:r w:rsidRPr="0098788F">
              <w:t xml:space="preserve">1. O sistema deve permitir que a senha </w:t>
            </w:r>
            <w:proofErr w:type="gramStart"/>
            <w:r w:rsidRPr="0098788F">
              <w:t>seja</w:t>
            </w:r>
            <w:proofErr w:type="gramEnd"/>
            <w:r w:rsidRPr="0098788F">
              <w:t xml:space="preserve"> alterada. Para isso o usuário deverá informar a senha antiga e a nova. A nova senha deve ser confirmada, devendo ser redigitada.</w:t>
            </w:r>
          </w:p>
          <w:p w:rsidR="003C650C" w:rsidRPr="0098788F" w:rsidRDefault="003C650C" w:rsidP="0098788F">
            <w:pPr>
              <w:spacing w:line="276" w:lineRule="auto"/>
            </w:pPr>
            <w:r w:rsidRPr="0098788F">
              <w:t>2. O usuário poderá alterar a moeda corrente, com a seleção de uma nova moeda.</w:t>
            </w:r>
          </w:p>
        </w:tc>
      </w:tr>
      <w:tr w:rsidR="003C650C" w:rsidRPr="0098788F">
        <w:tc>
          <w:tcPr>
            <w:tcW w:w="1250" w:type="pct"/>
          </w:tcPr>
          <w:p w:rsidR="003C650C" w:rsidRPr="0098788F" w:rsidRDefault="003C650C" w:rsidP="0098788F">
            <w:pPr>
              <w:spacing w:line="276" w:lineRule="auto"/>
              <w:jc w:val="left"/>
              <w:rPr>
                <w:i/>
                <w:iCs/>
              </w:rPr>
            </w:pPr>
            <w:r w:rsidRPr="0098788F">
              <w:rPr>
                <w:i/>
                <w:iCs/>
              </w:rPr>
              <w:t>Fluxo de exceção</w:t>
            </w:r>
          </w:p>
        </w:tc>
        <w:tc>
          <w:tcPr>
            <w:tcW w:w="3750" w:type="pct"/>
          </w:tcPr>
          <w:p w:rsidR="003C650C" w:rsidRPr="0098788F" w:rsidRDefault="003C650C" w:rsidP="0098788F">
            <w:pPr>
              <w:spacing w:line="276" w:lineRule="auto"/>
            </w:pPr>
            <w:r w:rsidRPr="0098788F">
              <w:t>Alteração de dados do usuário</w:t>
            </w:r>
          </w:p>
          <w:p w:rsidR="003C650C" w:rsidRPr="0098788F" w:rsidRDefault="003C650C" w:rsidP="0098788F">
            <w:pPr>
              <w:spacing w:line="276" w:lineRule="auto"/>
            </w:pPr>
            <w:r w:rsidRPr="0098788F">
              <w:t>1.1 A nova senha e a sua confirmação devem coincidir, ou seja, possuir os mesmos caracteres alfanuméricos. Caso isso não ocorra, o sistema deve notificar o usuário dessa diferença.</w:t>
            </w:r>
          </w:p>
        </w:tc>
      </w:tr>
      <w:tr w:rsidR="003C650C" w:rsidRPr="0098788F">
        <w:tc>
          <w:tcPr>
            <w:tcW w:w="1250" w:type="pct"/>
          </w:tcPr>
          <w:p w:rsidR="003C650C" w:rsidRPr="0098788F" w:rsidRDefault="003C650C" w:rsidP="0098788F">
            <w:pPr>
              <w:spacing w:line="276" w:lineRule="auto"/>
              <w:jc w:val="left"/>
              <w:rPr>
                <w:i/>
                <w:iCs/>
              </w:rPr>
            </w:pPr>
            <w:r w:rsidRPr="0098788F">
              <w:rPr>
                <w:i/>
                <w:iCs/>
              </w:rPr>
              <w:t>Subcaso de uso</w:t>
            </w:r>
          </w:p>
        </w:tc>
        <w:tc>
          <w:tcPr>
            <w:tcW w:w="3750" w:type="pct"/>
          </w:tcPr>
          <w:p w:rsidR="003C650C" w:rsidRPr="0098788F" w:rsidRDefault="003C650C" w:rsidP="0098788F">
            <w:pPr>
              <w:spacing w:line="276" w:lineRule="auto"/>
            </w:pPr>
            <w:r w:rsidRPr="0098788F">
              <w:t>-</w:t>
            </w:r>
          </w:p>
        </w:tc>
      </w:tr>
    </w:tbl>
    <w:p w:rsidR="003C650C" w:rsidRPr="00EF50BF" w:rsidRDefault="003C650C" w:rsidP="001E4B7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2"/>
        <w:gridCol w:w="6965"/>
      </w:tblGrid>
      <w:tr w:rsidR="003C650C" w:rsidRPr="0098788F">
        <w:trPr>
          <w:jc w:val="center"/>
        </w:trPr>
        <w:tc>
          <w:tcPr>
            <w:tcW w:w="5000" w:type="pct"/>
            <w:gridSpan w:val="2"/>
            <w:tcBorders>
              <w:top w:val="nil"/>
              <w:left w:val="nil"/>
              <w:right w:val="nil"/>
            </w:tcBorders>
          </w:tcPr>
          <w:p w:rsidR="003C650C" w:rsidRPr="0098788F" w:rsidRDefault="003C650C" w:rsidP="007226C5">
            <w:pPr>
              <w:pStyle w:val="Legenda"/>
            </w:pPr>
            <w:bookmarkStart w:id="110" w:name="_Toc467743456"/>
            <w:r w:rsidRPr="0098788F">
              <w:t xml:space="preserve">Tabela </w:t>
            </w:r>
            <w:fldSimple w:instr=" SEQ Tabela \* ARABIC ">
              <w:r w:rsidRPr="0098788F">
                <w:rPr>
                  <w:noProof/>
                </w:rPr>
                <w:t>2</w:t>
              </w:r>
            </w:fldSimple>
            <w:r w:rsidRPr="0098788F">
              <w:t xml:space="preserve"> – Documentação do caso de uso realizar </w:t>
            </w:r>
            <w:proofErr w:type="spellStart"/>
            <w:r w:rsidRPr="0098788F">
              <w:rPr>
                <w:i/>
                <w:iCs/>
              </w:rPr>
              <w:t>log</w:t>
            </w:r>
            <w:proofErr w:type="spellEnd"/>
            <w:r w:rsidRPr="0098788F">
              <w:rPr>
                <w:i/>
                <w:iCs/>
              </w:rPr>
              <w:t xml:space="preserve"> in</w:t>
            </w:r>
            <w:bookmarkEnd w:id="110"/>
          </w:p>
        </w:tc>
      </w:tr>
      <w:tr w:rsidR="003C650C" w:rsidRPr="0098788F">
        <w:trPr>
          <w:jc w:val="center"/>
        </w:trPr>
        <w:tc>
          <w:tcPr>
            <w:tcW w:w="1250" w:type="pct"/>
          </w:tcPr>
          <w:p w:rsidR="003C650C" w:rsidRPr="0098788F" w:rsidRDefault="003C650C" w:rsidP="0098788F">
            <w:pPr>
              <w:spacing w:line="240" w:lineRule="auto"/>
              <w:jc w:val="left"/>
              <w:rPr>
                <w:i/>
                <w:iCs/>
              </w:rPr>
            </w:pPr>
            <w:r w:rsidRPr="0098788F">
              <w:rPr>
                <w:i/>
                <w:iCs/>
              </w:rPr>
              <w:t xml:space="preserve">Caso de uso </w:t>
            </w:r>
          </w:p>
        </w:tc>
        <w:tc>
          <w:tcPr>
            <w:tcW w:w="3750" w:type="pct"/>
          </w:tcPr>
          <w:p w:rsidR="003C650C" w:rsidRPr="0098788F" w:rsidRDefault="003C650C" w:rsidP="0098788F">
            <w:pPr>
              <w:spacing w:line="240" w:lineRule="auto"/>
            </w:pPr>
            <w:r w:rsidRPr="0098788F">
              <w:t xml:space="preserve">Realizar </w:t>
            </w:r>
            <w:proofErr w:type="spellStart"/>
            <w:r w:rsidRPr="0098788F">
              <w:rPr>
                <w:i/>
                <w:iCs/>
              </w:rPr>
              <w:t>log</w:t>
            </w:r>
            <w:proofErr w:type="spellEnd"/>
            <w:r w:rsidRPr="0098788F">
              <w:rPr>
                <w:i/>
                <w:iCs/>
              </w:rPr>
              <w:t xml:space="preserve"> in</w:t>
            </w:r>
          </w:p>
        </w:tc>
      </w:tr>
      <w:tr w:rsidR="003C650C" w:rsidRPr="0098788F">
        <w:trPr>
          <w:jc w:val="center"/>
        </w:trPr>
        <w:tc>
          <w:tcPr>
            <w:tcW w:w="1250" w:type="pct"/>
          </w:tcPr>
          <w:p w:rsidR="003C650C" w:rsidRPr="0098788F" w:rsidRDefault="003C650C" w:rsidP="0098788F">
            <w:pPr>
              <w:spacing w:line="240" w:lineRule="auto"/>
              <w:jc w:val="left"/>
              <w:rPr>
                <w:i/>
                <w:iCs/>
              </w:rPr>
            </w:pPr>
            <w:r w:rsidRPr="0098788F">
              <w:rPr>
                <w:i/>
                <w:iCs/>
              </w:rPr>
              <w:t>Resumo</w:t>
            </w:r>
          </w:p>
        </w:tc>
        <w:tc>
          <w:tcPr>
            <w:tcW w:w="3750" w:type="pct"/>
          </w:tcPr>
          <w:p w:rsidR="003C650C" w:rsidRPr="0098788F" w:rsidRDefault="003C650C" w:rsidP="0098788F">
            <w:pPr>
              <w:spacing w:line="276" w:lineRule="auto"/>
            </w:pPr>
            <w:r w:rsidRPr="0098788F">
              <w:t xml:space="preserve">Esse caso de uso descreve a forma como o usuário irá realizar o processo de </w:t>
            </w:r>
            <w:proofErr w:type="spellStart"/>
            <w:r w:rsidRPr="0098788F">
              <w:t>l</w:t>
            </w:r>
            <w:r w:rsidRPr="0098788F">
              <w:rPr>
                <w:i/>
                <w:iCs/>
              </w:rPr>
              <w:t>og</w:t>
            </w:r>
            <w:proofErr w:type="spellEnd"/>
            <w:r w:rsidRPr="0098788F">
              <w:rPr>
                <w:i/>
                <w:iCs/>
              </w:rPr>
              <w:t xml:space="preserve"> in.</w:t>
            </w:r>
          </w:p>
        </w:tc>
      </w:tr>
      <w:tr w:rsidR="003C650C" w:rsidRPr="0098788F">
        <w:trPr>
          <w:jc w:val="center"/>
        </w:trPr>
        <w:tc>
          <w:tcPr>
            <w:tcW w:w="1250" w:type="pct"/>
          </w:tcPr>
          <w:p w:rsidR="003C650C" w:rsidRPr="0098788F" w:rsidRDefault="003C650C" w:rsidP="0098788F">
            <w:pPr>
              <w:spacing w:line="240" w:lineRule="auto"/>
              <w:jc w:val="left"/>
              <w:rPr>
                <w:i/>
                <w:iCs/>
              </w:rPr>
            </w:pPr>
            <w:r w:rsidRPr="0098788F">
              <w:rPr>
                <w:i/>
                <w:iCs/>
              </w:rPr>
              <w:t>Ator principal</w:t>
            </w:r>
          </w:p>
        </w:tc>
        <w:tc>
          <w:tcPr>
            <w:tcW w:w="3750" w:type="pct"/>
          </w:tcPr>
          <w:p w:rsidR="003C650C" w:rsidRPr="0098788F" w:rsidRDefault="003C650C" w:rsidP="0098788F">
            <w:pPr>
              <w:spacing w:line="240" w:lineRule="auto"/>
            </w:pPr>
            <w:r w:rsidRPr="0098788F">
              <w:t>Usuário</w:t>
            </w:r>
          </w:p>
        </w:tc>
      </w:tr>
      <w:tr w:rsidR="003C650C" w:rsidRPr="0098788F">
        <w:trPr>
          <w:jc w:val="center"/>
        </w:trPr>
        <w:tc>
          <w:tcPr>
            <w:tcW w:w="1250" w:type="pct"/>
          </w:tcPr>
          <w:p w:rsidR="003C650C" w:rsidRPr="0098788F" w:rsidRDefault="003C650C" w:rsidP="0098788F">
            <w:pPr>
              <w:spacing w:line="240" w:lineRule="auto"/>
              <w:jc w:val="left"/>
              <w:rPr>
                <w:i/>
                <w:iCs/>
              </w:rPr>
            </w:pPr>
            <w:r w:rsidRPr="0098788F">
              <w:rPr>
                <w:i/>
                <w:iCs/>
              </w:rPr>
              <w:t>Pré-condição</w:t>
            </w:r>
          </w:p>
        </w:tc>
        <w:tc>
          <w:tcPr>
            <w:tcW w:w="3750" w:type="pct"/>
          </w:tcPr>
          <w:p w:rsidR="003C650C" w:rsidRPr="0098788F" w:rsidRDefault="003C650C" w:rsidP="0098788F">
            <w:pPr>
              <w:spacing w:line="240" w:lineRule="auto"/>
            </w:pPr>
            <w:r w:rsidRPr="0098788F">
              <w:t>O usuário deve ser previamente cadastrado no sistema.</w:t>
            </w:r>
          </w:p>
        </w:tc>
      </w:tr>
      <w:tr w:rsidR="003C650C" w:rsidRPr="0098788F">
        <w:trPr>
          <w:jc w:val="center"/>
        </w:trPr>
        <w:tc>
          <w:tcPr>
            <w:tcW w:w="1250" w:type="pct"/>
          </w:tcPr>
          <w:p w:rsidR="003C650C" w:rsidRPr="0098788F" w:rsidRDefault="003C650C" w:rsidP="0098788F">
            <w:pPr>
              <w:spacing w:line="240" w:lineRule="auto"/>
              <w:jc w:val="left"/>
              <w:rPr>
                <w:i/>
                <w:iCs/>
              </w:rPr>
            </w:pPr>
            <w:r w:rsidRPr="0098788F">
              <w:rPr>
                <w:i/>
                <w:iCs/>
              </w:rPr>
              <w:t>Pós-condição</w:t>
            </w:r>
          </w:p>
        </w:tc>
        <w:tc>
          <w:tcPr>
            <w:tcW w:w="3750" w:type="pct"/>
          </w:tcPr>
          <w:p w:rsidR="003C650C" w:rsidRPr="0098788F" w:rsidRDefault="003C650C" w:rsidP="0098788F">
            <w:pPr>
              <w:spacing w:line="240" w:lineRule="auto"/>
            </w:pPr>
            <w:r w:rsidRPr="0098788F">
              <w:t>-</w:t>
            </w:r>
          </w:p>
        </w:tc>
      </w:tr>
      <w:tr w:rsidR="003C650C" w:rsidRPr="0098788F">
        <w:trPr>
          <w:jc w:val="center"/>
        </w:trPr>
        <w:tc>
          <w:tcPr>
            <w:tcW w:w="1250" w:type="pct"/>
          </w:tcPr>
          <w:p w:rsidR="003C650C" w:rsidRPr="0098788F" w:rsidRDefault="003C650C" w:rsidP="0098788F">
            <w:pPr>
              <w:spacing w:line="240" w:lineRule="auto"/>
              <w:jc w:val="left"/>
              <w:rPr>
                <w:i/>
                <w:iCs/>
              </w:rPr>
            </w:pPr>
            <w:r w:rsidRPr="0098788F">
              <w:rPr>
                <w:i/>
                <w:iCs/>
              </w:rPr>
              <w:t>Fluxo principal</w:t>
            </w:r>
          </w:p>
        </w:tc>
        <w:tc>
          <w:tcPr>
            <w:tcW w:w="3750" w:type="pct"/>
          </w:tcPr>
          <w:p w:rsidR="003C650C" w:rsidRPr="0098788F" w:rsidRDefault="003C650C" w:rsidP="0098788F">
            <w:pPr>
              <w:spacing w:line="276" w:lineRule="auto"/>
              <w:rPr>
                <w:i/>
                <w:iCs/>
              </w:rPr>
            </w:pPr>
            <w:r w:rsidRPr="0098788F">
              <w:t xml:space="preserve">Realizar </w:t>
            </w:r>
            <w:proofErr w:type="spellStart"/>
            <w:r w:rsidRPr="0098788F">
              <w:rPr>
                <w:i/>
                <w:iCs/>
              </w:rPr>
              <w:t>log</w:t>
            </w:r>
            <w:proofErr w:type="spellEnd"/>
            <w:r w:rsidRPr="0098788F">
              <w:rPr>
                <w:i/>
                <w:iCs/>
              </w:rPr>
              <w:t xml:space="preserve"> in</w:t>
            </w:r>
          </w:p>
          <w:p w:rsidR="003C650C" w:rsidRPr="0098788F" w:rsidRDefault="003C650C" w:rsidP="0098788F">
            <w:pPr>
              <w:spacing w:line="276" w:lineRule="auto"/>
            </w:pPr>
            <w:r w:rsidRPr="0098788F">
              <w:t>1. O usuário deve informar o seu nome de usuário ou e-mail.</w:t>
            </w:r>
          </w:p>
          <w:p w:rsidR="003C650C" w:rsidRPr="0098788F" w:rsidRDefault="003C650C" w:rsidP="0098788F">
            <w:pPr>
              <w:spacing w:line="276" w:lineRule="auto"/>
            </w:pPr>
            <w:r w:rsidRPr="0098788F">
              <w:t>2. O usuário deve informar a senha.</w:t>
            </w:r>
          </w:p>
        </w:tc>
      </w:tr>
      <w:tr w:rsidR="003C650C" w:rsidRPr="0098788F">
        <w:trPr>
          <w:jc w:val="center"/>
        </w:trPr>
        <w:tc>
          <w:tcPr>
            <w:tcW w:w="1250" w:type="pct"/>
          </w:tcPr>
          <w:p w:rsidR="003C650C" w:rsidRPr="0098788F" w:rsidRDefault="003C650C" w:rsidP="0098788F">
            <w:pPr>
              <w:spacing w:line="240" w:lineRule="auto"/>
              <w:jc w:val="left"/>
              <w:rPr>
                <w:i/>
                <w:iCs/>
              </w:rPr>
            </w:pPr>
            <w:r w:rsidRPr="0098788F">
              <w:rPr>
                <w:i/>
                <w:iCs/>
              </w:rPr>
              <w:t>Fluxo de exceção</w:t>
            </w:r>
          </w:p>
        </w:tc>
        <w:tc>
          <w:tcPr>
            <w:tcW w:w="3750" w:type="pct"/>
          </w:tcPr>
          <w:p w:rsidR="003C650C" w:rsidRPr="0098788F" w:rsidRDefault="003C650C" w:rsidP="0098788F">
            <w:pPr>
              <w:spacing w:line="276" w:lineRule="auto"/>
              <w:rPr>
                <w:i/>
                <w:iCs/>
              </w:rPr>
            </w:pPr>
            <w:r w:rsidRPr="0098788F">
              <w:t xml:space="preserve">Realizar </w:t>
            </w:r>
            <w:proofErr w:type="spellStart"/>
            <w:r w:rsidRPr="0098788F">
              <w:rPr>
                <w:i/>
                <w:iCs/>
              </w:rPr>
              <w:t>log</w:t>
            </w:r>
            <w:proofErr w:type="spellEnd"/>
            <w:r w:rsidRPr="0098788F">
              <w:rPr>
                <w:i/>
                <w:iCs/>
              </w:rPr>
              <w:t xml:space="preserve"> in</w:t>
            </w:r>
          </w:p>
          <w:p w:rsidR="003C650C" w:rsidRPr="0098788F" w:rsidRDefault="003C650C" w:rsidP="0098788F">
            <w:pPr>
              <w:spacing w:line="276" w:lineRule="auto"/>
            </w:pPr>
            <w:r w:rsidRPr="0098788F">
              <w:lastRenderedPageBreak/>
              <w:t xml:space="preserve">1.1 Caso o usuário não seja cadastrado, o sistema deve notificar o usuário que este não é cadastrado. Deve informar que caso deseje utilizar o sistema, deve realizar o seu cadastro. </w:t>
            </w:r>
          </w:p>
          <w:p w:rsidR="003C650C" w:rsidRPr="0098788F" w:rsidRDefault="003C650C" w:rsidP="0098788F">
            <w:pPr>
              <w:spacing w:line="276" w:lineRule="auto"/>
            </w:pPr>
          </w:p>
          <w:p w:rsidR="003C650C" w:rsidRPr="0098788F" w:rsidRDefault="003C650C" w:rsidP="0098788F">
            <w:pPr>
              <w:spacing w:line="276" w:lineRule="auto"/>
            </w:pPr>
            <w:r w:rsidRPr="0098788F">
              <w:t>1.1 Caso o usuário seja cadastrado, mas não se recorde do nome de usuário e/ou senha, este deve ser informado o e-mail cadastrado. O sistema enviará uma mensagem no e-mail do usuário contendo uma senha provisória e/ou nome de usuário.</w:t>
            </w:r>
          </w:p>
        </w:tc>
      </w:tr>
      <w:tr w:rsidR="003C650C" w:rsidRPr="0098788F">
        <w:trPr>
          <w:jc w:val="center"/>
        </w:trPr>
        <w:tc>
          <w:tcPr>
            <w:tcW w:w="1250" w:type="pct"/>
          </w:tcPr>
          <w:p w:rsidR="003C650C" w:rsidRPr="0098788F" w:rsidRDefault="003C650C" w:rsidP="0098788F">
            <w:pPr>
              <w:spacing w:line="240" w:lineRule="auto"/>
              <w:jc w:val="left"/>
              <w:rPr>
                <w:i/>
                <w:iCs/>
              </w:rPr>
            </w:pPr>
            <w:r w:rsidRPr="0098788F">
              <w:rPr>
                <w:i/>
                <w:iCs/>
              </w:rPr>
              <w:lastRenderedPageBreak/>
              <w:t>Subcaso de uso</w:t>
            </w:r>
          </w:p>
        </w:tc>
        <w:tc>
          <w:tcPr>
            <w:tcW w:w="3750" w:type="pct"/>
          </w:tcPr>
          <w:p w:rsidR="003C650C" w:rsidRPr="0098788F" w:rsidRDefault="003C650C" w:rsidP="0098788F">
            <w:pPr>
              <w:spacing w:line="240" w:lineRule="auto"/>
            </w:pPr>
            <w:r w:rsidRPr="0098788F">
              <w:t>-</w:t>
            </w:r>
          </w:p>
        </w:tc>
      </w:tr>
    </w:tbl>
    <w:p w:rsidR="003C650C" w:rsidRDefault="003C650C" w:rsidP="001E4B7D"/>
    <w:p w:rsidR="003C650C" w:rsidRPr="00EF50BF" w:rsidRDefault="003C650C" w:rsidP="001E4B7D"/>
    <w:tbl>
      <w:tblPr>
        <w:tblW w:w="0" w:type="auto"/>
        <w:tblInd w:w="2" w:type="dxa"/>
        <w:tblLook w:val="00A0"/>
      </w:tblPr>
      <w:tblGrid>
        <w:gridCol w:w="9061"/>
      </w:tblGrid>
      <w:tr w:rsidR="003C650C" w:rsidRPr="0098788F">
        <w:tc>
          <w:tcPr>
            <w:tcW w:w="9061" w:type="dxa"/>
          </w:tcPr>
          <w:p w:rsidR="003C650C" w:rsidRPr="0098788F" w:rsidRDefault="002547B6" w:rsidP="0098788F">
            <w:pPr>
              <w:keepNext/>
              <w:jc w:val="center"/>
            </w:pPr>
            <w:r>
              <w:rPr>
                <w:noProof/>
                <w:lang w:eastAsia="pt-BR"/>
              </w:rPr>
              <w:pict>
                <v:shape id="Imagem 9" o:spid="_x0000_i1030" type="#_x0000_t75" style="width:283.9pt;height:114.1pt;visibility:visible">
                  <v:imagedata r:id="rId12" o:title=""/>
                </v:shape>
              </w:pict>
            </w:r>
          </w:p>
        </w:tc>
      </w:tr>
      <w:tr w:rsidR="003C650C" w:rsidRPr="0098788F">
        <w:tc>
          <w:tcPr>
            <w:tcW w:w="9061" w:type="dxa"/>
          </w:tcPr>
          <w:p w:rsidR="003C650C" w:rsidRPr="0098788F" w:rsidRDefault="003C650C" w:rsidP="007226C5">
            <w:pPr>
              <w:pStyle w:val="Legenda"/>
            </w:pPr>
            <w:bookmarkStart w:id="111" w:name="_Toc467743446"/>
            <w:r w:rsidRPr="0098788F">
              <w:t xml:space="preserve">Figura </w:t>
            </w:r>
            <w:fldSimple w:instr=" SEQ Figura \* ARABIC ">
              <w:r w:rsidRPr="0098788F">
                <w:rPr>
                  <w:noProof/>
                </w:rPr>
                <w:t>2</w:t>
              </w:r>
            </w:fldSimple>
            <w:r w:rsidRPr="0098788F">
              <w:t xml:space="preserve"> - Criar contas de receita/ despesa</w:t>
            </w:r>
            <w:bookmarkEnd w:id="111"/>
          </w:p>
        </w:tc>
      </w:tr>
    </w:tbl>
    <w:p w:rsidR="003C650C" w:rsidRPr="00EF50BF" w:rsidRDefault="003C650C" w:rsidP="003D2092"/>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35"/>
        <w:gridCol w:w="6852"/>
      </w:tblGrid>
      <w:tr w:rsidR="003C650C" w:rsidRPr="0098788F">
        <w:trPr>
          <w:jc w:val="center"/>
        </w:trPr>
        <w:tc>
          <w:tcPr>
            <w:tcW w:w="5000" w:type="pct"/>
            <w:gridSpan w:val="2"/>
            <w:tcBorders>
              <w:top w:val="nil"/>
              <w:left w:val="nil"/>
              <w:right w:val="nil"/>
            </w:tcBorders>
          </w:tcPr>
          <w:p w:rsidR="003C650C" w:rsidRPr="0098788F" w:rsidRDefault="003C650C" w:rsidP="0002427E">
            <w:pPr>
              <w:pStyle w:val="Legenda"/>
            </w:pPr>
            <w:bookmarkStart w:id="112" w:name="_Toc467743457"/>
            <w:r w:rsidRPr="0098788F">
              <w:t xml:space="preserve">Tabela </w:t>
            </w:r>
            <w:fldSimple w:instr=" SEQ Tabela \* ARABIC ">
              <w:r w:rsidRPr="0098788F">
                <w:rPr>
                  <w:noProof/>
                </w:rPr>
                <w:t>3</w:t>
              </w:r>
            </w:fldSimple>
            <w:r w:rsidRPr="0098788F">
              <w:t xml:space="preserve"> – Documentação do caso de uso criar contas de receita/ despesa</w:t>
            </w:r>
            <w:bookmarkEnd w:id="112"/>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 xml:space="preserve">Caso de uso </w:t>
            </w:r>
          </w:p>
        </w:tc>
        <w:tc>
          <w:tcPr>
            <w:tcW w:w="3689" w:type="pct"/>
          </w:tcPr>
          <w:p w:rsidR="003C650C" w:rsidRPr="0098788F" w:rsidRDefault="003C650C" w:rsidP="0098788F">
            <w:pPr>
              <w:spacing w:line="276" w:lineRule="auto"/>
            </w:pPr>
            <w:r w:rsidRPr="0098788F">
              <w:t>Criar categorias dentro do Tipo receita/ despesa</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Resumo</w:t>
            </w:r>
          </w:p>
        </w:tc>
        <w:tc>
          <w:tcPr>
            <w:tcW w:w="3689" w:type="pct"/>
          </w:tcPr>
          <w:p w:rsidR="003C650C" w:rsidRPr="0098788F" w:rsidRDefault="003C650C" w:rsidP="0098788F">
            <w:pPr>
              <w:spacing w:line="276" w:lineRule="auto"/>
            </w:pPr>
            <w:r w:rsidRPr="0098788F">
              <w:t>Esse caso de uso descreve a forma como o sistema permite a inclusão, alteração, exclusão e consulta das categorias (contas) criadas tanto de receitas como de despesas.</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Ator principal</w:t>
            </w:r>
          </w:p>
        </w:tc>
        <w:tc>
          <w:tcPr>
            <w:tcW w:w="3689" w:type="pct"/>
          </w:tcPr>
          <w:p w:rsidR="003C650C" w:rsidRPr="0098788F" w:rsidRDefault="003C650C" w:rsidP="0098788F">
            <w:pPr>
              <w:spacing w:line="276" w:lineRule="auto"/>
            </w:pPr>
            <w:r w:rsidRPr="0098788F">
              <w:t>Usuário</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Pré-condição</w:t>
            </w:r>
          </w:p>
        </w:tc>
        <w:tc>
          <w:tcPr>
            <w:tcW w:w="3689" w:type="pct"/>
          </w:tcPr>
          <w:p w:rsidR="003C650C" w:rsidRPr="0098788F" w:rsidRDefault="003C650C" w:rsidP="0098788F">
            <w:pPr>
              <w:spacing w:line="276" w:lineRule="auto"/>
            </w:pPr>
            <w:r w:rsidRPr="0098788F">
              <w:t>Exclusão</w:t>
            </w:r>
          </w:p>
          <w:p w:rsidR="003C650C" w:rsidRPr="0098788F" w:rsidRDefault="003C650C" w:rsidP="0098788F">
            <w:pPr>
              <w:spacing w:line="276" w:lineRule="auto"/>
            </w:pPr>
            <w:r w:rsidRPr="0098788F">
              <w:t>Para a exclusão de uma determinada categoria, é necessária a sua existência.</w:t>
            </w:r>
          </w:p>
          <w:p w:rsidR="003C650C" w:rsidRPr="0098788F" w:rsidRDefault="003C650C" w:rsidP="0098788F">
            <w:pPr>
              <w:spacing w:line="276" w:lineRule="auto"/>
            </w:pPr>
          </w:p>
          <w:p w:rsidR="003C650C" w:rsidRPr="0098788F" w:rsidRDefault="003C650C" w:rsidP="0098788F">
            <w:pPr>
              <w:spacing w:line="276" w:lineRule="auto"/>
            </w:pPr>
            <w:r w:rsidRPr="0098788F">
              <w:t>Consulta</w:t>
            </w:r>
          </w:p>
          <w:p w:rsidR="003C650C" w:rsidRPr="0098788F" w:rsidRDefault="003C650C" w:rsidP="0098788F">
            <w:pPr>
              <w:spacing w:line="276" w:lineRule="auto"/>
            </w:pPr>
            <w:r w:rsidRPr="0098788F">
              <w:t>Para a consulta das categorias, é necessária a existência de das mesmas no Tipo receita/despesa.</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Pós-condição</w:t>
            </w:r>
          </w:p>
        </w:tc>
        <w:tc>
          <w:tcPr>
            <w:tcW w:w="3689" w:type="pct"/>
          </w:tcPr>
          <w:p w:rsidR="003C650C" w:rsidRPr="0098788F" w:rsidRDefault="003C650C" w:rsidP="0098788F">
            <w:pPr>
              <w:spacing w:line="276" w:lineRule="auto"/>
            </w:pPr>
            <w:r w:rsidRPr="0098788F">
              <w:t>-</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Fluxo principal</w:t>
            </w:r>
          </w:p>
        </w:tc>
        <w:tc>
          <w:tcPr>
            <w:tcW w:w="3689"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1. Para incluir uma nova categoria ao Tipo receita/despesa, o usuário deve informar um nome para a categoria.</w:t>
            </w:r>
          </w:p>
          <w:p w:rsidR="003C650C" w:rsidRPr="0098788F" w:rsidRDefault="003C650C" w:rsidP="0098788F">
            <w:pPr>
              <w:spacing w:line="276" w:lineRule="auto"/>
            </w:pPr>
            <w:r w:rsidRPr="0098788F">
              <w:t>2. O usuário deve informar se a categoria pertence à receita ou à despesa.</w:t>
            </w:r>
          </w:p>
          <w:p w:rsidR="003C650C" w:rsidRPr="0098788F" w:rsidRDefault="003C650C" w:rsidP="0098788F">
            <w:pPr>
              <w:spacing w:line="276" w:lineRule="auto"/>
            </w:pPr>
          </w:p>
          <w:p w:rsidR="003C650C" w:rsidRPr="0098788F" w:rsidRDefault="003C650C" w:rsidP="0098788F">
            <w:pPr>
              <w:spacing w:line="276" w:lineRule="auto"/>
            </w:pPr>
            <w:r w:rsidRPr="0098788F">
              <w:t>Alteração</w:t>
            </w:r>
          </w:p>
          <w:p w:rsidR="003C650C" w:rsidRPr="0098788F" w:rsidRDefault="003C650C" w:rsidP="0098788F">
            <w:pPr>
              <w:spacing w:line="276" w:lineRule="auto"/>
            </w:pPr>
            <w:r w:rsidRPr="0098788F">
              <w:lastRenderedPageBreak/>
              <w:t>1. Para alterar o nome da categoria, o usuário deve excluir o nome anterior.</w:t>
            </w:r>
          </w:p>
          <w:p w:rsidR="003C650C" w:rsidRPr="0098788F" w:rsidRDefault="003C650C" w:rsidP="0098788F">
            <w:pPr>
              <w:spacing w:line="276" w:lineRule="auto"/>
            </w:pPr>
            <w:r w:rsidRPr="0098788F">
              <w:t>2. O usuário deve criar um novo nome para a categoria.</w:t>
            </w:r>
          </w:p>
          <w:p w:rsidR="003C650C" w:rsidRPr="0098788F" w:rsidRDefault="003C650C" w:rsidP="0098788F">
            <w:pPr>
              <w:spacing w:line="276" w:lineRule="auto"/>
            </w:pPr>
          </w:p>
          <w:p w:rsidR="003C650C" w:rsidRPr="0098788F" w:rsidRDefault="003C650C" w:rsidP="0098788F">
            <w:pPr>
              <w:spacing w:line="276" w:lineRule="auto"/>
            </w:pPr>
            <w:r w:rsidRPr="0098788F">
              <w:t>Exclusão</w:t>
            </w:r>
          </w:p>
          <w:p w:rsidR="003C650C" w:rsidRPr="0098788F" w:rsidRDefault="003C650C" w:rsidP="0098788F">
            <w:pPr>
              <w:spacing w:line="276" w:lineRule="auto"/>
            </w:pPr>
            <w:r w:rsidRPr="0098788F">
              <w:t>1. Para excluir a categoria, o usuário deve selecionar aquela desejada para a exclusão no sistema.</w:t>
            </w:r>
          </w:p>
          <w:p w:rsidR="003C650C" w:rsidRPr="0098788F" w:rsidRDefault="003C650C" w:rsidP="0098788F">
            <w:pPr>
              <w:spacing w:line="276" w:lineRule="auto"/>
            </w:pPr>
            <w:r w:rsidRPr="0098788F">
              <w:t xml:space="preserve">2. O sistema deve solicitar a confirmação de exclusão da conta. </w:t>
            </w:r>
          </w:p>
          <w:p w:rsidR="003C650C" w:rsidRPr="0098788F" w:rsidRDefault="003C650C" w:rsidP="0098788F">
            <w:pPr>
              <w:spacing w:line="276" w:lineRule="auto"/>
            </w:pPr>
            <w:r w:rsidRPr="0098788F">
              <w:t>3. Os valores da categoria excluída devem permanecer no sistema.</w:t>
            </w:r>
          </w:p>
          <w:p w:rsidR="003C650C" w:rsidRPr="0098788F" w:rsidRDefault="003C650C" w:rsidP="0098788F">
            <w:pPr>
              <w:spacing w:line="276" w:lineRule="auto"/>
            </w:pPr>
            <w:proofErr w:type="gramStart"/>
            <w:r w:rsidRPr="0098788F">
              <w:t>4</w:t>
            </w:r>
            <w:proofErr w:type="gramEnd"/>
            <w:r w:rsidRPr="0098788F">
              <w:t xml:space="preserve"> Esses valores serão realocados para uma categoria denominada "sem categoria". </w:t>
            </w:r>
          </w:p>
          <w:p w:rsidR="003C650C" w:rsidRPr="0098788F" w:rsidRDefault="003C650C" w:rsidP="0098788F">
            <w:pPr>
              <w:spacing w:line="276" w:lineRule="auto"/>
            </w:pPr>
          </w:p>
          <w:p w:rsidR="003C650C" w:rsidRPr="0098788F" w:rsidRDefault="003C650C" w:rsidP="0098788F">
            <w:pPr>
              <w:spacing w:line="276" w:lineRule="auto"/>
            </w:pPr>
            <w:r w:rsidRPr="0098788F">
              <w:t>Consulta</w:t>
            </w:r>
          </w:p>
          <w:p w:rsidR="003C650C" w:rsidRPr="0098788F" w:rsidRDefault="003C650C" w:rsidP="0098788F">
            <w:pPr>
              <w:spacing w:line="276" w:lineRule="auto"/>
            </w:pPr>
            <w:r w:rsidRPr="0098788F">
              <w:t>4. Para visualizar as categorias criadas, o sistema deve verificar todas as categorias existentes e exibi-las para o usuário.</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lastRenderedPageBreak/>
              <w:t>Fluxo de exceção</w:t>
            </w:r>
          </w:p>
        </w:tc>
        <w:tc>
          <w:tcPr>
            <w:tcW w:w="3689"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1.1 Caso seja incluída uma categoria de receita/despesa ou com o mesmo nome, o sistema deve exibir uma mensagem alertando o usuário de sua existência e</w:t>
            </w:r>
            <w:proofErr w:type="gramStart"/>
            <w:r w:rsidRPr="0098788F">
              <w:t xml:space="preserve">  </w:t>
            </w:r>
            <w:proofErr w:type="gramEnd"/>
            <w:r w:rsidRPr="0098788F">
              <w:t xml:space="preserve">dando a opção de dar-lhe um novo nome ou criar com o mesmo nome acrescentando uma numeração de ordem de criação caso não tenha um novo nome.  </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Subcaso de uso</w:t>
            </w:r>
          </w:p>
        </w:tc>
        <w:tc>
          <w:tcPr>
            <w:tcW w:w="3689" w:type="pct"/>
          </w:tcPr>
          <w:p w:rsidR="003C650C" w:rsidRPr="0098788F" w:rsidRDefault="003C650C" w:rsidP="0098788F">
            <w:pPr>
              <w:spacing w:line="276" w:lineRule="auto"/>
            </w:pPr>
            <w:r w:rsidRPr="0098788F">
              <w:t>-</w:t>
            </w:r>
          </w:p>
        </w:tc>
      </w:tr>
    </w:tbl>
    <w:p w:rsidR="003C650C" w:rsidRDefault="003C650C" w:rsidP="001E4B7D"/>
    <w:p w:rsidR="003C650C" w:rsidRPr="00EF50BF" w:rsidRDefault="003C650C" w:rsidP="001E4B7D"/>
    <w:tbl>
      <w:tblPr>
        <w:tblW w:w="0" w:type="auto"/>
        <w:tblInd w:w="2" w:type="dxa"/>
        <w:tblLook w:val="00A0"/>
      </w:tblPr>
      <w:tblGrid>
        <w:gridCol w:w="9061"/>
      </w:tblGrid>
      <w:tr w:rsidR="003C650C" w:rsidRPr="0098788F">
        <w:tc>
          <w:tcPr>
            <w:tcW w:w="9061" w:type="dxa"/>
          </w:tcPr>
          <w:p w:rsidR="003C650C" w:rsidRPr="0098788F" w:rsidRDefault="002547B6" w:rsidP="0098788F">
            <w:pPr>
              <w:keepNext/>
              <w:jc w:val="center"/>
            </w:pPr>
            <w:r>
              <w:rPr>
                <w:noProof/>
                <w:lang w:eastAsia="pt-BR"/>
              </w:rPr>
              <w:pict>
                <v:shape id="Imagem 15" o:spid="_x0000_i1031" type="#_x0000_t75" style="width:268.3pt;height:114.1pt;visibility:visible">
                  <v:imagedata r:id="rId13" o:title=""/>
                </v:shape>
              </w:pict>
            </w:r>
          </w:p>
        </w:tc>
      </w:tr>
      <w:tr w:rsidR="003C650C" w:rsidRPr="0098788F">
        <w:tc>
          <w:tcPr>
            <w:tcW w:w="9061" w:type="dxa"/>
          </w:tcPr>
          <w:p w:rsidR="003C650C" w:rsidRPr="0098788F" w:rsidRDefault="003C650C" w:rsidP="007226C5">
            <w:pPr>
              <w:pStyle w:val="Legenda"/>
            </w:pPr>
            <w:bookmarkStart w:id="113" w:name="_Toc467743447"/>
            <w:r w:rsidRPr="0098788F">
              <w:t xml:space="preserve">Figura </w:t>
            </w:r>
            <w:fldSimple w:instr=" SEQ Figura \* ARABIC ">
              <w:r w:rsidRPr="0098788F">
                <w:rPr>
                  <w:noProof/>
                </w:rPr>
                <w:t>3</w:t>
              </w:r>
            </w:fldSimple>
            <w:r w:rsidRPr="0098788F">
              <w:t xml:space="preserve"> -</w:t>
            </w:r>
            <w:proofErr w:type="gramStart"/>
            <w:r w:rsidRPr="0098788F">
              <w:t xml:space="preserve">  </w:t>
            </w:r>
            <w:proofErr w:type="gramEnd"/>
            <w:r w:rsidRPr="0098788F">
              <w:t>Adicionar formas de pagamento</w:t>
            </w:r>
            <w:bookmarkEnd w:id="113"/>
          </w:p>
        </w:tc>
      </w:tr>
    </w:tbl>
    <w:p w:rsidR="003C650C" w:rsidRDefault="003C650C" w:rsidP="001E4B7D"/>
    <w:p w:rsidR="003C650C" w:rsidRDefault="003C650C" w:rsidP="001E4B7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42"/>
        <w:gridCol w:w="6845"/>
      </w:tblGrid>
      <w:tr w:rsidR="003C650C" w:rsidRPr="0098788F">
        <w:trPr>
          <w:jc w:val="center"/>
        </w:trPr>
        <w:tc>
          <w:tcPr>
            <w:tcW w:w="5000" w:type="pct"/>
            <w:gridSpan w:val="2"/>
            <w:tcBorders>
              <w:top w:val="nil"/>
              <w:left w:val="nil"/>
              <w:right w:val="nil"/>
            </w:tcBorders>
          </w:tcPr>
          <w:p w:rsidR="003C650C" w:rsidRPr="0098788F" w:rsidRDefault="003C650C" w:rsidP="0002427E">
            <w:pPr>
              <w:pStyle w:val="Legenda"/>
            </w:pPr>
            <w:bookmarkStart w:id="114" w:name="_Toc467743458"/>
            <w:r w:rsidRPr="0098788F">
              <w:t xml:space="preserve">Tabela </w:t>
            </w:r>
            <w:fldSimple w:instr=" SEQ Tabela \* ARABIC ">
              <w:r w:rsidRPr="0098788F">
                <w:rPr>
                  <w:noProof/>
                </w:rPr>
                <w:t>4</w:t>
              </w:r>
            </w:fldSimple>
            <w:r w:rsidRPr="0098788F">
              <w:t xml:space="preserve"> – Documentação do caso de uso adicionar formas de pagamento</w:t>
            </w:r>
            <w:bookmarkEnd w:id="114"/>
          </w:p>
        </w:tc>
      </w:tr>
      <w:tr w:rsidR="003C650C" w:rsidRPr="0098788F">
        <w:trPr>
          <w:jc w:val="center"/>
        </w:trPr>
        <w:tc>
          <w:tcPr>
            <w:tcW w:w="1315" w:type="pct"/>
          </w:tcPr>
          <w:p w:rsidR="003C650C" w:rsidRPr="0098788F" w:rsidRDefault="003C650C" w:rsidP="0098788F">
            <w:pPr>
              <w:spacing w:line="276" w:lineRule="auto"/>
              <w:rPr>
                <w:i/>
                <w:iCs/>
              </w:rPr>
            </w:pPr>
            <w:r w:rsidRPr="0098788F">
              <w:rPr>
                <w:i/>
                <w:iCs/>
              </w:rPr>
              <w:t xml:space="preserve">Caso de uso </w:t>
            </w:r>
          </w:p>
        </w:tc>
        <w:tc>
          <w:tcPr>
            <w:tcW w:w="3685" w:type="pct"/>
          </w:tcPr>
          <w:p w:rsidR="003C650C" w:rsidRPr="0098788F" w:rsidRDefault="003C650C" w:rsidP="0098788F">
            <w:pPr>
              <w:spacing w:line="276" w:lineRule="auto"/>
            </w:pPr>
            <w:r w:rsidRPr="0098788F">
              <w:t>Adicionar formas de pagamento</w:t>
            </w:r>
          </w:p>
        </w:tc>
      </w:tr>
      <w:tr w:rsidR="003C650C" w:rsidRPr="0098788F">
        <w:trPr>
          <w:jc w:val="center"/>
        </w:trPr>
        <w:tc>
          <w:tcPr>
            <w:tcW w:w="1315" w:type="pct"/>
          </w:tcPr>
          <w:p w:rsidR="003C650C" w:rsidRPr="0098788F" w:rsidRDefault="003C650C" w:rsidP="0098788F">
            <w:pPr>
              <w:spacing w:line="276" w:lineRule="auto"/>
              <w:rPr>
                <w:i/>
                <w:iCs/>
              </w:rPr>
            </w:pPr>
            <w:r w:rsidRPr="0098788F">
              <w:rPr>
                <w:i/>
                <w:iCs/>
              </w:rPr>
              <w:t>Resumo</w:t>
            </w:r>
          </w:p>
        </w:tc>
        <w:tc>
          <w:tcPr>
            <w:tcW w:w="3685" w:type="pct"/>
          </w:tcPr>
          <w:p w:rsidR="003C650C" w:rsidRPr="0098788F" w:rsidRDefault="003C650C" w:rsidP="0098788F">
            <w:pPr>
              <w:spacing w:line="276" w:lineRule="auto"/>
            </w:pPr>
            <w:r w:rsidRPr="0098788F">
              <w:t xml:space="preserve">Esse caso de uso descreve a forma como o sistema permite </w:t>
            </w:r>
            <w:r w:rsidRPr="0098788F">
              <w:lastRenderedPageBreak/>
              <w:t>a inclusão, alteração, exclusão e consulta das formas de pagamento.</w:t>
            </w:r>
          </w:p>
        </w:tc>
      </w:tr>
      <w:tr w:rsidR="003C650C" w:rsidRPr="0098788F">
        <w:trPr>
          <w:jc w:val="center"/>
        </w:trPr>
        <w:tc>
          <w:tcPr>
            <w:tcW w:w="1315" w:type="pct"/>
          </w:tcPr>
          <w:p w:rsidR="003C650C" w:rsidRPr="0098788F" w:rsidRDefault="003C650C" w:rsidP="0098788F">
            <w:pPr>
              <w:spacing w:line="276" w:lineRule="auto"/>
              <w:rPr>
                <w:i/>
                <w:iCs/>
              </w:rPr>
            </w:pPr>
            <w:r w:rsidRPr="0098788F">
              <w:rPr>
                <w:i/>
                <w:iCs/>
              </w:rPr>
              <w:lastRenderedPageBreak/>
              <w:t>Ator principal</w:t>
            </w:r>
          </w:p>
        </w:tc>
        <w:tc>
          <w:tcPr>
            <w:tcW w:w="3685" w:type="pct"/>
          </w:tcPr>
          <w:p w:rsidR="003C650C" w:rsidRPr="0098788F" w:rsidRDefault="003C650C" w:rsidP="0098788F">
            <w:pPr>
              <w:spacing w:line="276" w:lineRule="auto"/>
            </w:pPr>
            <w:r w:rsidRPr="0098788F">
              <w:t>Usuário</w:t>
            </w:r>
          </w:p>
        </w:tc>
      </w:tr>
      <w:tr w:rsidR="003C650C" w:rsidRPr="0098788F">
        <w:trPr>
          <w:jc w:val="center"/>
        </w:trPr>
        <w:tc>
          <w:tcPr>
            <w:tcW w:w="1315" w:type="pct"/>
          </w:tcPr>
          <w:p w:rsidR="003C650C" w:rsidRPr="0098788F" w:rsidRDefault="003C650C" w:rsidP="0098788F">
            <w:pPr>
              <w:spacing w:line="276" w:lineRule="auto"/>
              <w:rPr>
                <w:i/>
                <w:iCs/>
              </w:rPr>
            </w:pPr>
            <w:r w:rsidRPr="0098788F">
              <w:rPr>
                <w:i/>
                <w:iCs/>
              </w:rPr>
              <w:t>Pré-condição</w:t>
            </w:r>
          </w:p>
        </w:tc>
        <w:tc>
          <w:tcPr>
            <w:tcW w:w="3685" w:type="pct"/>
          </w:tcPr>
          <w:p w:rsidR="003C650C" w:rsidRPr="0098788F" w:rsidRDefault="003C650C" w:rsidP="0098788F">
            <w:pPr>
              <w:spacing w:line="276" w:lineRule="auto"/>
            </w:pPr>
            <w:r w:rsidRPr="0098788F">
              <w:t>Exclusão</w:t>
            </w:r>
          </w:p>
          <w:p w:rsidR="003C650C" w:rsidRPr="0098788F" w:rsidRDefault="003C650C" w:rsidP="0098788F">
            <w:pPr>
              <w:spacing w:line="276" w:lineRule="auto"/>
            </w:pPr>
            <w:r w:rsidRPr="0098788F">
              <w:t>Para a exclusão de uma determinada forma de pagamento, é necessária a sua existência.</w:t>
            </w:r>
          </w:p>
        </w:tc>
      </w:tr>
      <w:tr w:rsidR="003C650C" w:rsidRPr="0098788F">
        <w:trPr>
          <w:jc w:val="center"/>
        </w:trPr>
        <w:tc>
          <w:tcPr>
            <w:tcW w:w="1315" w:type="pct"/>
          </w:tcPr>
          <w:p w:rsidR="003C650C" w:rsidRPr="0098788F" w:rsidRDefault="003C650C" w:rsidP="0098788F">
            <w:pPr>
              <w:spacing w:line="276" w:lineRule="auto"/>
              <w:rPr>
                <w:i/>
                <w:iCs/>
              </w:rPr>
            </w:pPr>
            <w:r w:rsidRPr="0098788F">
              <w:rPr>
                <w:i/>
                <w:iCs/>
              </w:rPr>
              <w:t>Pós-condição</w:t>
            </w:r>
          </w:p>
        </w:tc>
        <w:tc>
          <w:tcPr>
            <w:tcW w:w="3685" w:type="pct"/>
          </w:tcPr>
          <w:p w:rsidR="003C650C" w:rsidRPr="0098788F" w:rsidRDefault="003C650C" w:rsidP="0098788F">
            <w:pPr>
              <w:spacing w:line="276" w:lineRule="auto"/>
            </w:pPr>
            <w:r w:rsidRPr="0098788F">
              <w:t>-</w:t>
            </w:r>
          </w:p>
        </w:tc>
      </w:tr>
      <w:tr w:rsidR="003C650C" w:rsidRPr="0098788F">
        <w:trPr>
          <w:jc w:val="center"/>
        </w:trPr>
        <w:tc>
          <w:tcPr>
            <w:tcW w:w="1315" w:type="pct"/>
          </w:tcPr>
          <w:p w:rsidR="003C650C" w:rsidRPr="0098788F" w:rsidRDefault="003C650C" w:rsidP="0098788F">
            <w:pPr>
              <w:spacing w:line="276" w:lineRule="auto"/>
              <w:rPr>
                <w:i/>
                <w:iCs/>
              </w:rPr>
            </w:pPr>
            <w:r w:rsidRPr="0098788F">
              <w:rPr>
                <w:i/>
                <w:iCs/>
              </w:rPr>
              <w:t>Fluxo principal</w:t>
            </w:r>
          </w:p>
        </w:tc>
        <w:tc>
          <w:tcPr>
            <w:tcW w:w="3685"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1. Para incluir uma forma de pagamento, o usuário deve informar um nome.</w:t>
            </w:r>
          </w:p>
          <w:p w:rsidR="003C650C" w:rsidRPr="0098788F" w:rsidRDefault="003C650C" w:rsidP="0098788F">
            <w:pPr>
              <w:spacing w:line="276" w:lineRule="auto"/>
            </w:pPr>
          </w:p>
          <w:p w:rsidR="003C650C" w:rsidRPr="0098788F" w:rsidRDefault="003C650C" w:rsidP="0098788F">
            <w:pPr>
              <w:spacing w:line="276" w:lineRule="auto"/>
            </w:pPr>
            <w:r w:rsidRPr="0098788F">
              <w:t>Alteração</w:t>
            </w:r>
          </w:p>
          <w:p w:rsidR="003C650C" w:rsidRPr="0098788F" w:rsidRDefault="003C650C" w:rsidP="0098788F">
            <w:pPr>
              <w:spacing w:line="276" w:lineRule="auto"/>
            </w:pPr>
            <w:r w:rsidRPr="0098788F">
              <w:t>1. Para alterar o nome da forma de pagamento, o usuário deve excluir o nome anterior.</w:t>
            </w:r>
          </w:p>
          <w:p w:rsidR="003C650C" w:rsidRPr="0098788F" w:rsidRDefault="003C650C" w:rsidP="0098788F">
            <w:pPr>
              <w:spacing w:line="276" w:lineRule="auto"/>
            </w:pPr>
            <w:r w:rsidRPr="0098788F">
              <w:t>2. O usuário deve criar um novo nome para a forma de pagamento.</w:t>
            </w:r>
          </w:p>
          <w:p w:rsidR="003C650C" w:rsidRPr="0098788F" w:rsidRDefault="003C650C" w:rsidP="0098788F">
            <w:pPr>
              <w:spacing w:line="276" w:lineRule="auto"/>
            </w:pPr>
          </w:p>
          <w:p w:rsidR="003C650C" w:rsidRPr="0098788F" w:rsidRDefault="003C650C" w:rsidP="0098788F">
            <w:pPr>
              <w:spacing w:line="276" w:lineRule="auto"/>
            </w:pPr>
            <w:r w:rsidRPr="0098788F">
              <w:t>Exclusão</w:t>
            </w:r>
          </w:p>
          <w:p w:rsidR="003C650C" w:rsidRPr="0098788F" w:rsidRDefault="003C650C" w:rsidP="0098788F">
            <w:pPr>
              <w:spacing w:line="276" w:lineRule="auto"/>
            </w:pPr>
            <w:r w:rsidRPr="0098788F">
              <w:t>1. Para excluir a forma de pagamento, o usuário deve selecionar aquela desejada para a exclusão no sistema.</w:t>
            </w:r>
          </w:p>
          <w:p w:rsidR="003C650C" w:rsidRPr="0098788F" w:rsidRDefault="003C650C" w:rsidP="0098788F">
            <w:pPr>
              <w:spacing w:line="276" w:lineRule="auto"/>
            </w:pPr>
            <w:r w:rsidRPr="0098788F">
              <w:t xml:space="preserve">2. O sistema deve solicitar a confirmação de exclusão da forma de pagamento. </w:t>
            </w:r>
          </w:p>
          <w:p w:rsidR="003C650C" w:rsidRPr="0098788F" w:rsidRDefault="003C650C" w:rsidP="0098788F">
            <w:pPr>
              <w:spacing w:line="276" w:lineRule="auto"/>
            </w:pPr>
            <w:r w:rsidRPr="0098788F">
              <w:t>3. Os valores da forma de pagamento excluída devem permanecer no sistema.</w:t>
            </w:r>
          </w:p>
          <w:p w:rsidR="003C650C" w:rsidRPr="0098788F" w:rsidRDefault="003C650C" w:rsidP="0098788F">
            <w:pPr>
              <w:spacing w:line="276" w:lineRule="auto"/>
            </w:pPr>
            <w:proofErr w:type="gramStart"/>
            <w:r w:rsidRPr="0098788F">
              <w:t>4</w:t>
            </w:r>
            <w:proofErr w:type="gramEnd"/>
            <w:r w:rsidRPr="0098788F">
              <w:t xml:space="preserve"> Esses valores serão realocados para uma categoria denominada "sem forma de pagamento". </w:t>
            </w:r>
          </w:p>
          <w:p w:rsidR="003C650C" w:rsidRPr="0098788F" w:rsidRDefault="003C650C" w:rsidP="0098788F">
            <w:pPr>
              <w:spacing w:line="276" w:lineRule="auto"/>
            </w:pPr>
          </w:p>
          <w:p w:rsidR="003C650C" w:rsidRPr="0098788F" w:rsidRDefault="003C650C" w:rsidP="0098788F">
            <w:pPr>
              <w:spacing w:line="276" w:lineRule="auto"/>
            </w:pPr>
            <w:r w:rsidRPr="0098788F">
              <w:t>Consulta</w:t>
            </w:r>
          </w:p>
          <w:p w:rsidR="003C650C" w:rsidRPr="0098788F" w:rsidRDefault="003C650C" w:rsidP="0098788F">
            <w:pPr>
              <w:spacing w:line="276" w:lineRule="auto"/>
            </w:pPr>
            <w:r w:rsidRPr="0098788F">
              <w:t>1. Para visualizar as categorias criadas, o sistema deve verificar todas as categorias existentes e exibi-las para o usuário.</w:t>
            </w:r>
          </w:p>
        </w:tc>
      </w:tr>
      <w:tr w:rsidR="003C650C" w:rsidRPr="0098788F">
        <w:trPr>
          <w:jc w:val="center"/>
        </w:trPr>
        <w:tc>
          <w:tcPr>
            <w:tcW w:w="1315" w:type="pct"/>
          </w:tcPr>
          <w:p w:rsidR="003C650C" w:rsidRPr="0098788F" w:rsidRDefault="003C650C" w:rsidP="0098788F">
            <w:pPr>
              <w:spacing w:line="276" w:lineRule="auto"/>
              <w:rPr>
                <w:i/>
                <w:iCs/>
              </w:rPr>
            </w:pPr>
            <w:r w:rsidRPr="0098788F">
              <w:rPr>
                <w:i/>
                <w:iCs/>
              </w:rPr>
              <w:t>Fluxo de exceção</w:t>
            </w:r>
          </w:p>
        </w:tc>
        <w:tc>
          <w:tcPr>
            <w:tcW w:w="3685"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 xml:space="preserve">1.1 Caso seja incluída uma forma de pagamento com o mesmo nome de uma já existente, o sistema deve exibir uma mensagem alertando o usuário de sua existência e impossibilitando a sua inclusão.  </w:t>
            </w:r>
          </w:p>
        </w:tc>
      </w:tr>
      <w:tr w:rsidR="003C650C" w:rsidRPr="0098788F">
        <w:trPr>
          <w:jc w:val="center"/>
        </w:trPr>
        <w:tc>
          <w:tcPr>
            <w:tcW w:w="1315" w:type="pct"/>
          </w:tcPr>
          <w:p w:rsidR="003C650C" w:rsidRPr="0098788F" w:rsidRDefault="003C650C" w:rsidP="0098788F">
            <w:pPr>
              <w:spacing w:line="276" w:lineRule="auto"/>
              <w:rPr>
                <w:i/>
                <w:iCs/>
              </w:rPr>
            </w:pPr>
            <w:r w:rsidRPr="0098788F">
              <w:rPr>
                <w:i/>
                <w:iCs/>
              </w:rPr>
              <w:t>Subcaso de uso</w:t>
            </w:r>
          </w:p>
        </w:tc>
        <w:tc>
          <w:tcPr>
            <w:tcW w:w="3685" w:type="pct"/>
          </w:tcPr>
          <w:p w:rsidR="003C650C" w:rsidRPr="0098788F" w:rsidRDefault="003C650C" w:rsidP="0098788F">
            <w:pPr>
              <w:spacing w:line="276" w:lineRule="auto"/>
            </w:pPr>
            <w:r w:rsidRPr="0098788F">
              <w:t>-</w:t>
            </w:r>
          </w:p>
        </w:tc>
      </w:tr>
    </w:tbl>
    <w:p w:rsidR="003C650C" w:rsidRDefault="003C650C" w:rsidP="001E4B7D"/>
    <w:p w:rsidR="003C650C" w:rsidRDefault="003C650C" w:rsidP="001E4B7D"/>
    <w:tbl>
      <w:tblPr>
        <w:tblW w:w="5000" w:type="pct"/>
        <w:tblInd w:w="2" w:type="dxa"/>
        <w:tblLook w:val="00A0"/>
      </w:tblPr>
      <w:tblGrid>
        <w:gridCol w:w="9287"/>
      </w:tblGrid>
      <w:tr w:rsidR="003C650C" w:rsidRPr="0098788F">
        <w:tc>
          <w:tcPr>
            <w:tcW w:w="5000" w:type="pct"/>
          </w:tcPr>
          <w:p w:rsidR="003C650C" w:rsidRPr="0098788F" w:rsidRDefault="002547B6" w:rsidP="0098788F">
            <w:pPr>
              <w:keepNext/>
              <w:spacing w:line="276" w:lineRule="auto"/>
              <w:jc w:val="center"/>
            </w:pPr>
            <w:r>
              <w:rPr>
                <w:noProof/>
                <w:lang w:eastAsia="pt-BR"/>
              </w:rPr>
              <w:lastRenderedPageBreak/>
              <w:pict>
                <v:shape id="Imagem 13" o:spid="_x0000_i1032" type="#_x0000_t75" style="width:450.35pt;height:166.4pt;visibility:visible">
                  <v:imagedata r:id="rId14" o:title=""/>
                </v:shape>
              </w:pict>
            </w:r>
          </w:p>
        </w:tc>
      </w:tr>
      <w:tr w:rsidR="003C650C" w:rsidRPr="0098788F">
        <w:tc>
          <w:tcPr>
            <w:tcW w:w="5000" w:type="pct"/>
          </w:tcPr>
          <w:p w:rsidR="003C650C" w:rsidRPr="0098788F" w:rsidRDefault="003C650C" w:rsidP="00971DB3">
            <w:pPr>
              <w:pStyle w:val="Legenda"/>
            </w:pPr>
            <w:bookmarkStart w:id="115" w:name="_Toc467743448"/>
            <w:r w:rsidRPr="0098788F">
              <w:t xml:space="preserve">Figura </w:t>
            </w:r>
            <w:fldSimple w:instr=" SEQ Figura \* ARABIC ">
              <w:r w:rsidRPr="0098788F">
                <w:rPr>
                  <w:noProof/>
                </w:rPr>
                <w:t>4</w:t>
              </w:r>
            </w:fldSimple>
            <w:r w:rsidRPr="0098788F">
              <w:t xml:space="preserve"> – Converter moeda</w:t>
            </w:r>
            <w:bookmarkEnd w:id="115"/>
          </w:p>
        </w:tc>
      </w:tr>
    </w:tbl>
    <w:p w:rsidR="003C650C" w:rsidRPr="00EF50BF" w:rsidRDefault="003C650C" w:rsidP="001E4B7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35"/>
        <w:gridCol w:w="6852"/>
      </w:tblGrid>
      <w:tr w:rsidR="003C650C" w:rsidRPr="0098788F">
        <w:trPr>
          <w:jc w:val="center"/>
        </w:trPr>
        <w:tc>
          <w:tcPr>
            <w:tcW w:w="5000" w:type="pct"/>
            <w:gridSpan w:val="2"/>
            <w:tcBorders>
              <w:top w:val="nil"/>
              <w:left w:val="nil"/>
              <w:right w:val="nil"/>
            </w:tcBorders>
            <w:vAlign w:val="center"/>
          </w:tcPr>
          <w:p w:rsidR="003C650C" w:rsidRPr="0098788F" w:rsidRDefault="003C650C" w:rsidP="007226C5">
            <w:pPr>
              <w:pStyle w:val="Legenda"/>
            </w:pPr>
            <w:bookmarkStart w:id="116" w:name="_Toc467743459"/>
            <w:r w:rsidRPr="0098788F">
              <w:t xml:space="preserve">Tabela </w:t>
            </w:r>
            <w:fldSimple w:instr=" SEQ Tabela \* ARABIC ">
              <w:r w:rsidRPr="0098788F">
                <w:rPr>
                  <w:noProof/>
                </w:rPr>
                <w:t>5</w:t>
              </w:r>
            </w:fldSimple>
            <w:r w:rsidRPr="0098788F">
              <w:t xml:space="preserve"> – Documentação do caso de uso converter moeda</w:t>
            </w:r>
            <w:bookmarkEnd w:id="116"/>
          </w:p>
        </w:tc>
      </w:tr>
      <w:tr w:rsidR="003C650C" w:rsidRPr="0098788F">
        <w:trPr>
          <w:jc w:val="center"/>
        </w:trPr>
        <w:tc>
          <w:tcPr>
            <w:tcW w:w="1311" w:type="pct"/>
          </w:tcPr>
          <w:p w:rsidR="003C650C" w:rsidRPr="0098788F" w:rsidRDefault="003C650C" w:rsidP="0098788F">
            <w:pPr>
              <w:spacing w:line="276" w:lineRule="auto"/>
              <w:rPr>
                <w:i/>
                <w:iCs/>
              </w:rPr>
            </w:pPr>
            <w:r w:rsidRPr="0098788F">
              <w:rPr>
                <w:i/>
                <w:iCs/>
              </w:rPr>
              <w:t xml:space="preserve">Caso de uso </w:t>
            </w:r>
          </w:p>
        </w:tc>
        <w:tc>
          <w:tcPr>
            <w:tcW w:w="3689" w:type="pct"/>
          </w:tcPr>
          <w:p w:rsidR="003C650C" w:rsidRPr="0098788F" w:rsidRDefault="003C650C" w:rsidP="0098788F">
            <w:pPr>
              <w:spacing w:line="276" w:lineRule="auto"/>
              <w:jc w:val="left"/>
            </w:pPr>
            <w:r w:rsidRPr="0098788F">
              <w:t>Converter moeda</w:t>
            </w:r>
          </w:p>
        </w:tc>
      </w:tr>
      <w:tr w:rsidR="003C650C" w:rsidRPr="0098788F">
        <w:trPr>
          <w:jc w:val="center"/>
        </w:trPr>
        <w:tc>
          <w:tcPr>
            <w:tcW w:w="1311" w:type="pct"/>
          </w:tcPr>
          <w:p w:rsidR="003C650C" w:rsidRPr="0098788F" w:rsidRDefault="003C650C" w:rsidP="0098788F">
            <w:pPr>
              <w:spacing w:line="276" w:lineRule="auto"/>
              <w:rPr>
                <w:i/>
                <w:iCs/>
              </w:rPr>
            </w:pPr>
            <w:r w:rsidRPr="0098788F">
              <w:rPr>
                <w:i/>
                <w:iCs/>
              </w:rPr>
              <w:t>Resumo</w:t>
            </w:r>
          </w:p>
        </w:tc>
        <w:tc>
          <w:tcPr>
            <w:tcW w:w="3689" w:type="pct"/>
          </w:tcPr>
          <w:p w:rsidR="003C650C" w:rsidRPr="0098788F" w:rsidRDefault="003C650C" w:rsidP="0098788F">
            <w:pPr>
              <w:spacing w:line="276" w:lineRule="auto"/>
              <w:jc w:val="left"/>
            </w:pPr>
            <w:r w:rsidRPr="0098788F">
              <w:t>Esse caso de uso descreve a forma que sistema permite ao usuário realizar a conversão de transações realizadas em moeda estrangeira em moeda escolhida como padrão pelo usuário ou pelo sistema.</w:t>
            </w:r>
          </w:p>
        </w:tc>
      </w:tr>
      <w:tr w:rsidR="003C650C" w:rsidRPr="0098788F">
        <w:trPr>
          <w:jc w:val="center"/>
        </w:trPr>
        <w:tc>
          <w:tcPr>
            <w:tcW w:w="1311" w:type="pct"/>
          </w:tcPr>
          <w:p w:rsidR="003C650C" w:rsidRPr="0098788F" w:rsidRDefault="003C650C" w:rsidP="0098788F">
            <w:pPr>
              <w:spacing w:line="276" w:lineRule="auto"/>
              <w:rPr>
                <w:i/>
                <w:iCs/>
              </w:rPr>
            </w:pPr>
            <w:r w:rsidRPr="0098788F">
              <w:rPr>
                <w:i/>
                <w:iCs/>
              </w:rPr>
              <w:t>Ator principal</w:t>
            </w:r>
          </w:p>
        </w:tc>
        <w:tc>
          <w:tcPr>
            <w:tcW w:w="3689" w:type="pct"/>
          </w:tcPr>
          <w:p w:rsidR="003C650C" w:rsidRPr="0098788F" w:rsidRDefault="003C650C" w:rsidP="0098788F">
            <w:pPr>
              <w:spacing w:line="276" w:lineRule="auto"/>
              <w:jc w:val="left"/>
            </w:pPr>
            <w:r w:rsidRPr="0098788F">
              <w:t>Usuário</w:t>
            </w:r>
          </w:p>
        </w:tc>
      </w:tr>
      <w:tr w:rsidR="003C650C" w:rsidRPr="0098788F">
        <w:trPr>
          <w:jc w:val="center"/>
        </w:trPr>
        <w:tc>
          <w:tcPr>
            <w:tcW w:w="1311" w:type="pct"/>
          </w:tcPr>
          <w:p w:rsidR="003C650C" w:rsidRPr="0098788F" w:rsidRDefault="003C650C" w:rsidP="0098788F">
            <w:pPr>
              <w:spacing w:line="276" w:lineRule="auto"/>
              <w:rPr>
                <w:i/>
                <w:iCs/>
              </w:rPr>
            </w:pPr>
            <w:r w:rsidRPr="0098788F">
              <w:rPr>
                <w:i/>
                <w:iCs/>
              </w:rPr>
              <w:t>Pré-condição</w:t>
            </w:r>
          </w:p>
        </w:tc>
        <w:tc>
          <w:tcPr>
            <w:tcW w:w="3689" w:type="pct"/>
          </w:tcPr>
          <w:p w:rsidR="003C650C" w:rsidRPr="0098788F" w:rsidRDefault="003C650C" w:rsidP="0098788F">
            <w:pPr>
              <w:spacing w:line="276" w:lineRule="auto"/>
            </w:pPr>
            <w:r w:rsidRPr="0098788F">
              <w:t>Conversão de moeda</w:t>
            </w:r>
          </w:p>
          <w:p w:rsidR="003C650C" w:rsidRPr="0098788F" w:rsidRDefault="003C650C" w:rsidP="0098788F">
            <w:pPr>
              <w:spacing w:line="276" w:lineRule="auto"/>
            </w:pPr>
            <w:r w:rsidRPr="0098788F">
              <w:t>A moeda corrente deve ter sido previamente selecionada no registro do usuário ou será utilizada a que é predefinida pelo sistema.</w:t>
            </w:r>
          </w:p>
          <w:p w:rsidR="003C650C" w:rsidRPr="0098788F" w:rsidRDefault="003C650C" w:rsidP="0098788F">
            <w:pPr>
              <w:spacing w:line="276" w:lineRule="auto"/>
            </w:pPr>
          </w:p>
          <w:p w:rsidR="003C650C" w:rsidRPr="0098788F" w:rsidRDefault="003C650C" w:rsidP="0098788F">
            <w:pPr>
              <w:spacing w:line="276" w:lineRule="auto"/>
            </w:pPr>
            <w:r w:rsidRPr="0098788F">
              <w:t>Alteração</w:t>
            </w:r>
          </w:p>
          <w:p w:rsidR="003C650C" w:rsidRPr="0098788F" w:rsidRDefault="003C650C" w:rsidP="0098788F">
            <w:pPr>
              <w:spacing w:line="276" w:lineRule="auto"/>
            </w:pPr>
            <w:r w:rsidRPr="0098788F">
              <w:t>Para que o usuário possa alterar o valor adicionado, o valor da transação deve ter sido previamente lançado em uma conta de receita ou de despesa.</w:t>
            </w:r>
          </w:p>
        </w:tc>
      </w:tr>
      <w:tr w:rsidR="003C650C" w:rsidRPr="0098788F">
        <w:trPr>
          <w:jc w:val="center"/>
        </w:trPr>
        <w:tc>
          <w:tcPr>
            <w:tcW w:w="1311" w:type="pct"/>
          </w:tcPr>
          <w:p w:rsidR="003C650C" w:rsidRPr="0098788F" w:rsidRDefault="003C650C" w:rsidP="0098788F">
            <w:pPr>
              <w:spacing w:line="276" w:lineRule="auto"/>
              <w:rPr>
                <w:i/>
                <w:iCs/>
              </w:rPr>
            </w:pPr>
            <w:r w:rsidRPr="0098788F">
              <w:rPr>
                <w:i/>
                <w:iCs/>
              </w:rPr>
              <w:t>Pós-condição</w:t>
            </w:r>
          </w:p>
        </w:tc>
        <w:tc>
          <w:tcPr>
            <w:tcW w:w="3689" w:type="pct"/>
          </w:tcPr>
          <w:p w:rsidR="003C650C" w:rsidRPr="0098788F" w:rsidRDefault="003C650C" w:rsidP="0098788F">
            <w:pPr>
              <w:spacing w:line="276" w:lineRule="auto"/>
            </w:pPr>
            <w:r w:rsidRPr="0098788F">
              <w:t>Convertido o valor da transação, o usuário deve prosseguir o processo de lançamento de receita/despesa.</w:t>
            </w:r>
          </w:p>
        </w:tc>
      </w:tr>
      <w:tr w:rsidR="003C650C" w:rsidRPr="0098788F">
        <w:trPr>
          <w:jc w:val="center"/>
        </w:trPr>
        <w:tc>
          <w:tcPr>
            <w:tcW w:w="1311" w:type="pct"/>
          </w:tcPr>
          <w:p w:rsidR="003C650C" w:rsidRPr="0098788F" w:rsidRDefault="003C650C" w:rsidP="0098788F">
            <w:pPr>
              <w:spacing w:line="276" w:lineRule="auto"/>
              <w:rPr>
                <w:i/>
                <w:iCs/>
              </w:rPr>
            </w:pPr>
            <w:r w:rsidRPr="0098788F">
              <w:rPr>
                <w:i/>
                <w:iCs/>
              </w:rPr>
              <w:t>Fluxo principal</w:t>
            </w:r>
          </w:p>
        </w:tc>
        <w:tc>
          <w:tcPr>
            <w:tcW w:w="3689" w:type="pct"/>
          </w:tcPr>
          <w:p w:rsidR="003C650C" w:rsidRPr="0098788F" w:rsidRDefault="003C650C" w:rsidP="0098788F">
            <w:pPr>
              <w:spacing w:line="276" w:lineRule="auto"/>
            </w:pPr>
            <w:r w:rsidRPr="0098788F">
              <w:t>Conversão de moeda</w:t>
            </w:r>
          </w:p>
          <w:p w:rsidR="003C650C" w:rsidRPr="0098788F" w:rsidRDefault="003C650C" w:rsidP="0098788F">
            <w:pPr>
              <w:spacing w:line="276" w:lineRule="auto"/>
            </w:pPr>
            <w:r w:rsidRPr="0098788F">
              <w:t>1. O usuário deve selecionar a moeda estrangeira.</w:t>
            </w:r>
          </w:p>
          <w:p w:rsidR="003C650C" w:rsidRPr="0098788F" w:rsidRDefault="003C650C" w:rsidP="0098788F">
            <w:pPr>
              <w:spacing w:line="276" w:lineRule="auto"/>
            </w:pPr>
            <w:r w:rsidRPr="0098788F">
              <w:t>2. O usuário deve adicionar o valor da transação em moeda estrangeira.</w:t>
            </w:r>
          </w:p>
          <w:p w:rsidR="003C650C" w:rsidRPr="0098788F" w:rsidRDefault="003C650C" w:rsidP="0098788F">
            <w:pPr>
              <w:spacing w:line="276" w:lineRule="auto"/>
            </w:pPr>
            <w:r w:rsidRPr="0098788F">
              <w:t>3. O usuário deve informar a taxa de câmbio.</w:t>
            </w:r>
          </w:p>
          <w:p w:rsidR="003C650C" w:rsidRPr="0098788F" w:rsidRDefault="003C650C" w:rsidP="0098788F">
            <w:pPr>
              <w:spacing w:line="276" w:lineRule="auto"/>
            </w:pPr>
            <w:r w:rsidRPr="0098788F">
              <w:t>4. O sistema deve calcular o valor da conversão da moeda estrangeira em moeda corrente.</w:t>
            </w:r>
          </w:p>
          <w:p w:rsidR="003C650C" w:rsidRPr="0098788F" w:rsidRDefault="003C650C" w:rsidP="0098788F">
            <w:pPr>
              <w:spacing w:line="276" w:lineRule="auto"/>
            </w:pPr>
            <w:r w:rsidRPr="0098788F">
              <w:t>5. O sistema deve exibir o valor convertido em moeda corrente.</w:t>
            </w:r>
          </w:p>
          <w:p w:rsidR="003C650C" w:rsidRPr="0098788F" w:rsidRDefault="003C650C" w:rsidP="0098788F">
            <w:pPr>
              <w:spacing w:line="276" w:lineRule="auto"/>
            </w:pPr>
            <w:r w:rsidRPr="0098788F">
              <w:t xml:space="preserve">6. O sistema deve exibir juntamente com o valor convertido, a moeda estrangeira, o valor da transação em moeda estrangeira e </w:t>
            </w:r>
            <w:proofErr w:type="gramStart"/>
            <w:r w:rsidRPr="0098788F">
              <w:t>a taxa de câmbio utilizados nessa transação</w:t>
            </w:r>
            <w:proofErr w:type="gramEnd"/>
            <w:r w:rsidRPr="0098788F">
              <w:t>.</w:t>
            </w:r>
          </w:p>
          <w:p w:rsidR="003C650C" w:rsidRPr="0098788F" w:rsidRDefault="003C650C" w:rsidP="0098788F">
            <w:pPr>
              <w:spacing w:line="276" w:lineRule="auto"/>
            </w:pPr>
          </w:p>
          <w:p w:rsidR="003C650C" w:rsidRPr="0098788F" w:rsidRDefault="003C650C" w:rsidP="0098788F">
            <w:pPr>
              <w:spacing w:line="276" w:lineRule="auto"/>
            </w:pPr>
            <w:r w:rsidRPr="0098788F">
              <w:t>Alteração</w:t>
            </w:r>
          </w:p>
          <w:p w:rsidR="003C650C" w:rsidRPr="0098788F" w:rsidRDefault="003C650C" w:rsidP="0098788F">
            <w:pPr>
              <w:spacing w:line="276" w:lineRule="auto"/>
            </w:pPr>
            <w:r w:rsidRPr="0098788F">
              <w:t xml:space="preserve">1. O sistema deve permitir que a moeda estrangeira selecionada </w:t>
            </w:r>
            <w:proofErr w:type="gramStart"/>
            <w:r w:rsidRPr="0098788F">
              <w:t>seja</w:t>
            </w:r>
            <w:proofErr w:type="gramEnd"/>
            <w:r w:rsidRPr="0098788F">
              <w:t xml:space="preserve"> alterada.</w:t>
            </w:r>
          </w:p>
          <w:p w:rsidR="003C650C" w:rsidRPr="0098788F" w:rsidRDefault="003C650C" w:rsidP="0098788F">
            <w:pPr>
              <w:spacing w:line="276" w:lineRule="auto"/>
            </w:pPr>
            <w:r w:rsidRPr="0098788F">
              <w:t>2. O sistema deve permitir que o valor da transação realizado em moeda estrangeira seja alterado.</w:t>
            </w:r>
          </w:p>
          <w:p w:rsidR="003C650C" w:rsidRPr="0098788F" w:rsidRDefault="003C650C" w:rsidP="0098788F">
            <w:pPr>
              <w:spacing w:line="276" w:lineRule="auto"/>
            </w:pPr>
            <w:r w:rsidRPr="0098788F">
              <w:t xml:space="preserve">3.  O sistema deve permitir que a taxa de câmbio informada </w:t>
            </w:r>
            <w:proofErr w:type="gramStart"/>
            <w:r w:rsidRPr="0098788F">
              <w:t>seja</w:t>
            </w:r>
            <w:proofErr w:type="gramEnd"/>
            <w:r w:rsidRPr="0098788F">
              <w:t xml:space="preserve"> alterada.</w:t>
            </w:r>
          </w:p>
        </w:tc>
      </w:tr>
      <w:tr w:rsidR="003C650C" w:rsidRPr="0098788F">
        <w:trPr>
          <w:jc w:val="center"/>
        </w:trPr>
        <w:tc>
          <w:tcPr>
            <w:tcW w:w="1311" w:type="pct"/>
          </w:tcPr>
          <w:p w:rsidR="003C650C" w:rsidRPr="0098788F" w:rsidRDefault="003C650C" w:rsidP="0098788F">
            <w:pPr>
              <w:spacing w:line="276" w:lineRule="auto"/>
              <w:rPr>
                <w:i/>
                <w:iCs/>
              </w:rPr>
            </w:pPr>
            <w:r w:rsidRPr="0098788F">
              <w:rPr>
                <w:i/>
                <w:iCs/>
              </w:rPr>
              <w:lastRenderedPageBreak/>
              <w:t>Fluxo de exceção</w:t>
            </w:r>
          </w:p>
        </w:tc>
        <w:tc>
          <w:tcPr>
            <w:tcW w:w="3689" w:type="pct"/>
          </w:tcPr>
          <w:p w:rsidR="003C650C" w:rsidRPr="0098788F" w:rsidRDefault="003C650C" w:rsidP="0098788F">
            <w:pPr>
              <w:spacing w:line="276" w:lineRule="auto"/>
            </w:pPr>
            <w:r w:rsidRPr="0098788F">
              <w:t>Conversão de moeda</w:t>
            </w:r>
          </w:p>
          <w:p w:rsidR="003C650C" w:rsidRPr="0098788F" w:rsidRDefault="003C650C" w:rsidP="0098788F">
            <w:pPr>
              <w:spacing w:line="276" w:lineRule="auto"/>
            </w:pPr>
            <w:r w:rsidRPr="0098788F">
              <w:t xml:space="preserve">1.1 Caso a moeda estrangeira selecionada seja a mesma que a moeda corrente, o sistema deve informar o usuário e solicitar a escolha de </w:t>
            </w:r>
            <w:proofErr w:type="gramStart"/>
            <w:r w:rsidRPr="0098788F">
              <w:t>uma outra</w:t>
            </w:r>
            <w:proofErr w:type="gramEnd"/>
            <w:r w:rsidRPr="0098788F">
              <w:t xml:space="preserve"> moeda.</w:t>
            </w:r>
          </w:p>
        </w:tc>
      </w:tr>
      <w:tr w:rsidR="003C650C" w:rsidRPr="0098788F">
        <w:trPr>
          <w:jc w:val="center"/>
        </w:trPr>
        <w:tc>
          <w:tcPr>
            <w:tcW w:w="1311" w:type="pct"/>
          </w:tcPr>
          <w:p w:rsidR="003C650C" w:rsidRPr="0098788F" w:rsidRDefault="003C650C" w:rsidP="0098788F">
            <w:pPr>
              <w:spacing w:line="276" w:lineRule="auto"/>
              <w:rPr>
                <w:i/>
                <w:iCs/>
              </w:rPr>
            </w:pPr>
            <w:r w:rsidRPr="0098788F">
              <w:rPr>
                <w:i/>
                <w:iCs/>
              </w:rPr>
              <w:t>Subcaso de uso</w:t>
            </w:r>
          </w:p>
        </w:tc>
        <w:tc>
          <w:tcPr>
            <w:tcW w:w="3689" w:type="pct"/>
          </w:tcPr>
          <w:p w:rsidR="003C650C" w:rsidRPr="0098788F" w:rsidRDefault="003C650C" w:rsidP="0098788F">
            <w:pPr>
              <w:spacing w:line="276" w:lineRule="auto"/>
              <w:jc w:val="left"/>
            </w:pPr>
            <w:r w:rsidRPr="0098788F">
              <w:t>-</w:t>
            </w:r>
          </w:p>
        </w:tc>
      </w:tr>
    </w:tbl>
    <w:p w:rsidR="003C650C" w:rsidRDefault="003C650C" w:rsidP="001E4B7D"/>
    <w:p w:rsidR="003C650C" w:rsidRPr="00EF50BF" w:rsidRDefault="003C650C" w:rsidP="001E4B7D"/>
    <w:tbl>
      <w:tblPr>
        <w:tblW w:w="0" w:type="auto"/>
        <w:tblInd w:w="2" w:type="dxa"/>
        <w:tblLook w:val="00A0"/>
      </w:tblPr>
      <w:tblGrid>
        <w:gridCol w:w="9061"/>
      </w:tblGrid>
      <w:tr w:rsidR="003C650C" w:rsidRPr="0098788F">
        <w:tc>
          <w:tcPr>
            <w:tcW w:w="9061" w:type="dxa"/>
          </w:tcPr>
          <w:p w:rsidR="003C650C" w:rsidRPr="0098788F" w:rsidRDefault="002547B6" w:rsidP="0098788F">
            <w:pPr>
              <w:keepNext/>
              <w:jc w:val="center"/>
            </w:pPr>
            <w:r>
              <w:rPr>
                <w:noProof/>
                <w:lang w:eastAsia="pt-BR"/>
              </w:rPr>
              <w:pict>
                <v:shape id="Imagem 10" o:spid="_x0000_i1033" type="#_x0000_t75" style="width:286.65pt;height:114.1pt;visibility:visible">
                  <v:imagedata r:id="rId15" o:title=""/>
                </v:shape>
              </w:pict>
            </w:r>
            <w:r w:rsidR="002703F2">
              <w:rPr>
                <w:rStyle w:val="Refdecomentrio"/>
              </w:rPr>
              <w:commentReference w:id="117"/>
            </w:r>
          </w:p>
        </w:tc>
      </w:tr>
      <w:tr w:rsidR="003C650C" w:rsidRPr="0098788F">
        <w:tc>
          <w:tcPr>
            <w:tcW w:w="9061" w:type="dxa"/>
          </w:tcPr>
          <w:p w:rsidR="003C650C" w:rsidRPr="0098788F" w:rsidRDefault="003C650C" w:rsidP="007226C5">
            <w:pPr>
              <w:pStyle w:val="Legenda"/>
            </w:pPr>
            <w:bookmarkStart w:id="118" w:name="_Toc467743449"/>
            <w:r w:rsidRPr="0098788F">
              <w:t xml:space="preserve">Figura </w:t>
            </w:r>
            <w:fldSimple w:instr=" SEQ Figura \* ARABIC ">
              <w:r w:rsidRPr="0098788F">
                <w:rPr>
                  <w:noProof/>
                </w:rPr>
                <w:t>5</w:t>
              </w:r>
            </w:fldSimple>
            <w:r w:rsidRPr="0098788F">
              <w:t xml:space="preserve"> – Lançar receita</w:t>
            </w:r>
            <w:bookmarkEnd w:id="118"/>
          </w:p>
        </w:tc>
      </w:tr>
    </w:tbl>
    <w:p w:rsidR="003C650C" w:rsidRPr="00EF50BF" w:rsidRDefault="003C650C" w:rsidP="00832519"/>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35"/>
        <w:gridCol w:w="6852"/>
      </w:tblGrid>
      <w:tr w:rsidR="003C650C" w:rsidRPr="0098788F">
        <w:trPr>
          <w:jc w:val="center"/>
        </w:trPr>
        <w:tc>
          <w:tcPr>
            <w:tcW w:w="5000" w:type="pct"/>
            <w:gridSpan w:val="2"/>
            <w:tcBorders>
              <w:top w:val="nil"/>
              <w:left w:val="nil"/>
              <w:right w:val="nil"/>
            </w:tcBorders>
          </w:tcPr>
          <w:p w:rsidR="003C650C" w:rsidRPr="0098788F" w:rsidRDefault="003C650C" w:rsidP="008F35D3">
            <w:pPr>
              <w:pStyle w:val="Legenda"/>
            </w:pPr>
            <w:bookmarkStart w:id="119" w:name="_Toc467743460"/>
            <w:r w:rsidRPr="0098788F">
              <w:t xml:space="preserve">Tabela </w:t>
            </w:r>
            <w:fldSimple w:instr=" SEQ Tabela \* ARABIC ">
              <w:r w:rsidRPr="0098788F">
                <w:rPr>
                  <w:noProof/>
                </w:rPr>
                <w:t>6</w:t>
              </w:r>
            </w:fldSimple>
            <w:r w:rsidRPr="0098788F">
              <w:t xml:space="preserve"> – Documentação do caso de uso lançar receita</w:t>
            </w:r>
            <w:bookmarkEnd w:id="119"/>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 xml:space="preserve">Caso de uso </w:t>
            </w:r>
          </w:p>
        </w:tc>
        <w:tc>
          <w:tcPr>
            <w:tcW w:w="3689" w:type="pct"/>
          </w:tcPr>
          <w:p w:rsidR="003C650C" w:rsidRPr="0098788F" w:rsidRDefault="003C650C" w:rsidP="0098788F">
            <w:pPr>
              <w:spacing w:line="276" w:lineRule="auto"/>
            </w:pPr>
            <w:r w:rsidRPr="0098788F">
              <w:t>Lançar receita</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Resumo</w:t>
            </w:r>
          </w:p>
        </w:tc>
        <w:tc>
          <w:tcPr>
            <w:tcW w:w="3689" w:type="pct"/>
          </w:tcPr>
          <w:p w:rsidR="003C650C" w:rsidRPr="0098788F" w:rsidRDefault="003C650C" w:rsidP="0098788F">
            <w:pPr>
              <w:spacing w:line="276" w:lineRule="auto"/>
            </w:pPr>
            <w:r w:rsidRPr="0098788F">
              <w:t>Esse caso de uso descreve a forma como o sistema permite a inclusão, alteração, exclusão de categorias valores lançados no Tipo receita.</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Ator principal</w:t>
            </w:r>
          </w:p>
        </w:tc>
        <w:tc>
          <w:tcPr>
            <w:tcW w:w="3689" w:type="pct"/>
          </w:tcPr>
          <w:p w:rsidR="003C650C" w:rsidRPr="0098788F" w:rsidRDefault="003C650C" w:rsidP="0098788F">
            <w:pPr>
              <w:spacing w:line="276" w:lineRule="auto"/>
            </w:pPr>
            <w:r w:rsidRPr="0098788F">
              <w:t>Usuário</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Pré-condição</w:t>
            </w:r>
          </w:p>
        </w:tc>
        <w:tc>
          <w:tcPr>
            <w:tcW w:w="3689" w:type="pct"/>
          </w:tcPr>
          <w:p w:rsidR="003C650C" w:rsidRPr="0098788F" w:rsidRDefault="003C650C" w:rsidP="0098788F">
            <w:pPr>
              <w:spacing w:line="276" w:lineRule="auto"/>
            </w:pPr>
            <w:r w:rsidRPr="0098788F">
              <w:t>-</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Pós-condição</w:t>
            </w:r>
          </w:p>
        </w:tc>
        <w:tc>
          <w:tcPr>
            <w:tcW w:w="3689" w:type="pct"/>
          </w:tcPr>
          <w:p w:rsidR="003C650C" w:rsidRPr="0098788F" w:rsidRDefault="003C650C" w:rsidP="0098788F">
            <w:pPr>
              <w:spacing w:line="276" w:lineRule="auto"/>
            </w:pPr>
            <w:r w:rsidRPr="0098788F">
              <w:t>-</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Fluxo principal</w:t>
            </w:r>
          </w:p>
        </w:tc>
        <w:tc>
          <w:tcPr>
            <w:tcW w:w="3689"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1. O usuário deve inserir o valor da transação.</w:t>
            </w:r>
          </w:p>
          <w:p w:rsidR="003C650C" w:rsidRPr="0098788F" w:rsidRDefault="003C650C" w:rsidP="0098788F">
            <w:pPr>
              <w:spacing w:line="276" w:lineRule="auto"/>
            </w:pPr>
            <w:r w:rsidRPr="0098788F">
              <w:t>2. O usuário deve selecionar ou adicionar uma categoria.</w:t>
            </w:r>
          </w:p>
          <w:p w:rsidR="003C650C" w:rsidRPr="0098788F" w:rsidRDefault="003C650C" w:rsidP="0098788F">
            <w:pPr>
              <w:spacing w:line="276" w:lineRule="auto"/>
            </w:pPr>
            <w:r w:rsidRPr="0098788F">
              <w:t xml:space="preserve">3. O usuário deve informar a data de recebimento da receita. </w:t>
            </w:r>
          </w:p>
          <w:p w:rsidR="003C650C" w:rsidRPr="0098788F" w:rsidRDefault="003C650C" w:rsidP="0098788F">
            <w:pPr>
              <w:spacing w:line="276" w:lineRule="auto"/>
            </w:pPr>
            <w:r w:rsidRPr="0098788F">
              <w:t>4. O usuário deve selecionar se sua receita irá se repetir mais de uma vez e informar a quantidade de recorrências.</w:t>
            </w:r>
          </w:p>
          <w:p w:rsidR="003C650C" w:rsidRPr="0098788F" w:rsidRDefault="003C650C" w:rsidP="0098788F">
            <w:pPr>
              <w:spacing w:line="276" w:lineRule="auto"/>
            </w:pPr>
            <w:r w:rsidRPr="0098788F">
              <w:t>5. O usuário pode inserir uma nota - observação.</w:t>
            </w:r>
          </w:p>
          <w:p w:rsidR="003C650C" w:rsidRPr="0098788F" w:rsidRDefault="003C650C" w:rsidP="0098788F">
            <w:pPr>
              <w:spacing w:line="276" w:lineRule="auto"/>
            </w:pPr>
            <w:r w:rsidRPr="0098788F">
              <w:t>6. Com o lançamento dessa receita, o sistema deve calcular e exibir o saldo das receitas e o final do dia da realização dessa transação.</w:t>
            </w:r>
          </w:p>
          <w:p w:rsidR="003C650C" w:rsidRPr="0098788F" w:rsidRDefault="003C650C" w:rsidP="0098788F">
            <w:pPr>
              <w:spacing w:line="276" w:lineRule="auto"/>
            </w:pPr>
          </w:p>
          <w:p w:rsidR="003C650C" w:rsidRPr="0098788F" w:rsidRDefault="003C650C" w:rsidP="0098788F">
            <w:pPr>
              <w:spacing w:line="276" w:lineRule="auto"/>
            </w:pPr>
            <w:r w:rsidRPr="0098788F">
              <w:t>Alteração</w:t>
            </w:r>
          </w:p>
          <w:p w:rsidR="003C650C" w:rsidRPr="0098788F" w:rsidRDefault="003C650C" w:rsidP="0098788F">
            <w:pPr>
              <w:spacing w:line="276" w:lineRule="auto"/>
            </w:pPr>
            <w:r w:rsidRPr="0098788F">
              <w:t xml:space="preserve">1. O sistema deve permitir que o usuário </w:t>
            </w:r>
            <w:proofErr w:type="gramStart"/>
            <w:r w:rsidRPr="0098788F">
              <w:t>altere</w:t>
            </w:r>
            <w:proofErr w:type="gramEnd"/>
            <w:r w:rsidRPr="0098788F">
              <w:t xml:space="preserve"> o tipo da moeda, através da seleção de uma nova.</w:t>
            </w:r>
          </w:p>
          <w:p w:rsidR="003C650C" w:rsidRPr="0098788F" w:rsidRDefault="003C650C" w:rsidP="0098788F">
            <w:pPr>
              <w:spacing w:line="276" w:lineRule="auto"/>
            </w:pPr>
            <w:r w:rsidRPr="0098788F">
              <w:t xml:space="preserve">2. O sistema deve permitir que o usuário </w:t>
            </w:r>
            <w:proofErr w:type="gramStart"/>
            <w:r w:rsidRPr="0098788F">
              <w:t>altere</w:t>
            </w:r>
            <w:proofErr w:type="gramEnd"/>
            <w:r w:rsidRPr="0098788F">
              <w:t xml:space="preserve"> o valor da transação. O usuário deve excluir o antigo valor e adicionar um novo.</w:t>
            </w:r>
          </w:p>
          <w:p w:rsidR="003C650C" w:rsidRPr="0098788F" w:rsidRDefault="003C650C" w:rsidP="0098788F">
            <w:pPr>
              <w:spacing w:line="276" w:lineRule="auto"/>
            </w:pPr>
            <w:r w:rsidRPr="0098788F">
              <w:t xml:space="preserve">3. O sistema deve permitir que o usuário </w:t>
            </w:r>
            <w:proofErr w:type="gramStart"/>
            <w:r w:rsidRPr="0098788F">
              <w:t>altere</w:t>
            </w:r>
            <w:proofErr w:type="gramEnd"/>
            <w:r w:rsidRPr="0098788F">
              <w:t xml:space="preserve"> a categoria, através da seleção de uma nova.</w:t>
            </w:r>
          </w:p>
          <w:p w:rsidR="003C650C" w:rsidRPr="0098788F" w:rsidRDefault="003C650C" w:rsidP="0098788F">
            <w:pPr>
              <w:spacing w:line="276" w:lineRule="auto"/>
            </w:pPr>
            <w:r w:rsidRPr="0098788F">
              <w:t xml:space="preserve">4. O sistema deve permitir que o usuário </w:t>
            </w:r>
            <w:proofErr w:type="gramStart"/>
            <w:r w:rsidRPr="0098788F">
              <w:t>altere</w:t>
            </w:r>
            <w:proofErr w:type="gramEnd"/>
            <w:r w:rsidRPr="0098788F">
              <w:t xml:space="preserve"> a data de recebimento da receita, através da seleção de uma nova data.</w:t>
            </w:r>
          </w:p>
          <w:p w:rsidR="003C650C" w:rsidRPr="0098788F" w:rsidRDefault="003C650C" w:rsidP="0098788F">
            <w:pPr>
              <w:spacing w:line="276" w:lineRule="auto"/>
            </w:pPr>
          </w:p>
          <w:p w:rsidR="003C650C" w:rsidRPr="0098788F" w:rsidRDefault="003C650C" w:rsidP="0098788F">
            <w:pPr>
              <w:spacing w:line="276" w:lineRule="auto"/>
            </w:pPr>
            <w:r w:rsidRPr="0098788F">
              <w:t>Exclusão</w:t>
            </w:r>
          </w:p>
          <w:p w:rsidR="003C650C" w:rsidRPr="0098788F" w:rsidRDefault="003C650C" w:rsidP="0098788F">
            <w:pPr>
              <w:spacing w:line="276" w:lineRule="auto"/>
            </w:pPr>
            <w:r w:rsidRPr="0098788F">
              <w:t xml:space="preserve">1. O sistema deve permitir que o usuário </w:t>
            </w:r>
            <w:proofErr w:type="gramStart"/>
            <w:r w:rsidRPr="0098788F">
              <w:t>exclua</w:t>
            </w:r>
            <w:proofErr w:type="gramEnd"/>
            <w:r w:rsidRPr="0098788F">
              <w:t xml:space="preserve"> o valor adicionado.</w:t>
            </w:r>
          </w:p>
          <w:p w:rsidR="003C650C" w:rsidRPr="0098788F" w:rsidRDefault="003C650C" w:rsidP="0098788F">
            <w:pPr>
              <w:spacing w:line="276" w:lineRule="auto"/>
            </w:pPr>
            <w:r w:rsidRPr="0098788F">
              <w:t>2. O sistema deve enviar uma mensagem solicitando a confirmação de exclusão desse valor.</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lastRenderedPageBreak/>
              <w:t>Fluxo de exceção</w:t>
            </w:r>
          </w:p>
        </w:tc>
        <w:tc>
          <w:tcPr>
            <w:tcW w:w="3689"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Caso o usuário não informe um dos campos de preenchimento obrigatório - valor da transação, categoria e data de recebimento - o sistema deve notificar o usuário a respeito do não preenchimento de um ou mais campos.</w:t>
            </w:r>
          </w:p>
        </w:tc>
      </w:tr>
      <w:tr w:rsidR="003C650C" w:rsidRPr="0098788F">
        <w:trPr>
          <w:jc w:val="center"/>
        </w:trPr>
        <w:tc>
          <w:tcPr>
            <w:tcW w:w="1311" w:type="pct"/>
          </w:tcPr>
          <w:p w:rsidR="003C650C" w:rsidRPr="0098788F" w:rsidRDefault="003C650C" w:rsidP="0098788F">
            <w:pPr>
              <w:spacing w:line="276" w:lineRule="auto"/>
              <w:jc w:val="left"/>
              <w:rPr>
                <w:i/>
                <w:iCs/>
              </w:rPr>
            </w:pPr>
            <w:r w:rsidRPr="0098788F">
              <w:rPr>
                <w:i/>
                <w:iCs/>
              </w:rPr>
              <w:t>Subcaso de uso</w:t>
            </w:r>
          </w:p>
        </w:tc>
        <w:tc>
          <w:tcPr>
            <w:tcW w:w="3689" w:type="pct"/>
          </w:tcPr>
          <w:p w:rsidR="003C650C" w:rsidRPr="0098788F" w:rsidRDefault="003C650C" w:rsidP="0098788F">
            <w:pPr>
              <w:spacing w:line="276" w:lineRule="auto"/>
            </w:pPr>
            <w:r w:rsidRPr="0098788F">
              <w:t>-</w:t>
            </w:r>
          </w:p>
        </w:tc>
      </w:tr>
    </w:tbl>
    <w:p w:rsidR="003C650C" w:rsidRDefault="003C650C" w:rsidP="00832519"/>
    <w:p w:rsidR="003C650C" w:rsidRPr="00EF50BF" w:rsidRDefault="003C650C" w:rsidP="00832519"/>
    <w:tbl>
      <w:tblPr>
        <w:tblW w:w="0" w:type="auto"/>
        <w:tblInd w:w="2" w:type="dxa"/>
        <w:tblLook w:val="00A0"/>
      </w:tblPr>
      <w:tblGrid>
        <w:gridCol w:w="9061"/>
      </w:tblGrid>
      <w:tr w:rsidR="003C650C" w:rsidRPr="0098788F">
        <w:tc>
          <w:tcPr>
            <w:tcW w:w="9061" w:type="dxa"/>
            <w:vAlign w:val="center"/>
          </w:tcPr>
          <w:p w:rsidR="003C650C" w:rsidRPr="0098788F" w:rsidRDefault="002547B6" w:rsidP="0098788F">
            <w:pPr>
              <w:keepNext/>
              <w:jc w:val="center"/>
            </w:pPr>
            <w:r>
              <w:rPr>
                <w:noProof/>
                <w:lang w:eastAsia="pt-BR"/>
              </w:rPr>
              <w:pict>
                <v:shape id="Imagem 11" o:spid="_x0000_i1034" type="#_x0000_t75" style="width:254.7pt;height:114.1pt;visibility:visible">
                  <v:imagedata r:id="rId16" o:title=""/>
                </v:shape>
              </w:pict>
            </w:r>
            <w:r w:rsidR="002703F2">
              <w:rPr>
                <w:rStyle w:val="Refdecomentrio"/>
              </w:rPr>
              <w:commentReference w:id="120"/>
            </w:r>
          </w:p>
        </w:tc>
      </w:tr>
      <w:tr w:rsidR="003C650C" w:rsidRPr="0098788F">
        <w:tc>
          <w:tcPr>
            <w:tcW w:w="9061" w:type="dxa"/>
          </w:tcPr>
          <w:p w:rsidR="003C650C" w:rsidRPr="0098788F" w:rsidRDefault="003C650C" w:rsidP="007226C5">
            <w:pPr>
              <w:pStyle w:val="Legenda"/>
            </w:pPr>
            <w:bookmarkStart w:id="121" w:name="_Toc467743450"/>
            <w:r w:rsidRPr="0098788F">
              <w:t xml:space="preserve">Figura </w:t>
            </w:r>
            <w:fldSimple w:instr=" SEQ Figura \* ARABIC ">
              <w:r w:rsidRPr="0098788F">
                <w:rPr>
                  <w:noProof/>
                </w:rPr>
                <w:t>6</w:t>
              </w:r>
            </w:fldSimple>
            <w:r w:rsidRPr="0098788F">
              <w:t xml:space="preserve"> -</w:t>
            </w:r>
            <w:proofErr w:type="gramStart"/>
            <w:r w:rsidRPr="0098788F">
              <w:t xml:space="preserve">  </w:t>
            </w:r>
            <w:proofErr w:type="gramEnd"/>
            <w:r w:rsidRPr="0098788F">
              <w:t>Lançar despesa</w:t>
            </w:r>
            <w:bookmarkEnd w:id="121"/>
          </w:p>
        </w:tc>
      </w:tr>
    </w:tbl>
    <w:p w:rsidR="003C650C" w:rsidRPr="00EF50BF" w:rsidRDefault="003C650C" w:rsidP="00832519"/>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2"/>
        <w:gridCol w:w="6965"/>
      </w:tblGrid>
      <w:tr w:rsidR="003C650C" w:rsidRPr="0098788F">
        <w:trPr>
          <w:jc w:val="center"/>
        </w:trPr>
        <w:tc>
          <w:tcPr>
            <w:tcW w:w="5000" w:type="pct"/>
            <w:gridSpan w:val="2"/>
            <w:tcBorders>
              <w:top w:val="nil"/>
              <w:left w:val="nil"/>
              <w:right w:val="nil"/>
            </w:tcBorders>
          </w:tcPr>
          <w:p w:rsidR="003C650C" w:rsidRPr="0098788F" w:rsidRDefault="003C650C" w:rsidP="008F35D3">
            <w:pPr>
              <w:pStyle w:val="Legenda"/>
            </w:pPr>
            <w:bookmarkStart w:id="122" w:name="_Toc467743461"/>
            <w:r w:rsidRPr="0098788F">
              <w:t xml:space="preserve">Tabela </w:t>
            </w:r>
            <w:fldSimple w:instr=" SEQ Tabela \* ARABIC ">
              <w:r w:rsidRPr="0098788F">
                <w:rPr>
                  <w:noProof/>
                </w:rPr>
                <w:t>7</w:t>
              </w:r>
            </w:fldSimple>
            <w:r w:rsidRPr="0098788F">
              <w:t xml:space="preserve"> – Documentação do caso de uso lançar despesa</w:t>
            </w:r>
            <w:bookmarkEnd w:id="122"/>
          </w:p>
        </w:tc>
      </w:tr>
      <w:tr w:rsidR="003C650C" w:rsidRPr="0098788F">
        <w:trPr>
          <w:jc w:val="center"/>
        </w:trPr>
        <w:tc>
          <w:tcPr>
            <w:tcW w:w="1250" w:type="pct"/>
          </w:tcPr>
          <w:p w:rsidR="003C650C" w:rsidRPr="0098788F" w:rsidRDefault="003C650C" w:rsidP="0098788F">
            <w:pPr>
              <w:spacing w:line="276" w:lineRule="auto"/>
              <w:jc w:val="left"/>
              <w:rPr>
                <w:i/>
                <w:iCs/>
              </w:rPr>
            </w:pPr>
            <w:r w:rsidRPr="0098788F">
              <w:rPr>
                <w:i/>
                <w:iCs/>
              </w:rPr>
              <w:t xml:space="preserve">Caso de uso </w:t>
            </w:r>
          </w:p>
        </w:tc>
        <w:tc>
          <w:tcPr>
            <w:tcW w:w="3750" w:type="pct"/>
          </w:tcPr>
          <w:p w:rsidR="003C650C" w:rsidRPr="0098788F" w:rsidRDefault="003C650C" w:rsidP="0098788F">
            <w:pPr>
              <w:spacing w:line="276" w:lineRule="auto"/>
            </w:pPr>
            <w:r w:rsidRPr="0098788F">
              <w:t>Lançar despesa</w:t>
            </w:r>
          </w:p>
        </w:tc>
      </w:tr>
      <w:tr w:rsidR="003C650C" w:rsidRPr="0098788F">
        <w:trPr>
          <w:jc w:val="center"/>
        </w:trPr>
        <w:tc>
          <w:tcPr>
            <w:tcW w:w="1250" w:type="pct"/>
          </w:tcPr>
          <w:p w:rsidR="003C650C" w:rsidRPr="0098788F" w:rsidRDefault="003C650C" w:rsidP="0098788F">
            <w:pPr>
              <w:spacing w:line="276" w:lineRule="auto"/>
              <w:jc w:val="left"/>
              <w:rPr>
                <w:i/>
                <w:iCs/>
              </w:rPr>
            </w:pPr>
            <w:r w:rsidRPr="0098788F">
              <w:rPr>
                <w:i/>
                <w:iCs/>
              </w:rPr>
              <w:t>Resumo</w:t>
            </w:r>
          </w:p>
        </w:tc>
        <w:tc>
          <w:tcPr>
            <w:tcW w:w="3750" w:type="pct"/>
          </w:tcPr>
          <w:p w:rsidR="003C650C" w:rsidRPr="0098788F" w:rsidRDefault="003C650C" w:rsidP="0098788F">
            <w:pPr>
              <w:spacing w:line="276" w:lineRule="auto"/>
            </w:pPr>
            <w:r w:rsidRPr="0098788F">
              <w:t>Esse caso de uso descreve a forma como o sistema permite a inclusão, alteração, exclusão de</w:t>
            </w:r>
            <w:proofErr w:type="gramStart"/>
            <w:r w:rsidRPr="0098788F">
              <w:t xml:space="preserve">  </w:t>
            </w:r>
            <w:proofErr w:type="gramEnd"/>
            <w:r w:rsidRPr="0098788F">
              <w:t>categorias valores lançados no Tipo despesa.</w:t>
            </w:r>
          </w:p>
        </w:tc>
      </w:tr>
      <w:tr w:rsidR="003C650C" w:rsidRPr="0098788F">
        <w:trPr>
          <w:jc w:val="center"/>
        </w:trPr>
        <w:tc>
          <w:tcPr>
            <w:tcW w:w="1250" w:type="pct"/>
          </w:tcPr>
          <w:p w:rsidR="003C650C" w:rsidRPr="0098788F" w:rsidRDefault="003C650C" w:rsidP="0098788F">
            <w:pPr>
              <w:spacing w:line="276" w:lineRule="auto"/>
              <w:jc w:val="left"/>
              <w:rPr>
                <w:i/>
                <w:iCs/>
              </w:rPr>
            </w:pPr>
            <w:r w:rsidRPr="0098788F">
              <w:rPr>
                <w:i/>
                <w:iCs/>
              </w:rPr>
              <w:t>Ator principal</w:t>
            </w:r>
          </w:p>
        </w:tc>
        <w:tc>
          <w:tcPr>
            <w:tcW w:w="3750" w:type="pct"/>
          </w:tcPr>
          <w:p w:rsidR="003C650C" w:rsidRPr="0098788F" w:rsidRDefault="003C650C" w:rsidP="0098788F">
            <w:pPr>
              <w:spacing w:line="276" w:lineRule="auto"/>
            </w:pPr>
            <w:r w:rsidRPr="0098788F">
              <w:t>Usuário</w:t>
            </w:r>
          </w:p>
        </w:tc>
      </w:tr>
      <w:tr w:rsidR="003C650C" w:rsidRPr="0098788F">
        <w:trPr>
          <w:jc w:val="center"/>
        </w:trPr>
        <w:tc>
          <w:tcPr>
            <w:tcW w:w="1250" w:type="pct"/>
          </w:tcPr>
          <w:p w:rsidR="003C650C" w:rsidRPr="0098788F" w:rsidRDefault="003C650C" w:rsidP="0098788F">
            <w:pPr>
              <w:spacing w:line="276" w:lineRule="auto"/>
              <w:jc w:val="left"/>
              <w:rPr>
                <w:i/>
                <w:iCs/>
              </w:rPr>
            </w:pPr>
            <w:r w:rsidRPr="0098788F">
              <w:rPr>
                <w:i/>
                <w:iCs/>
              </w:rPr>
              <w:t>Pré-condição</w:t>
            </w:r>
          </w:p>
        </w:tc>
        <w:tc>
          <w:tcPr>
            <w:tcW w:w="3750" w:type="pct"/>
          </w:tcPr>
          <w:p w:rsidR="003C650C" w:rsidRPr="0098788F" w:rsidRDefault="003C650C" w:rsidP="0098788F">
            <w:pPr>
              <w:spacing w:line="276" w:lineRule="auto"/>
            </w:pPr>
            <w:r w:rsidRPr="0098788F">
              <w:t>-</w:t>
            </w:r>
          </w:p>
        </w:tc>
      </w:tr>
      <w:tr w:rsidR="003C650C" w:rsidRPr="0098788F">
        <w:trPr>
          <w:jc w:val="center"/>
        </w:trPr>
        <w:tc>
          <w:tcPr>
            <w:tcW w:w="1250" w:type="pct"/>
          </w:tcPr>
          <w:p w:rsidR="003C650C" w:rsidRPr="0098788F" w:rsidRDefault="003C650C" w:rsidP="0098788F">
            <w:pPr>
              <w:spacing w:line="276" w:lineRule="auto"/>
              <w:jc w:val="left"/>
              <w:rPr>
                <w:i/>
                <w:iCs/>
              </w:rPr>
            </w:pPr>
            <w:r w:rsidRPr="0098788F">
              <w:rPr>
                <w:i/>
                <w:iCs/>
              </w:rPr>
              <w:lastRenderedPageBreak/>
              <w:t>Pós-condição</w:t>
            </w:r>
          </w:p>
        </w:tc>
        <w:tc>
          <w:tcPr>
            <w:tcW w:w="3750" w:type="pct"/>
          </w:tcPr>
          <w:p w:rsidR="003C650C" w:rsidRPr="0098788F" w:rsidRDefault="003C650C" w:rsidP="0098788F">
            <w:pPr>
              <w:spacing w:line="276" w:lineRule="auto"/>
            </w:pPr>
            <w:r w:rsidRPr="0098788F">
              <w:t>-</w:t>
            </w:r>
          </w:p>
        </w:tc>
      </w:tr>
      <w:tr w:rsidR="003C650C" w:rsidRPr="0098788F">
        <w:trPr>
          <w:jc w:val="center"/>
        </w:trPr>
        <w:tc>
          <w:tcPr>
            <w:tcW w:w="1250" w:type="pct"/>
          </w:tcPr>
          <w:p w:rsidR="003C650C" w:rsidRPr="0098788F" w:rsidRDefault="003C650C" w:rsidP="0098788F">
            <w:pPr>
              <w:spacing w:line="276" w:lineRule="auto"/>
              <w:jc w:val="left"/>
              <w:rPr>
                <w:i/>
                <w:iCs/>
              </w:rPr>
            </w:pPr>
            <w:r w:rsidRPr="0098788F">
              <w:rPr>
                <w:i/>
                <w:iCs/>
              </w:rPr>
              <w:t>Fluxo principal</w:t>
            </w:r>
          </w:p>
        </w:tc>
        <w:tc>
          <w:tcPr>
            <w:tcW w:w="3750"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1. O usuário deve inserir o valor da transação.</w:t>
            </w:r>
          </w:p>
          <w:p w:rsidR="003C650C" w:rsidRPr="0098788F" w:rsidRDefault="003C650C" w:rsidP="0098788F">
            <w:pPr>
              <w:spacing w:line="276" w:lineRule="auto"/>
            </w:pPr>
            <w:r w:rsidRPr="0098788F">
              <w:t>2. O usuário deve selecionar ou adicionar uma categoria.</w:t>
            </w:r>
          </w:p>
          <w:p w:rsidR="003C650C" w:rsidRPr="0098788F" w:rsidRDefault="003C650C" w:rsidP="0098788F">
            <w:pPr>
              <w:spacing w:line="276" w:lineRule="auto"/>
            </w:pPr>
            <w:r w:rsidRPr="0098788F">
              <w:t xml:space="preserve">3. O usuário deve informar a data da ocorrência da despesa. </w:t>
            </w:r>
          </w:p>
          <w:p w:rsidR="003C650C" w:rsidRPr="0098788F" w:rsidRDefault="003C650C" w:rsidP="0098788F">
            <w:pPr>
              <w:spacing w:line="276" w:lineRule="auto"/>
            </w:pPr>
            <w:r w:rsidRPr="0098788F">
              <w:t>4. O usuário deve informar a forma de pagamento.</w:t>
            </w:r>
          </w:p>
          <w:p w:rsidR="003C650C" w:rsidRPr="0098788F" w:rsidRDefault="003C650C" w:rsidP="0098788F">
            <w:pPr>
              <w:spacing w:line="276" w:lineRule="auto"/>
            </w:pPr>
            <w:r w:rsidRPr="0098788F">
              <w:t>5. O usuário deve selecionar se sua despesa irá se repetir mais de uma vez e informar a quantidade de repetições.</w:t>
            </w:r>
          </w:p>
          <w:p w:rsidR="003C650C" w:rsidRPr="0098788F" w:rsidRDefault="003C650C" w:rsidP="0098788F">
            <w:pPr>
              <w:spacing w:line="276" w:lineRule="auto"/>
            </w:pPr>
            <w:r w:rsidRPr="0098788F">
              <w:t>6. O usuário pode inserir uma nota - observação.</w:t>
            </w:r>
          </w:p>
          <w:p w:rsidR="003C650C" w:rsidRPr="0098788F" w:rsidRDefault="003C650C" w:rsidP="0098788F">
            <w:pPr>
              <w:spacing w:line="276" w:lineRule="auto"/>
            </w:pPr>
            <w:r w:rsidRPr="0098788F">
              <w:t>7. Com o lançamento dessa despesa, o sistema deve calcular e exibir o saldo das despesas e o final do dia da realização dessa transação.</w:t>
            </w:r>
          </w:p>
          <w:p w:rsidR="003C650C" w:rsidRPr="0098788F" w:rsidRDefault="003C650C" w:rsidP="0098788F">
            <w:pPr>
              <w:spacing w:line="276" w:lineRule="auto"/>
            </w:pPr>
          </w:p>
          <w:p w:rsidR="003C650C" w:rsidRPr="0098788F" w:rsidRDefault="003C650C" w:rsidP="0098788F">
            <w:pPr>
              <w:spacing w:line="276" w:lineRule="auto"/>
            </w:pPr>
            <w:r w:rsidRPr="0098788F">
              <w:t>Alteração</w:t>
            </w:r>
          </w:p>
          <w:p w:rsidR="003C650C" w:rsidRPr="0098788F" w:rsidRDefault="003C650C" w:rsidP="0098788F">
            <w:pPr>
              <w:spacing w:line="276" w:lineRule="auto"/>
            </w:pPr>
            <w:r w:rsidRPr="0098788F">
              <w:t xml:space="preserve">1. O sistema deve permitir que o usuário </w:t>
            </w:r>
            <w:proofErr w:type="gramStart"/>
            <w:r w:rsidRPr="0098788F">
              <w:t>altere</w:t>
            </w:r>
            <w:proofErr w:type="gramEnd"/>
            <w:r w:rsidRPr="0098788F">
              <w:t xml:space="preserve"> o tipo da moeda, através da seleção de uma nova.</w:t>
            </w:r>
          </w:p>
          <w:p w:rsidR="003C650C" w:rsidRPr="0098788F" w:rsidRDefault="003C650C" w:rsidP="0098788F">
            <w:pPr>
              <w:spacing w:line="276" w:lineRule="auto"/>
            </w:pPr>
            <w:r w:rsidRPr="0098788F">
              <w:t xml:space="preserve">2. O sistema deve permitir que o usuário </w:t>
            </w:r>
            <w:proofErr w:type="gramStart"/>
            <w:r w:rsidRPr="0098788F">
              <w:t>altere</w:t>
            </w:r>
            <w:proofErr w:type="gramEnd"/>
            <w:r w:rsidRPr="0098788F">
              <w:t xml:space="preserve"> o valor da transação, através da seleção de uma nova.</w:t>
            </w:r>
          </w:p>
          <w:p w:rsidR="003C650C" w:rsidRPr="0098788F" w:rsidRDefault="003C650C" w:rsidP="0098788F">
            <w:pPr>
              <w:spacing w:line="276" w:lineRule="auto"/>
            </w:pPr>
            <w:r w:rsidRPr="0098788F">
              <w:t xml:space="preserve">3. O sistema deve permitir que o usuário </w:t>
            </w:r>
            <w:proofErr w:type="gramStart"/>
            <w:r w:rsidRPr="0098788F">
              <w:t>altere</w:t>
            </w:r>
            <w:proofErr w:type="gramEnd"/>
            <w:r w:rsidRPr="0098788F">
              <w:t xml:space="preserve"> a categoria, através da seleção de uma nova.</w:t>
            </w:r>
          </w:p>
          <w:p w:rsidR="003C650C" w:rsidRPr="0098788F" w:rsidRDefault="003C650C" w:rsidP="0098788F">
            <w:pPr>
              <w:spacing w:line="276" w:lineRule="auto"/>
            </w:pPr>
            <w:r w:rsidRPr="0098788F">
              <w:t xml:space="preserve">4. O sistema deve permitir que o usuário </w:t>
            </w:r>
            <w:proofErr w:type="gramStart"/>
            <w:r w:rsidRPr="0098788F">
              <w:t>altere</w:t>
            </w:r>
            <w:proofErr w:type="gramEnd"/>
            <w:r w:rsidRPr="0098788F">
              <w:t xml:space="preserve"> a data da ocorrência da despesa, através da seleção de uma nova.</w:t>
            </w:r>
          </w:p>
          <w:p w:rsidR="003C650C" w:rsidRPr="0098788F" w:rsidRDefault="003C650C" w:rsidP="0098788F">
            <w:pPr>
              <w:spacing w:line="276" w:lineRule="auto"/>
            </w:pPr>
            <w:r w:rsidRPr="0098788F">
              <w:t xml:space="preserve">5. O sistema deve permitir que o usuário </w:t>
            </w:r>
            <w:proofErr w:type="gramStart"/>
            <w:r w:rsidRPr="0098788F">
              <w:t>altere</w:t>
            </w:r>
            <w:proofErr w:type="gramEnd"/>
            <w:r w:rsidRPr="0098788F">
              <w:t xml:space="preserve"> a forma de pagamento, através da seleção de uma nova.</w:t>
            </w:r>
          </w:p>
          <w:p w:rsidR="003C650C" w:rsidRPr="0098788F" w:rsidRDefault="003C650C" w:rsidP="0098788F">
            <w:pPr>
              <w:spacing w:line="276" w:lineRule="auto"/>
            </w:pPr>
          </w:p>
          <w:p w:rsidR="003C650C" w:rsidRPr="0098788F" w:rsidRDefault="003C650C" w:rsidP="0098788F">
            <w:pPr>
              <w:spacing w:line="276" w:lineRule="auto"/>
            </w:pPr>
            <w:r w:rsidRPr="0098788F">
              <w:t>Exclusão</w:t>
            </w:r>
          </w:p>
          <w:p w:rsidR="003C650C" w:rsidRPr="0098788F" w:rsidRDefault="003C650C" w:rsidP="0098788F">
            <w:pPr>
              <w:spacing w:line="276" w:lineRule="auto"/>
            </w:pPr>
            <w:r w:rsidRPr="0098788F">
              <w:t xml:space="preserve">1. O sistema deve permitir que o usuário </w:t>
            </w:r>
            <w:proofErr w:type="gramStart"/>
            <w:r w:rsidRPr="0098788F">
              <w:t>exclua</w:t>
            </w:r>
            <w:proofErr w:type="gramEnd"/>
            <w:r w:rsidRPr="0098788F">
              <w:t xml:space="preserve"> o valor adicionado.</w:t>
            </w:r>
          </w:p>
          <w:p w:rsidR="003C650C" w:rsidRPr="0098788F" w:rsidRDefault="003C650C" w:rsidP="0098788F">
            <w:pPr>
              <w:spacing w:line="276" w:lineRule="auto"/>
            </w:pPr>
            <w:r w:rsidRPr="0098788F">
              <w:t>2. O sistema deve enviar uma mensagem de confirmação de exclusão desse valor.</w:t>
            </w:r>
          </w:p>
        </w:tc>
      </w:tr>
      <w:tr w:rsidR="003C650C" w:rsidRPr="0098788F">
        <w:trPr>
          <w:jc w:val="center"/>
        </w:trPr>
        <w:tc>
          <w:tcPr>
            <w:tcW w:w="1250" w:type="pct"/>
          </w:tcPr>
          <w:p w:rsidR="003C650C" w:rsidRPr="0098788F" w:rsidRDefault="003C650C" w:rsidP="0098788F">
            <w:pPr>
              <w:spacing w:line="276" w:lineRule="auto"/>
              <w:jc w:val="left"/>
              <w:rPr>
                <w:i/>
                <w:iCs/>
              </w:rPr>
            </w:pPr>
            <w:r w:rsidRPr="0098788F">
              <w:rPr>
                <w:i/>
                <w:iCs/>
              </w:rPr>
              <w:t>Fluxo de exceção</w:t>
            </w:r>
          </w:p>
        </w:tc>
        <w:tc>
          <w:tcPr>
            <w:tcW w:w="3750" w:type="pct"/>
          </w:tcPr>
          <w:p w:rsidR="003C650C" w:rsidRPr="0098788F" w:rsidRDefault="003C650C" w:rsidP="0098788F">
            <w:pPr>
              <w:spacing w:line="276" w:lineRule="auto"/>
            </w:pPr>
            <w:r w:rsidRPr="0098788F">
              <w:t>Inclusão</w:t>
            </w:r>
          </w:p>
          <w:p w:rsidR="003C650C" w:rsidRPr="0098788F" w:rsidRDefault="003C650C" w:rsidP="0098788F">
            <w:pPr>
              <w:spacing w:line="276" w:lineRule="auto"/>
            </w:pPr>
            <w:r w:rsidRPr="0098788F">
              <w:t>Caso o usuário não informe um dos campos de preenchimento obrigatório - valor da transação, categoria, data de ocorrência da despesa e forma de pagamento - o sistema deve notificar o usuário a respeito do não preenchimento de um ou mais campos.</w:t>
            </w:r>
          </w:p>
        </w:tc>
      </w:tr>
      <w:tr w:rsidR="003C650C" w:rsidRPr="0098788F">
        <w:trPr>
          <w:jc w:val="center"/>
        </w:trPr>
        <w:tc>
          <w:tcPr>
            <w:tcW w:w="1250" w:type="pct"/>
          </w:tcPr>
          <w:p w:rsidR="003C650C" w:rsidRPr="0098788F" w:rsidRDefault="003C650C" w:rsidP="0098788F">
            <w:pPr>
              <w:spacing w:line="276" w:lineRule="auto"/>
              <w:jc w:val="left"/>
              <w:rPr>
                <w:i/>
                <w:iCs/>
              </w:rPr>
            </w:pPr>
            <w:r w:rsidRPr="0098788F">
              <w:rPr>
                <w:i/>
                <w:iCs/>
              </w:rPr>
              <w:t>Subcaso de uso</w:t>
            </w:r>
          </w:p>
        </w:tc>
        <w:tc>
          <w:tcPr>
            <w:tcW w:w="3750" w:type="pct"/>
          </w:tcPr>
          <w:p w:rsidR="003C650C" w:rsidRPr="0098788F" w:rsidRDefault="003C650C" w:rsidP="0098788F">
            <w:pPr>
              <w:spacing w:line="276" w:lineRule="auto"/>
            </w:pPr>
            <w:r w:rsidRPr="0098788F">
              <w:t>-</w:t>
            </w:r>
          </w:p>
        </w:tc>
      </w:tr>
    </w:tbl>
    <w:p w:rsidR="003C650C" w:rsidRDefault="003C650C" w:rsidP="00832519"/>
    <w:tbl>
      <w:tblPr>
        <w:tblW w:w="0" w:type="auto"/>
        <w:tblInd w:w="2" w:type="dxa"/>
        <w:tblLook w:val="00A0"/>
      </w:tblPr>
      <w:tblGrid>
        <w:gridCol w:w="9061"/>
      </w:tblGrid>
      <w:tr w:rsidR="003C650C" w:rsidRPr="0098788F">
        <w:tc>
          <w:tcPr>
            <w:tcW w:w="9061" w:type="dxa"/>
          </w:tcPr>
          <w:p w:rsidR="003C650C" w:rsidRPr="0098788F" w:rsidRDefault="002547B6" w:rsidP="0098788F">
            <w:pPr>
              <w:keepNext/>
              <w:jc w:val="center"/>
            </w:pPr>
            <w:r>
              <w:rPr>
                <w:noProof/>
                <w:lang w:eastAsia="pt-BR"/>
              </w:rPr>
              <w:lastRenderedPageBreak/>
              <w:pict>
                <v:shape id="Imagem 1" o:spid="_x0000_i1035" type="#_x0000_t75" style="width:285.3pt;height:114.1pt;visibility:visible">
                  <v:imagedata r:id="rId17" o:title=""/>
                </v:shape>
              </w:pict>
            </w:r>
            <w:r w:rsidR="002703F2">
              <w:rPr>
                <w:rStyle w:val="Refdecomentrio"/>
              </w:rPr>
              <w:commentReference w:id="123"/>
            </w:r>
          </w:p>
        </w:tc>
      </w:tr>
      <w:tr w:rsidR="003C650C" w:rsidRPr="0098788F">
        <w:tc>
          <w:tcPr>
            <w:tcW w:w="9061" w:type="dxa"/>
          </w:tcPr>
          <w:p w:rsidR="003C650C" w:rsidRPr="0098788F" w:rsidRDefault="003C650C" w:rsidP="007226C5">
            <w:pPr>
              <w:pStyle w:val="Legenda"/>
            </w:pPr>
            <w:bookmarkStart w:id="124" w:name="_Toc467743451"/>
            <w:r w:rsidRPr="0098788F">
              <w:t xml:space="preserve">Figura </w:t>
            </w:r>
            <w:fldSimple w:instr=" SEQ Figura \* ARABIC ">
              <w:r w:rsidRPr="0098788F">
                <w:rPr>
                  <w:noProof/>
                </w:rPr>
                <w:t>7</w:t>
              </w:r>
            </w:fldSimple>
            <w:r w:rsidRPr="0098788F">
              <w:t xml:space="preserve"> - Consultar saldo</w:t>
            </w:r>
            <w:bookmarkEnd w:id="124"/>
          </w:p>
        </w:tc>
      </w:tr>
    </w:tbl>
    <w:p w:rsidR="003C650C" w:rsidRDefault="003C650C">
      <w:pPr>
        <w:spacing w:after="160" w:line="259" w:lineRule="auto"/>
        <w:jc w:val="left"/>
      </w:pPr>
    </w:p>
    <w:p w:rsidR="003C650C" w:rsidRPr="00EF50BF" w:rsidRDefault="003C650C">
      <w:pPr>
        <w:spacing w:after="160" w:line="259" w:lineRule="auto"/>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35"/>
        <w:gridCol w:w="6852"/>
      </w:tblGrid>
      <w:tr w:rsidR="003C650C" w:rsidRPr="0098788F">
        <w:trPr>
          <w:jc w:val="center"/>
        </w:trPr>
        <w:tc>
          <w:tcPr>
            <w:tcW w:w="5000" w:type="pct"/>
            <w:gridSpan w:val="2"/>
            <w:tcBorders>
              <w:top w:val="nil"/>
              <w:left w:val="nil"/>
              <w:right w:val="nil"/>
            </w:tcBorders>
          </w:tcPr>
          <w:p w:rsidR="003C650C" w:rsidRPr="0098788F" w:rsidRDefault="003C650C" w:rsidP="007226C5">
            <w:pPr>
              <w:pStyle w:val="Legenda"/>
            </w:pPr>
            <w:bookmarkStart w:id="125" w:name="_Toc467743462"/>
            <w:r w:rsidRPr="0098788F">
              <w:t xml:space="preserve">Tabela </w:t>
            </w:r>
            <w:fldSimple w:instr=" SEQ Tabela \* ARABIC ">
              <w:r w:rsidRPr="0098788F">
                <w:rPr>
                  <w:noProof/>
                </w:rPr>
                <w:t>8</w:t>
              </w:r>
            </w:fldSimple>
            <w:r w:rsidRPr="0098788F">
              <w:t xml:space="preserve"> – Documentação do caso de uso consultar saldo</w:t>
            </w:r>
            <w:bookmarkEnd w:id="125"/>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 xml:space="preserve">Caso de uso </w:t>
            </w:r>
          </w:p>
        </w:tc>
        <w:tc>
          <w:tcPr>
            <w:tcW w:w="3689" w:type="pct"/>
          </w:tcPr>
          <w:p w:rsidR="003C650C" w:rsidRPr="0098788F" w:rsidRDefault="003C650C" w:rsidP="0098788F">
            <w:pPr>
              <w:spacing w:line="240" w:lineRule="auto"/>
            </w:pPr>
            <w:r w:rsidRPr="0098788F">
              <w:t>Consultar saldo</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Resumo</w:t>
            </w:r>
          </w:p>
        </w:tc>
        <w:tc>
          <w:tcPr>
            <w:tcW w:w="3689" w:type="pct"/>
          </w:tcPr>
          <w:p w:rsidR="003C650C" w:rsidRPr="0098788F" w:rsidRDefault="003C650C" w:rsidP="0098788F">
            <w:pPr>
              <w:spacing w:line="240" w:lineRule="auto"/>
            </w:pPr>
            <w:r w:rsidRPr="0098788F">
              <w:t>Esse caso de uso descreve as etapas necessárias a serem percorridas pelo usuário para consulta do saldo de cada uma das contas de receita/despesa e do saldo final da receita/despesa.</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Ator principal</w:t>
            </w:r>
          </w:p>
        </w:tc>
        <w:tc>
          <w:tcPr>
            <w:tcW w:w="3689" w:type="pct"/>
          </w:tcPr>
          <w:p w:rsidR="003C650C" w:rsidRPr="0098788F" w:rsidRDefault="003C650C" w:rsidP="0098788F">
            <w:pPr>
              <w:spacing w:line="240" w:lineRule="auto"/>
            </w:pPr>
            <w:r w:rsidRPr="0098788F">
              <w:t>Usuário</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Pré-condição</w:t>
            </w:r>
          </w:p>
        </w:tc>
        <w:tc>
          <w:tcPr>
            <w:tcW w:w="3689" w:type="pct"/>
          </w:tcPr>
          <w:p w:rsidR="003C650C" w:rsidRPr="0098788F" w:rsidRDefault="003C650C" w:rsidP="0098788F">
            <w:pPr>
              <w:spacing w:line="240" w:lineRule="auto"/>
            </w:pPr>
            <w:r w:rsidRPr="0098788F">
              <w:t>Consultar saldo</w:t>
            </w:r>
          </w:p>
          <w:p w:rsidR="003C650C" w:rsidRPr="0098788F" w:rsidRDefault="003C650C" w:rsidP="0098788F">
            <w:pPr>
              <w:spacing w:line="240" w:lineRule="auto"/>
            </w:pPr>
            <w:r w:rsidRPr="0098788F">
              <w:t>2.1O período inicial selecionado não pode ser maior que o final.</w:t>
            </w:r>
          </w:p>
          <w:p w:rsidR="003C650C" w:rsidRPr="0098788F" w:rsidRDefault="003C650C" w:rsidP="0098788F">
            <w:pPr>
              <w:spacing w:line="240" w:lineRule="auto"/>
            </w:pPr>
            <w:r w:rsidRPr="0098788F">
              <w:t>3.1 O saldo final de uma determinada conta do período anterior deve ser igual ao seu saldo inicial do período atual.</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Pós-condição</w:t>
            </w:r>
          </w:p>
        </w:tc>
        <w:tc>
          <w:tcPr>
            <w:tcW w:w="3689" w:type="pct"/>
          </w:tcPr>
          <w:p w:rsidR="003C650C" w:rsidRPr="0098788F" w:rsidRDefault="003C650C" w:rsidP="0098788F">
            <w:pPr>
              <w:spacing w:line="240" w:lineRule="auto"/>
            </w:pPr>
            <w:r w:rsidRPr="0098788F">
              <w:t>-</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Fluxo principal</w:t>
            </w:r>
          </w:p>
        </w:tc>
        <w:tc>
          <w:tcPr>
            <w:tcW w:w="3689" w:type="pct"/>
          </w:tcPr>
          <w:p w:rsidR="003C650C" w:rsidRPr="0098788F" w:rsidRDefault="003C650C" w:rsidP="0098788F">
            <w:pPr>
              <w:spacing w:line="240" w:lineRule="auto"/>
            </w:pPr>
            <w:r w:rsidRPr="0098788F">
              <w:t>Consultar saldo</w:t>
            </w:r>
          </w:p>
          <w:p w:rsidR="003C650C" w:rsidRPr="0098788F" w:rsidRDefault="003C650C" w:rsidP="0098788F">
            <w:pPr>
              <w:spacing w:line="240" w:lineRule="auto"/>
            </w:pPr>
            <w:r w:rsidRPr="0098788F">
              <w:t>1. O usuário deve selecionar se deseja consultar o saldo de uma determinada conta de receita/despesa ou do saldo final receita/despesa.</w:t>
            </w:r>
          </w:p>
          <w:p w:rsidR="003C650C" w:rsidRPr="0098788F" w:rsidRDefault="003C650C" w:rsidP="0098788F">
            <w:pPr>
              <w:spacing w:line="240" w:lineRule="auto"/>
            </w:pPr>
            <w:r w:rsidRPr="0098788F">
              <w:t>2. O usuário deve selecionar o período - data inicial e final.</w:t>
            </w:r>
          </w:p>
          <w:p w:rsidR="003C650C" w:rsidRPr="0098788F" w:rsidRDefault="003C650C" w:rsidP="0098788F">
            <w:pPr>
              <w:spacing w:line="240" w:lineRule="auto"/>
            </w:pPr>
            <w:r w:rsidRPr="0098788F">
              <w:t xml:space="preserve">3. O sistema deve calcular o saldo desejado pelo usuário. </w:t>
            </w:r>
          </w:p>
          <w:p w:rsidR="003C650C" w:rsidRPr="0098788F" w:rsidRDefault="003C650C" w:rsidP="0098788F">
            <w:pPr>
              <w:spacing w:line="240" w:lineRule="auto"/>
            </w:pPr>
            <w:r w:rsidRPr="0098788F">
              <w:t>4. O sistema deve exibir o saldo desejado.</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Fluxo de exceção</w:t>
            </w:r>
          </w:p>
        </w:tc>
        <w:tc>
          <w:tcPr>
            <w:tcW w:w="3689" w:type="pct"/>
          </w:tcPr>
          <w:p w:rsidR="003C650C" w:rsidRPr="0098788F" w:rsidRDefault="003C650C" w:rsidP="0098788F">
            <w:pPr>
              <w:spacing w:line="240" w:lineRule="auto"/>
            </w:pPr>
            <w:r w:rsidRPr="0098788F">
              <w:t>Consultar saldo</w:t>
            </w:r>
          </w:p>
          <w:p w:rsidR="003C650C" w:rsidRPr="0098788F" w:rsidRDefault="003C650C" w:rsidP="0098788F">
            <w:pPr>
              <w:spacing w:line="240" w:lineRule="auto"/>
            </w:pPr>
            <w:r w:rsidRPr="0098788F">
              <w:t>2.1 Caso a data inicial seja menor que a final, o sistema deve informar ao usuário que as datas fornecidas são inválidas.</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Subcaso de uso</w:t>
            </w:r>
          </w:p>
        </w:tc>
        <w:tc>
          <w:tcPr>
            <w:tcW w:w="3689" w:type="pct"/>
          </w:tcPr>
          <w:p w:rsidR="003C650C" w:rsidRPr="0098788F" w:rsidRDefault="003C650C" w:rsidP="0098788F">
            <w:pPr>
              <w:spacing w:line="240" w:lineRule="auto"/>
            </w:pPr>
            <w:r w:rsidRPr="0098788F">
              <w:t>-</w:t>
            </w:r>
          </w:p>
        </w:tc>
      </w:tr>
    </w:tbl>
    <w:p w:rsidR="003C650C" w:rsidRDefault="003C650C">
      <w:pPr>
        <w:spacing w:after="160" w:line="259" w:lineRule="auto"/>
        <w:jc w:val="left"/>
      </w:pPr>
    </w:p>
    <w:p w:rsidR="003C650C" w:rsidRPr="00EF50BF" w:rsidRDefault="003C650C">
      <w:pPr>
        <w:spacing w:after="160" w:line="259" w:lineRule="auto"/>
        <w:jc w:val="left"/>
      </w:pPr>
    </w:p>
    <w:tbl>
      <w:tblPr>
        <w:tblW w:w="0" w:type="auto"/>
        <w:tblInd w:w="2" w:type="dxa"/>
        <w:tblLook w:val="00A0"/>
      </w:tblPr>
      <w:tblGrid>
        <w:gridCol w:w="9061"/>
      </w:tblGrid>
      <w:tr w:rsidR="003C650C" w:rsidRPr="0098788F">
        <w:tc>
          <w:tcPr>
            <w:tcW w:w="9061" w:type="dxa"/>
          </w:tcPr>
          <w:p w:rsidR="003C650C" w:rsidRPr="0098788F" w:rsidRDefault="002547B6" w:rsidP="0098788F">
            <w:pPr>
              <w:keepNext/>
              <w:jc w:val="center"/>
            </w:pPr>
            <w:r>
              <w:rPr>
                <w:noProof/>
                <w:lang w:eastAsia="pt-BR"/>
              </w:rPr>
              <w:lastRenderedPageBreak/>
              <w:pict>
                <v:shape id="Imagem 4" o:spid="_x0000_i1036" type="#_x0000_t75" style="width:283.25pt;height:114.1pt;visibility:visible">
                  <v:imagedata r:id="rId18" o:title=""/>
                </v:shape>
              </w:pict>
            </w:r>
            <w:r w:rsidR="002703F2">
              <w:rPr>
                <w:rStyle w:val="Refdecomentrio"/>
              </w:rPr>
              <w:commentReference w:id="126"/>
            </w:r>
          </w:p>
        </w:tc>
      </w:tr>
      <w:tr w:rsidR="003C650C" w:rsidRPr="0098788F">
        <w:tc>
          <w:tcPr>
            <w:tcW w:w="9061" w:type="dxa"/>
          </w:tcPr>
          <w:p w:rsidR="003C650C" w:rsidRPr="0098788F" w:rsidRDefault="003C650C" w:rsidP="007226C5">
            <w:pPr>
              <w:pStyle w:val="Legenda"/>
            </w:pPr>
            <w:bookmarkStart w:id="127" w:name="_Toc467743452"/>
            <w:r w:rsidRPr="0098788F">
              <w:t xml:space="preserve">Figura </w:t>
            </w:r>
            <w:fldSimple w:instr=" SEQ Figura \* ARABIC ">
              <w:r w:rsidRPr="0098788F">
                <w:rPr>
                  <w:noProof/>
                </w:rPr>
                <w:t>8</w:t>
              </w:r>
            </w:fldSimple>
            <w:r w:rsidRPr="0098788F">
              <w:t xml:space="preserve"> - Gerar gráfico</w:t>
            </w:r>
            <w:bookmarkEnd w:id="127"/>
          </w:p>
        </w:tc>
      </w:tr>
    </w:tbl>
    <w:p w:rsidR="003C650C" w:rsidRPr="00EF50BF" w:rsidRDefault="003C650C">
      <w:pPr>
        <w:spacing w:after="160" w:line="259" w:lineRule="auto"/>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435"/>
        <w:gridCol w:w="6852"/>
      </w:tblGrid>
      <w:tr w:rsidR="003C650C" w:rsidRPr="0098788F">
        <w:trPr>
          <w:jc w:val="center"/>
        </w:trPr>
        <w:tc>
          <w:tcPr>
            <w:tcW w:w="5000" w:type="pct"/>
            <w:gridSpan w:val="2"/>
            <w:tcBorders>
              <w:top w:val="nil"/>
              <w:left w:val="nil"/>
              <w:right w:val="nil"/>
            </w:tcBorders>
          </w:tcPr>
          <w:p w:rsidR="003C650C" w:rsidRPr="0098788F" w:rsidRDefault="003C650C" w:rsidP="007226C5">
            <w:pPr>
              <w:pStyle w:val="Legenda"/>
            </w:pPr>
            <w:bookmarkStart w:id="128" w:name="_Toc467743463"/>
            <w:r w:rsidRPr="0098788F">
              <w:t xml:space="preserve">Tabela </w:t>
            </w:r>
            <w:fldSimple w:instr=" SEQ Tabela \* ARABIC ">
              <w:r w:rsidRPr="0098788F">
                <w:rPr>
                  <w:noProof/>
                </w:rPr>
                <w:t>9</w:t>
              </w:r>
            </w:fldSimple>
            <w:r w:rsidRPr="0098788F">
              <w:t xml:space="preserve"> – Documentação do caso de uso gerar gráfico</w:t>
            </w:r>
            <w:bookmarkEnd w:id="128"/>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 xml:space="preserve">Caso de uso </w:t>
            </w:r>
          </w:p>
        </w:tc>
        <w:tc>
          <w:tcPr>
            <w:tcW w:w="3689" w:type="pct"/>
          </w:tcPr>
          <w:p w:rsidR="003C650C" w:rsidRPr="0098788F" w:rsidRDefault="003C650C" w:rsidP="0098788F">
            <w:pPr>
              <w:spacing w:line="240" w:lineRule="auto"/>
            </w:pPr>
            <w:r w:rsidRPr="0098788F">
              <w:t>Gerar gráfico</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Resumo</w:t>
            </w:r>
          </w:p>
        </w:tc>
        <w:tc>
          <w:tcPr>
            <w:tcW w:w="3689" w:type="pct"/>
          </w:tcPr>
          <w:p w:rsidR="003C650C" w:rsidRPr="0098788F" w:rsidRDefault="003C650C" w:rsidP="0098788F">
            <w:pPr>
              <w:spacing w:line="240" w:lineRule="auto"/>
            </w:pPr>
            <w:r w:rsidRPr="0098788F">
              <w:t>Esse caso de uso descreve as etapas necessárias a serem percorridas pelo usuário para consulta do gráfico das receitas/despesas.</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Ator principal</w:t>
            </w:r>
          </w:p>
        </w:tc>
        <w:tc>
          <w:tcPr>
            <w:tcW w:w="3689" w:type="pct"/>
          </w:tcPr>
          <w:p w:rsidR="003C650C" w:rsidRPr="0098788F" w:rsidRDefault="003C650C" w:rsidP="0098788F">
            <w:pPr>
              <w:spacing w:line="240" w:lineRule="auto"/>
            </w:pPr>
            <w:r w:rsidRPr="0098788F">
              <w:t>Usuário</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Pré-condição</w:t>
            </w:r>
          </w:p>
        </w:tc>
        <w:tc>
          <w:tcPr>
            <w:tcW w:w="3689" w:type="pct"/>
          </w:tcPr>
          <w:p w:rsidR="003C650C" w:rsidRPr="0098788F" w:rsidRDefault="003C650C" w:rsidP="0098788F">
            <w:pPr>
              <w:spacing w:line="240" w:lineRule="auto"/>
            </w:pPr>
            <w:r w:rsidRPr="0098788F">
              <w:t>O período inicial selecionado não pode ser maior que o final.</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Pós-condição</w:t>
            </w:r>
          </w:p>
        </w:tc>
        <w:tc>
          <w:tcPr>
            <w:tcW w:w="3689" w:type="pct"/>
          </w:tcPr>
          <w:p w:rsidR="003C650C" w:rsidRPr="0098788F" w:rsidRDefault="003C650C" w:rsidP="0098788F">
            <w:pPr>
              <w:spacing w:line="240" w:lineRule="auto"/>
            </w:pPr>
            <w:r w:rsidRPr="0098788F">
              <w:t>-</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Fluxo principal</w:t>
            </w:r>
          </w:p>
        </w:tc>
        <w:tc>
          <w:tcPr>
            <w:tcW w:w="3689" w:type="pct"/>
          </w:tcPr>
          <w:p w:rsidR="003C650C" w:rsidRPr="0098788F" w:rsidRDefault="003C650C" w:rsidP="0098788F">
            <w:pPr>
              <w:spacing w:line="240" w:lineRule="auto"/>
            </w:pPr>
            <w:r w:rsidRPr="0098788F">
              <w:t>Gerar gráfico</w:t>
            </w:r>
          </w:p>
          <w:p w:rsidR="003C650C" w:rsidRPr="0098788F" w:rsidRDefault="003C650C" w:rsidP="0098788F">
            <w:pPr>
              <w:spacing w:line="240" w:lineRule="auto"/>
            </w:pPr>
            <w:r w:rsidRPr="0098788F">
              <w:t>1. O usuário deve informar ao sistema o período inicial e final.</w:t>
            </w:r>
          </w:p>
          <w:p w:rsidR="003C650C" w:rsidRPr="0098788F" w:rsidRDefault="003C650C" w:rsidP="0098788F">
            <w:pPr>
              <w:spacing w:line="240" w:lineRule="auto"/>
            </w:pPr>
            <w:r w:rsidRPr="0098788F">
              <w:t>2. O sistema deve exibir o gráfico do tipo pizza.</w:t>
            </w:r>
          </w:p>
          <w:p w:rsidR="003C650C" w:rsidRPr="0098788F" w:rsidRDefault="003C650C" w:rsidP="0098788F">
            <w:pPr>
              <w:spacing w:line="240" w:lineRule="auto"/>
            </w:pPr>
            <w:r w:rsidRPr="0098788F">
              <w:t>3. O sistema deve informar o percentual de cada uma das categorias de contas do Tipo receita/despesa.</w:t>
            </w:r>
          </w:p>
          <w:p w:rsidR="003C650C" w:rsidRPr="0098788F" w:rsidRDefault="003C650C" w:rsidP="0098788F">
            <w:pPr>
              <w:spacing w:line="240" w:lineRule="auto"/>
            </w:pPr>
            <w:r w:rsidRPr="0098788F">
              <w:t>3. O sistema deve gerar uma legenda para cada uma das</w:t>
            </w:r>
            <w:proofErr w:type="gramStart"/>
            <w:r w:rsidRPr="0098788F">
              <w:t xml:space="preserve">  </w:t>
            </w:r>
            <w:proofErr w:type="gramEnd"/>
            <w:r w:rsidRPr="0098788F">
              <w:t xml:space="preserve">categorias de contas do tipo receita/despesas existentes. </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Fluxo de exceção</w:t>
            </w:r>
          </w:p>
        </w:tc>
        <w:tc>
          <w:tcPr>
            <w:tcW w:w="3689" w:type="pct"/>
          </w:tcPr>
          <w:p w:rsidR="003C650C" w:rsidRPr="0098788F" w:rsidRDefault="003C650C" w:rsidP="0098788F">
            <w:pPr>
              <w:spacing w:line="240" w:lineRule="auto"/>
            </w:pPr>
            <w:r w:rsidRPr="0098788F">
              <w:t>-</w:t>
            </w:r>
          </w:p>
        </w:tc>
      </w:tr>
      <w:tr w:rsidR="003C650C" w:rsidRPr="0098788F">
        <w:trPr>
          <w:jc w:val="center"/>
        </w:trPr>
        <w:tc>
          <w:tcPr>
            <w:tcW w:w="1311" w:type="pct"/>
          </w:tcPr>
          <w:p w:rsidR="003C650C" w:rsidRPr="0098788F" w:rsidRDefault="003C650C" w:rsidP="0098788F">
            <w:pPr>
              <w:spacing w:line="240" w:lineRule="auto"/>
              <w:rPr>
                <w:i/>
                <w:iCs/>
              </w:rPr>
            </w:pPr>
            <w:r w:rsidRPr="0098788F">
              <w:rPr>
                <w:i/>
                <w:iCs/>
              </w:rPr>
              <w:t>Subcaso de uso</w:t>
            </w:r>
          </w:p>
        </w:tc>
        <w:tc>
          <w:tcPr>
            <w:tcW w:w="3689" w:type="pct"/>
          </w:tcPr>
          <w:p w:rsidR="003C650C" w:rsidRPr="0098788F" w:rsidRDefault="003C650C" w:rsidP="0098788F">
            <w:pPr>
              <w:spacing w:line="240" w:lineRule="auto"/>
            </w:pPr>
            <w:r w:rsidRPr="0098788F">
              <w:t>1.1 Caso o usuário não selecione a data inicial e/ou final, o sistema deve informar o usuário de seu não preenchimento.</w:t>
            </w:r>
          </w:p>
        </w:tc>
      </w:tr>
    </w:tbl>
    <w:p w:rsidR="003C650C" w:rsidRDefault="003C650C">
      <w:pPr>
        <w:spacing w:after="160" w:line="259" w:lineRule="auto"/>
        <w:jc w:val="left"/>
      </w:pPr>
    </w:p>
    <w:p w:rsidR="003C650C" w:rsidRPr="00EF50BF" w:rsidRDefault="003C650C">
      <w:pPr>
        <w:spacing w:after="160" w:line="259" w:lineRule="auto"/>
        <w:jc w:val="left"/>
      </w:pPr>
    </w:p>
    <w:tbl>
      <w:tblPr>
        <w:tblW w:w="0" w:type="auto"/>
        <w:tblInd w:w="2" w:type="dxa"/>
        <w:tblLook w:val="00A0"/>
      </w:tblPr>
      <w:tblGrid>
        <w:gridCol w:w="9061"/>
      </w:tblGrid>
      <w:tr w:rsidR="003C650C" w:rsidRPr="0098788F">
        <w:tc>
          <w:tcPr>
            <w:tcW w:w="9061" w:type="dxa"/>
            <w:vAlign w:val="bottom"/>
          </w:tcPr>
          <w:p w:rsidR="003C650C" w:rsidRPr="0098788F" w:rsidRDefault="002547B6" w:rsidP="0098788F">
            <w:pPr>
              <w:keepNext/>
              <w:jc w:val="center"/>
            </w:pPr>
            <w:r>
              <w:rPr>
                <w:noProof/>
                <w:lang w:eastAsia="pt-BR"/>
              </w:rPr>
              <w:pict>
                <v:shape id="Imagem 3" o:spid="_x0000_i1037" type="#_x0000_t75" style="width:283.9pt;height:114.1pt;visibility:visible">
                  <v:imagedata r:id="rId19" o:title=""/>
                </v:shape>
              </w:pict>
            </w:r>
            <w:r w:rsidR="002703F2">
              <w:rPr>
                <w:rStyle w:val="Refdecomentrio"/>
              </w:rPr>
              <w:commentReference w:id="129"/>
            </w:r>
          </w:p>
        </w:tc>
      </w:tr>
      <w:tr w:rsidR="003C650C" w:rsidRPr="0098788F">
        <w:tc>
          <w:tcPr>
            <w:tcW w:w="9061" w:type="dxa"/>
            <w:vAlign w:val="bottom"/>
          </w:tcPr>
          <w:p w:rsidR="003C650C" w:rsidRPr="0098788F" w:rsidRDefault="003C650C" w:rsidP="007226C5">
            <w:pPr>
              <w:pStyle w:val="Legenda"/>
            </w:pPr>
            <w:bookmarkStart w:id="130" w:name="_Toc467743453"/>
            <w:r w:rsidRPr="0098788F">
              <w:t xml:space="preserve">Figura </w:t>
            </w:r>
            <w:fldSimple w:instr=" SEQ Figura \* ARABIC ">
              <w:r w:rsidRPr="0098788F">
                <w:rPr>
                  <w:noProof/>
                </w:rPr>
                <w:t>9</w:t>
              </w:r>
            </w:fldSimple>
            <w:r w:rsidRPr="0098788F">
              <w:t xml:space="preserve"> - Gerar gráfico das formas de pagamento</w:t>
            </w:r>
            <w:bookmarkEnd w:id="130"/>
          </w:p>
        </w:tc>
      </w:tr>
    </w:tbl>
    <w:p w:rsidR="003C650C" w:rsidRPr="00EF50BF" w:rsidRDefault="003C650C">
      <w:pPr>
        <w:spacing w:after="160" w:line="259" w:lineRule="auto"/>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2"/>
        <w:gridCol w:w="6965"/>
      </w:tblGrid>
      <w:tr w:rsidR="003C650C" w:rsidRPr="0098788F">
        <w:trPr>
          <w:jc w:val="center"/>
        </w:trPr>
        <w:tc>
          <w:tcPr>
            <w:tcW w:w="5000" w:type="pct"/>
            <w:gridSpan w:val="2"/>
            <w:tcBorders>
              <w:top w:val="nil"/>
              <w:left w:val="nil"/>
              <w:right w:val="nil"/>
            </w:tcBorders>
          </w:tcPr>
          <w:p w:rsidR="003C650C" w:rsidRPr="0098788F" w:rsidRDefault="003C650C" w:rsidP="007226C5">
            <w:pPr>
              <w:pStyle w:val="Legenda"/>
            </w:pPr>
            <w:bookmarkStart w:id="131" w:name="_Toc467743464"/>
            <w:r w:rsidRPr="0098788F">
              <w:t xml:space="preserve">Tabela </w:t>
            </w:r>
            <w:fldSimple w:instr=" SEQ Tabela \* ARABIC ">
              <w:r w:rsidRPr="0098788F">
                <w:rPr>
                  <w:noProof/>
                </w:rPr>
                <w:t>10</w:t>
              </w:r>
            </w:fldSimple>
            <w:r w:rsidRPr="0098788F">
              <w:t xml:space="preserve"> – Documentação do caso de uso gerar gráfico das formas de pagamento</w:t>
            </w:r>
            <w:bookmarkEnd w:id="131"/>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 xml:space="preserve">Caso de uso </w:t>
            </w:r>
          </w:p>
        </w:tc>
        <w:tc>
          <w:tcPr>
            <w:tcW w:w="3750" w:type="pct"/>
          </w:tcPr>
          <w:p w:rsidR="003C650C" w:rsidRPr="0098788F" w:rsidRDefault="003C650C" w:rsidP="0098788F">
            <w:pPr>
              <w:spacing w:line="240" w:lineRule="auto"/>
            </w:pPr>
            <w:r w:rsidRPr="0098788F">
              <w:t>Gerar gráfico das formas de pagamento</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Resumo</w:t>
            </w:r>
          </w:p>
        </w:tc>
        <w:tc>
          <w:tcPr>
            <w:tcW w:w="3750" w:type="pct"/>
          </w:tcPr>
          <w:p w:rsidR="003C650C" w:rsidRPr="0098788F" w:rsidRDefault="003C650C" w:rsidP="0098788F">
            <w:pPr>
              <w:spacing w:line="240" w:lineRule="auto"/>
            </w:pPr>
            <w:r w:rsidRPr="0098788F">
              <w:t>Esse caso de uso descreve como o sistema irá gerar o gráfico do tipo pizza das formas de pagamento.</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Ator principal</w:t>
            </w:r>
          </w:p>
        </w:tc>
        <w:tc>
          <w:tcPr>
            <w:tcW w:w="3750" w:type="pct"/>
          </w:tcPr>
          <w:p w:rsidR="003C650C" w:rsidRPr="0098788F" w:rsidRDefault="003C650C" w:rsidP="0098788F">
            <w:pPr>
              <w:spacing w:line="240" w:lineRule="auto"/>
            </w:pPr>
            <w:r w:rsidRPr="0098788F">
              <w:t>Usuário</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lastRenderedPageBreak/>
              <w:t>Pré-condição</w:t>
            </w:r>
          </w:p>
        </w:tc>
        <w:tc>
          <w:tcPr>
            <w:tcW w:w="3750" w:type="pct"/>
          </w:tcPr>
          <w:p w:rsidR="003C650C" w:rsidRPr="0098788F" w:rsidRDefault="003C650C" w:rsidP="0098788F">
            <w:pPr>
              <w:spacing w:line="240" w:lineRule="auto"/>
            </w:pPr>
            <w:r w:rsidRPr="0098788F">
              <w:t>O período inicial selecionado não pode ser maior que o final.</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Pós-condição</w:t>
            </w:r>
          </w:p>
        </w:tc>
        <w:tc>
          <w:tcPr>
            <w:tcW w:w="3750" w:type="pct"/>
          </w:tcPr>
          <w:p w:rsidR="003C650C" w:rsidRPr="0098788F" w:rsidRDefault="003C650C" w:rsidP="0098788F">
            <w:pPr>
              <w:spacing w:line="240" w:lineRule="auto"/>
            </w:pPr>
            <w:r w:rsidRPr="0098788F">
              <w:t>-</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Fluxo principal</w:t>
            </w:r>
          </w:p>
        </w:tc>
        <w:tc>
          <w:tcPr>
            <w:tcW w:w="3750" w:type="pct"/>
          </w:tcPr>
          <w:p w:rsidR="003C650C" w:rsidRPr="0098788F" w:rsidRDefault="003C650C" w:rsidP="0098788F">
            <w:pPr>
              <w:spacing w:line="240" w:lineRule="auto"/>
            </w:pPr>
            <w:r w:rsidRPr="0098788F">
              <w:t>Gerar gráfico das formas de pagamento</w:t>
            </w:r>
          </w:p>
          <w:p w:rsidR="003C650C" w:rsidRPr="0098788F" w:rsidRDefault="003C650C" w:rsidP="0098788F">
            <w:pPr>
              <w:spacing w:line="240" w:lineRule="auto"/>
            </w:pPr>
            <w:r w:rsidRPr="0098788F">
              <w:t>1. O usuário deve informar ao sistema o período inicial e final.</w:t>
            </w:r>
          </w:p>
          <w:p w:rsidR="003C650C" w:rsidRPr="0098788F" w:rsidRDefault="003C650C" w:rsidP="0098788F">
            <w:pPr>
              <w:spacing w:line="240" w:lineRule="auto"/>
            </w:pPr>
            <w:r w:rsidRPr="0098788F">
              <w:t>2. O sistema deve exibir o gráfico do tipo pizza.</w:t>
            </w:r>
          </w:p>
          <w:p w:rsidR="003C650C" w:rsidRPr="0098788F" w:rsidRDefault="003C650C" w:rsidP="0098788F">
            <w:pPr>
              <w:spacing w:line="240" w:lineRule="auto"/>
            </w:pPr>
            <w:r w:rsidRPr="0098788F">
              <w:t>O sistema deve informar o percentual de cada uma das formas de pagamento existentes.</w:t>
            </w:r>
          </w:p>
          <w:p w:rsidR="003C650C" w:rsidRPr="0098788F" w:rsidRDefault="003C650C" w:rsidP="0098788F">
            <w:pPr>
              <w:spacing w:line="240" w:lineRule="auto"/>
            </w:pPr>
            <w:r w:rsidRPr="0098788F">
              <w:t xml:space="preserve">3. O sistema deve gerar uma legenda para cada uma das formas de pagamento existentes. </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Fluxo de exceção</w:t>
            </w:r>
          </w:p>
        </w:tc>
        <w:tc>
          <w:tcPr>
            <w:tcW w:w="3750" w:type="pct"/>
          </w:tcPr>
          <w:p w:rsidR="003C650C" w:rsidRPr="0098788F" w:rsidRDefault="003C650C" w:rsidP="0098788F">
            <w:pPr>
              <w:spacing w:line="240" w:lineRule="auto"/>
            </w:pPr>
            <w:r w:rsidRPr="0098788F">
              <w:t>Gerar gráfico das formas de pagamento</w:t>
            </w:r>
          </w:p>
          <w:p w:rsidR="003C650C" w:rsidRPr="0098788F" w:rsidRDefault="003C650C" w:rsidP="0098788F">
            <w:pPr>
              <w:spacing w:line="240" w:lineRule="auto"/>
            </w:pPr>
            <w:r w:rsidRPr="0098788F">
              <w:t>1.1 Caso a data inicial seja menor que a final, o sistema deve informar ao usuário que as datas fornecidas são inválidas.</w:t>
            </w:r>
          </w:p>
          <w:p w:rsidR="003C650C" w:rsidRPr="0098788F" w:rsidRDefault="003C650C" w:rsidP="0098788F">
            <w:pPr>
              <w:spacing w:line="240" w:lineRule="auto"/>
            </w:pPr>
          </w:p>
          <w:p w:rsidR="003C650C" w:rsidRPr="0098788F" w:rsidRDefault="003C650C" w:rsidP="0098788F">
            <w:pPr>
              <w:spacing w:line="240" w:lineRule="auto"/>
            </w:pPr>
            <w:r w:rsidRPr="0098788F">
              <w:t>1.1 Caso o usuário não selecione a data inicial e/ou final, o sistema deve informar o usuário de seu não preenchimento.</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Subcaso de uso</w:t>
            </w:r>
          </w:p>
        </w:tc>
        <w:tc>
          <w:tcPr>
            <w:tcW w:w="3750" w:type="pct"/>
          </w:tcPr>
          <w:p w:rsidR="003C650C" w:rsidRPr="0098788F" w:rsidRDefault="003C650C" w:rsidP="0098788F">
            <w:pPr>
              <w:spacing w:line="240" w:lineRule="auto"/>
            </w:pPr>
            <w:r w:rsidRPr="0098788F">
              <w:t>-</w:t>
            </w:r>
          </w:p>
        </w:tc>
      </w:tr>
    </w:tbl>
    <w:p w:rsidR="003C650C" w:rsidRDefault="003C650C">
      <w:pPr>
        <w:spacing w:after="160" w:line="259" w:lineRule="auto"/>
        <w:jc w:val="left"/>
      </w:pPr>
    </w:p>
    <w:p w:rsidR="003C650C" w:rsidRPr="00EF50BF" w:rsidRDefault="003C650C">
      <w:pPr>
        <w:spacing w:after="160" w:line="259" w:lineRule="auto"/>
        <w:jc w:val="left"/>
      </w:pPr>
    </w:p>
    <w:tbl>
      <w:tblPr>
        <w:tblW w:w="0" w:type="auto"/>
        <w:tblInd w:w="2" w:type="dxa"/>
        <w:tblLook w:val="00A0"/>
      </w:tblPr>
      <w:tblGrid>
        <w:gridCol w:w="9061"/>
      </w:tblGrid>
      <w:tr w:rsidR="003C650C" w:rsidRPr="0098788F">
        <w:tc>
          <w:tcPr>
            <w:tcW w:w="9061" w:type="dxa"/>
          </w:tcPr>
          <w:p w:rsidR="003C650C" w:rsidRPr="0098788F" w:rsidRDefault="002547B6" w:rsidP="0098788F">
            <w:pPr>
              <w:keepNext/>
              <w:jc w:val="center"/>
            </w:pPr>
            <w:r>
              <w:rPr>
                <w:noProof/>
                <w:lang w:eastAsia="pt-BR"/>
              </w:rPr>
              <w:pict>
                <v:shape id="Imagem 7" o:spid="_x0000_i1038" type="#_x0000_t75" style="width:279.85pt;height:114.1pt;visibility:visible">
                  <v:imagedata r:id="rId20" o:title=""/>
                </v:shape>
              </w:pict>
            </w:r>
            <w:r w:rsidR="002703F2">
              <w:rPr>
                <w:rStyle w:val="Refdecomentrio"/>
              </w:rPr>
              <w:commentReference w:id="132"/>
            </w:r>
          </w:p>
        </w:tc>
      </w:tr>
      <w:tr w:rsidR="003C650C" w:rsidRPr="0098788F">
        <w:tc>
          <w:tcPr>
            <w:tcW w:w="9061" w:type="dxa"/>
          </w:tcPr>
          <w:p w:rsidR="003C650C" w:rsidRPr="0098788F" w:rsidRDefault="003C650C" w:rsidP="007226C5">
            <w:pPr>
              <w:pStyle w:val="Legenda"/>
            </w:pPr>
            <w:bookmarkStart w:id="133" w:name="_Ref467661497"/>
            <w:bookmarkStart w:id="134" w:name="_Toc467743454"/>
            <w:r w:rsidRPr="0098788F">
              <w:t xml:space="preserve">Figura </w:t>
            </w:r>
            <w:fldSimple w:instr=" SEQ Figura \* ARABIC ">
              <w:r w:rsidRPr="0098788F">
                <w:rPr>
                  <w:noProof/>
                </w:rPr>
                <w:t>10</w:t>
              </w:r>
            </w:fldSimple>
            <w:bookmarkEnd w:id="133"/>
            <w:r w:rsidRPr="0098788F">
              <w:t xml:space="preserve"> - Realizar notificações</w:t>
            </w:r>
            <w:bookmarkEnd w:id="134"/>
          </w:p>
        </w:tc>
      </w:tr>
    </w:tbl>
    <w:p w:rsidR="003C650C" w:rsidRPr="00EF50BF" w:rsidRDefault="003C650C">
      <w:pPr>
        <w:spacing w:after="160" w:line="259" w:lineRule="auto"/>
        <w:jc w:val="lef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322"/>
        <w:gridCol w:w="6965"/>
      </w:tblGrid>
      <w:tr w:rsidR="003C650C" w:rsidRPr="0098788F">
        <w:trPr>
          <w:jc w:val="center"/>
        </w:trPr>
        <w:tc>
          <w:tcPr>
            <w:tcW w:w="5000" w:type="pct"/>
            <w:gridSpan w:val="2"/>
            <w:tcBorders>
              <w:top w:val="nil"/>
              <w:left w:val="nil"/>
              <w:right w:val="nil"/>
            </w:tcBorders>
          </w:tcPr>
          <w:p w:rsidR="003C650C" w:rsidRPr="0098788F" w:rsidRDefault="003C650C" w:rsidP="007226C5">
            <w:pPr>
              <w:pStyle w:val="Legenda"/>
            </w:pPr>
            <w:bookmarkStart w:id="135" w:name="_Ref467661527"/>
            <w:bookmarkStart w:id="136" w:name="_Toc466359252"/>
            <w:bookmarkStart w:id="137" w:name="_Toc467743465"/>
            <w:r w:rsidRPr="0098788F">
              <w:t xml:space="preserve">Tabela </w:t>
            </w:r>
            <w:fldSimple w:instr=" SEQ Tabela \* ARABIC ">
              <w:r w:rsidRPr="0098788F">
                <w:rPr>
                  <w:noProof/>
                </w:rPr>
                <w:t>11</w:t>
              </w:r>
            </w:fldSimple>
            <w:bookmarkEnd w:id="135"/>
            <w:r w:rsidRPr="0098788F">
              <w:t xml:space="preserve"> – Documentação do caso de uso</w:t>
            </w:r>
            <w:bookmarkEnd w:id="136"/>
            <w:r w:rsidRPr="0098788F">
              <w:t xml:space="preserve"> realizar notificações</w:t>
            </w:r>
            <w:bookmarkEnd w:id="137"/>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 xml:space="preserve">Caso de uso </w:t>
            </w:r>
          </w:p>
        </w:tc>
        <w:tc>
          <w:tcPr>
            <w:tcW w:w="3750" w:type="pct"/>
          </w:tcPr>
          <w:p w:rsidR="003C650C" w:rsidRPr="0098788F" w:rsidRDefault="003C650C" w:rsidP="0098788F">
            <w:pPr>
              <w:spacing w:line="240" w:lineRule="auto"/>
            </w:pPr>
            <w:r w:rsidRPr="0098788F">
              <w:t>Realizar notificações</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Resumo</w:t>
            </w:r>
          </w:p>
        </w:tc>
        <w:tc>
          <w:tcPr>
            <w:tcW w:w="3750" w:type="pct"/>
          </w:tcPr>
          <w:p w:rsidR="003C650C" w:rsidRPr="0098788F" w:rsidRDefault="003C650C" w:rsidP="0098788F">
            <w:pPr>
              <w:spacing w:line="240" w:lineRule="auto"/>
            </w:pPr>
            <w:r w:rsidRPr="0098788F">
              <w:t>Esse caso de uso descreve a forma como o sistema realizará notificações ao sistema.</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Ator principal</w:t>
            </w:r>
          </w:p>
        </w:tc>
        <w:tc>
          <w:tcPr>
            <w:tcW w:w="3750" w:type="pct"/>
          </w:tcPr>
          <w:p w:rsidR="003C650C" w:rsidRPr="0098788F" w:rsidRDefault="003C650C" w:rsidP="0098788F">
            <w:pPr>
              <w:spacing w:line="240" w:lineRule="auto"/>
            </w:pPr>
            <w:r w:rsidRPr="0098788F">
              <w:t>Sistema</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Pré-condição</w:t>
            </w:r>
          </w:p>
        </w:tc>
        <w:tc>
          <w:tcPr>
            <w:tcW w:w="3750" w:type="pct"/>
          </w:tcPr>
          <w:p w:rsidR="003C650C" w:rsidRPr="0098788F" w:rsidRDefault="003C650C" w:rsidP="0098788F">
            <w:pPr>
              <w:spacing w:line="240" w:lineRule="auto"/>
            </w:pPr>
            <w:r w:rsidRPr="0098788F">
              <w:t>Realizar notificações</w:t>
            </w:r>
          </w:p>
          <w:p w:rsidR="003C650C" w:rsidRPr="0098788F" w:rsidRDefault="003C650C" w:rsidP="0098788F">
            <w:pPr>
              <w:spacing w:line="240" w:lineRule="auto"/>
            </w:pPr>
            <w:r w:rsidRPr="0098788F">
              <w:t>1.1 O usuário deve optar pelo recebimento das notificações.</w:t>
            </w:r>
          </w:p>
          <w:p w:rsidR="003C650C" w:rsidRPr="0098788F" w:rsidRDefault="003C650C" w:rsidP="0098788F">
            <w:pPr>
              <w:spacing w:line="240" w:lineRule="auto"/>
            </w:pPr>
            <w:r w:rsidRPr="0098788F">
              <w:t>2.1 O usuário deve optar pelo recebimento das notificações.</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Pós-condição</w:t>
            </w:r>
          </w:p>
        </w:tc>
        <w:tc>
          <w:tcPr>
            <w:tcW w:w="3750" w:type="pct"/>
          </w:tcPr>
          <w:p w:rsidR="003C650C" w:rsidRPr="0098788F" w:rsidRDefault="003C650C" w:rsidP="0098788F">
            <w:pPr>
              <w:spacing w:line="240" w:lineRule="auto"/>
            </w:pPr>
            <w:r w:rsidRPr="0098788F">
              <w:t>-</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Fluxo principal</w:t>
            </w:r>
          </w:p>
        </w:tc>
        <w:tc>
          <w:tcPr>
            <w:tcW w:w="3750" w:type="pct"/>
          </w:tcPr>
          <w:p w:rsidR="003C650C" w:rsidRPr="0098788F" w:rsidRDefault="003C650C" w:rsidP="0098788F">
            <w:pPr>
              <w:spacing w:line="240" w:lineRule="auto"/>
            </w:pPr>
            <w:r w:rsidRPr="0098788F">
              <w:t>Realizar notificações</w:t>
            </w:r>
          </w:p>
          <w:p w:rsidR="003C650C" w:rsidRPr="0098788F" w:rsidRDefault="003C650C" w:rsidP="0098788F">
            <w:pPr>
              <w:spacing w:line="240" w:lineRule="auto"/>
            </w:pPr>
            <w:r w:rsidRPr="0098788F">
              <w:t>1. O usuário deve informar o horário para que seja solicitado o lançamento das possíveis transações do dia.</w:t>
            </w:r>
          </w:p>
          <w:p w:rsidR="003C650C" w:rsidRPr="0098788F" w:rsidRDefault="003C650C" w:rsidP="0098788F">
            <w:pPr>
              <w:spacing w:line="240" w:lineRule="auto"/>
            </w:pPr>
            <w:r w:rsidRPr="0098788F">
              <w:t xml:space="preserve">2. O usuário deve informar o período de antecedência (um dia, dois dias ou uma semana) para o recebimento das notificações do </w:t>
            </w:r>
            <w:proofErr w:type="spellStart"/>
            <w:r w:rsidRPr="0098788F">
              <w:t>app</w:t>
            </w:r>
            <w:proofErr w:type="spellEnd"/>
            <w:r w:rsidRPr="0098788F">
              <w:t xml:space="preserve"> para contas a receber e a pagar.</w:t>
            </w:r>
          </w:p>
          <w:p w:rsidR="003C650C" w:rsidRPr="0098788F" w:rsidRDefault="003C650C" w:rsidP="0098788F">
            <w:pPr>
              <w:spacing w:line="240" w:lineRule="auto"/>
            </w:pPr>
          </w:p>
          <w:p w:rsidR="003C650C" w:rsidRPr="0098788F" w:rsidRDefault="003C650C" w:rsidP="0098788F">
            <w:pPr>
              <w:spacing w:line="240" w:lineRule="auto"/>
            </w:pPr>
            <w:r w:rsidRPr="0098788F">
              <w:t>Alterar dados sobre as notificações</w:t>
            </w:r>
          </w:p>
          <w:p w:rsidR="003C650C" w:rsidRPr="0098788F" w:rsidRDefault="003C650C" w:rsidP="0098788F">
            <w:pPr>
              <w:spacing w:line="240" w:lineRule="auto"/>
            </w:pPr>
            <w:r w:rsidRPr="0098788F">
              <w:t>1. O usuário poderá alterar o horário de recebimento das notificações, através da seleção de um novo horário.</w:t>
            </w:r>
          </w:p>
          <w:p w:rsidR="003C650C" w:rsidRPr="0098788F" w:rsidRDefault="003C650C" w:rsidP="0098788F">
            <w:pPr>
              <w:spacing w:line="240" w:lineRule="auto"/>
            </w:pPr>
            <w:r w:rsidRPr="0098788F">
              <w:lastRenderedPageBreak/>
              <w:t xml:space="preserve">2. O usuário poderá alterar o período de antecedência (um dia, dois dias ou uma semana) para o recebimento das notificações do </w:t>
            </w:r>
            <w:proofErr w:type="spellStart"/>
            <w:r w:rsidRPr="0098788F">
              <w:t>app</w:t>
            </w:r>
            <w:proofErr w:type="spellEnd"/>
            <w:r w:rsidRPr="0098788F">
              <w:t xml:space="preserve"> para contas a receber e a pagar, por meio da seleção de um novo período.</w:t>
            </w:r>
          </w:p>
          <w:p w:rsidR="003C650C" w:rsidRPr="0098788F" w:rsidRDefault="003C650C" w:rsidP="0098788F">
            <w:pPr>
              <w:spacing w:line="240" w:lineRule="auto"/>
            </w:pPr>
            <w:r w:rsidRPr="0098788F">
              <w:t>3. O usuário poderá optar pelo não recebimento das notificações.</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lastRenderedPageBreak/>
              <w:t>Fluxo de exceção</w:t>
            </w:r>
          </w:p>
        </w:tc>
        <w:tc>
          <w:tcPr>
            <w:tcW w:w="3750" w:type="pct"/>
          </w:tcPr>
          <w:p w:rsidR="003C650C" w:rsidRPr="0098788F" w:rsidRDefault="003C650C" w:rsidP="0098788F">
            <w:pPr>
              <w:spacing w:line="240" w:lineRule="auto"/>
            </w:pPr>
            <w:r w:rsidRPr="0098788F">
              <w:t>-</w:t>
            </w:r>
          </w:p>
        </w:tc>
      </w:tr>
      <w:tr w:rsidR="003C650C" w:rsidRPr="0098788F">
        <w:trPr>
          <w:jc w:val="center"/>
        </w:trPr>
        <w:tc>
          <w:tcPr>
            <w:tcW w:w="1250" w:type="pct"/>
          </w:tcPr>
          <w:p w:rsidR="003C650C" w:rsidRPr="0098788F" w:rsidRDefault="003C650C" w:rsidP="0098788F">
            <w:pPr>
              <w:spacing w:line="240" w:lineRule="auto"/>
              <w:rPr>
                <w:i/>
                <w:iCs/>
              </w:rPr>
            </w:pPr>
            <w:r w:rsidRPr="0098788F">
              <w:rPr>
                <w:i/>
                <w:iCs/>
              </w:rPr>
              <w:t>Subcaso de uso</w:t>
            </w:r>
          </w:p>
        </w:tc>
        <w:tc>
          <w:tcPr>
            <w:tcW w:w="3750" w:type="pct"/>
          </w:tcPr>
          <w:p w:rsidR="003C650C" w:rsidRPr="0098788F" w:rsidRDefault="003C650C" w:rsidP="0098788F">
            <w:pPr>
              <w:spacing w:line="240" w:lineRule="auto"/>
            </w:pPr>
            <w:r w:rsidRPr="0098788F">
              <w:t>-</w:t>
            </w:r>
          </w:p>
        </w:tc>
      </w:tr>
    </w:tbl>
    <w:p w:rsidR="003C650C" w:rsidRDefault="003C650C" w:rsidP="00AB06C5">
      <w:pPr>
        <w:pStyle w:val="Ttulo1"/>
        <w:numPr>
          <w:ilvl w:val="0"/>
          <w:numId w:val="0"/>
        </w:numPr>
        <w:rPr>
          <w:b w:val="0"/>
          <w:bCs w:val="0"/>
          <w:caps w:val="0"/>
          <w:sz w:val="24"/>
          <w:szCs w:val="24"/>
        </w:rPr>
      </w:pPr>
    </w:p>
    <w:p w:rsidR="003C650C" w:rsidRPr="00CD7E85" w:rsidRDefault="003C650C" w:rsidP="00734BF9">
      <w:pPr>
        <w:pStyle w:val="Ttulo2"/>
        <w:numPr>
          <w:ilvl w:val="0"/>
          <w:numId w:val="0"/>
        </w:numPr>
      </w:pPr>
      <w:r>
        <w:t>4.2 PROTOTIPO</w:t>
      </w:r>
    </w:p>
    <w:p w:rsidR="003C650C" w:rsidRDefault="003C650C" w:rsidP="00CD7E85">
      <w:pPr>
        <w:spacing w:after="160"/>
        <w:ind w:firstLine="432"/>
      </w:pPr>
      <w:r>
        <w:t xml:space="preserve">De acordo com </w:t>
      </w:r>
      <w:r w:rsidRPr="006F2CCF">
        <w:t xml:space="preserve">(BENITTI; SEARA; </w:t>
      </w:r>
      <w:r w:rsidRPr="006F2CCF">
        <w:rPr>
          <w:color w:val="222222"/>
          <w:shd w:val="clear" w:color="auto" w:fill="FFFFFF"/>
        </w:rPr>
        <w:t>SCHLINDWEIN, 2005)</w:t>
      </w:r>
      <w:r>
        <w:rPr>
          <w:color w:val="222222"/>
          <w:sz w:val="20"/>
          <w:szCs w:val="20"/>
          <w:shd w:val="clear" w:color="auto" w:fill="FFFFFF"/>
        </w:rPr>
        <w:t>, P</w:t>
      </w:r>
      <w:r>
        <w:t xml:space="preserve">rotótipos podem ser entendidos como modelos construídos a partir de requisitos preliminares, com o objetivo de apresentar o sistema de </w:t>
      </w:r>
      <w:proofErr w:type="gramStart"/>
      <w:r>
        <w:t>um forma</w:t>
      </w:r>
      <w:proofErr w:type="gramEnd"/>
      <w:r>
        <w:t xml:space="preserve"> mais funcional e clara, dando aos futuros usuários a possibilidade de interagir com partes do sistema antes mesmo deste estar finalizado. Sendo assim segue a descrição das interfaces principais do software para controle de finanças pessoas denominado +Seguro.</w:t>
      </w:r>
    </w:p>
    <w:p w:rsidR="003C650C" w:rsidRPr="00896A73" w:rsidRDefault="003C650C" w:rsidP="006F2CCF">
      <w:pPr>
        <w:spacing w:after="160"/>
        <w:rPr>
          <w:b/>
          <w:bCs/>
        </w:rPr>
      </w:pPr>
      <w:r>
        <w:rPr>
          <w:b/>
          <w:bCs/>
        </w:rPr>
        <w:t>4.3</w:t>
      </w:r>
      <w:r w:rsidRPr="00896A73">
        <w:rPr>
          <w:b/>
          <w:bCs/>
        </w:rPr>
        <w:t xml:space="preserve"> LOGIN USUÁRIO</w:t>
      </w:r>
    </w:p>
    <w:p w:rsidR="003C650C" w:rsidRDefault="002547B6" w:rsidP="006F2CCF">
      <w:pPr>
        <w:spacing w:after="160" w:line="259" w:lineRule="auto"/>
        <w:jc w:val="center"/>
      </w:pPr>
      <w:r>
        <w:pict>
          <v:shape id="_x0000_i1039" type="#_x0000_t75" style="width:351.15pt;height:258.1pt">
            <v:imagedata r:id="rId21" o:title=""/>
          </v:shape>
        </w:pict>
      </w:r>
    </w:p>
    <w:p w:rsidR="003C650C" w:rsidRDefault="003C650C" w:rsidP="006F2CCF">
      <w:pPr>
        <w:spacing w:after="160" w:line="259" w:lineRule="auto"/>
        <w:jc w:val="center"/>
        <w:rPr>
          <w:b/>
          <w:bCs/>
          <w:sz w:val="20"/>
          <w:szCs w:val="20"/>
        </w:rPr>
      </w:pPr>
      <w:r w:rsidRPr="006F2CCF">
        <w:rPr>
          <w:b/>
          <w:bCs/>
          <w:sz w:val="20"/>
          <w:szCs w:val="20"/>
        </w:rPr>
        <w:t>F</w:t>
      </w:r>
      <w:r>
        <w:rPr>
          <w:b/>
          <w:bCs/>
          <w:sz w:val="20"/>
          <w:szCs w:val="20"/>
        </w:rPr>
        <w:t>igura 11</w:t>
      </w:r>
      <w:r w:rsidRPr="006F2CCF">
        <w:rPr>
          <w:b/>
          <w:bCs/>
          <w:sz w:val="20"/>
          <w:szCs w:val="20"/>
        </w:rPr>
        <w:t xml:space="preserve">- Interface de </w:t>
      </w:r>
      <w:proofErr w:type="spellStart"/>
      <w:r w:rsidRPr="006F2CCF">
        <w:rPr>
          <w:b/>
          <w:bCs/>
          <w:sz w:val="20"/>
          <w:szCs w:val="20"/>
        </w:rPr>
        <w:t>Login</w:t>
      </w:r>
      <w:proofErr w:type="spellEnd"/>
      <w:r w:rsidRPr="006F2CCF">
        <w:rPr>
          <w:b/>
          <w:bCs/>
          <w:sz w:val="20"/>
          <w:szCs w:val="20"/>
        </w:rPr>
        <w:t xml:space="preserve"> de Usuário</w:t>
      </w:r>
    </w:p>
    <w:p w:rsidR="003C650C" w:rsidRPr="00CD7E85" w:rsidRDefault="003C650C" w:rsidP="00CD7E85">
      <w:pPr>
        <w:spacing w:after="160"/>
        <w:ind w:firstLine="708"/>
      </w:pPr>
      <w:r w:rsidRPr="00CD7E85">
        <w:t xml:space="preserve">Nesta interface o usuário poderá optar por entrar no sistema caso já possua uma conta cadastrada, para tanto este usuário deverá fornecer seu nome de usuário composto por no </w:t>
      </w:r>
      <w:proofErr w:type="spellStart"/>
      <w:proofErr w:type="gramStart"/>
      <w:r w:rsidRPr="00CD7E85">
        <w:t>maximo</w:t>
      </w:r>
      <w:proofErr w:type="spellEnd"/>
      <w:proofErr w:type="gramEnd"/>
      <w:r w:rsidRPr="00CD7E85">
        <w:t xml:space="preserve"> 80 caracteres sendo de sua livre escolha tal nome, e inserir a senha cadastrada composta por caracteres alfanuméricos com no </w:t>
      </w:r>
      <w:proofErr w:type="spellStart"/>
      <w:r w:rsidRPr="00CD7E85">
        <w:t>maximo</w:t>
      </w:r>
      <w:proofErr w:type="spellEnd"/>
      <w:r w:rsidRPr="00CD7E85">
        <w:t xml:space="preserve"> </w:t>
      </w:r>
      <w:r w:rsidRPr="00CD7E85">
        <w:lastRenderedPageBreak/>
        <w:t>10 caracteres</w:t>
      </w:r>
      <w:r>
        <w:t xml:space="preserve"> sendo única no sistema</w:t>
      </w:r>
      <w:r w:rsidRPr="00CD7E85">
        <w:t xml:space="preserve">, depois disto só optar pela opção “PROSSEGUIR”. Será possível a todo aquele que desejar utilizar o sistema se cadastrar, para tanto devera optar por se registrar optando pela </w:t>
      </w:r>
      <w:proofErr w:type="gramStart"/>
      <w:r w:rsidRPr="00CD7E85">
        <w:t>opção “NOVO</w:t>
      </w:r>
      <w:proofErr w:type="gramEnd"/>
      <w:r w:rsidRPr="00CD7E85">
        <w:t xml:space="preserve"> USUARIO”.</w:t>
      </w:r>
    </w:p>
    <w:p w:rsidR="003C650C" w:rsidRDefault="003C650C" w:rsidP="00CD7E85">
      <w:pPr>
        <w:spacing w:after="160"/>
        <w:ind w:firstLine="708"/>
      </w:pPr>
      <w:r w:rsidRPr="00CD7E85">
        <w:t>Caso um usuário já cadastrado deseje recuperar sua conta o mesmo será redirecionado para uma nova interface de recuperação de conta ao optar por “RECUPERAR CONTA”</w:t>
      </w:r>
      <w:r>
        <w:t>.</w:t>
      </w:r>
    </w:p>
    <w:p w:rsidR="003C650C" w:rsidRDefault="003C650C" w:rsidP="00896A73">
      <w:pPr>
        <w:spacing w:after="160"/>
        <w:rPr>
          <w:b/>
          <w:bCs/>
        </w:rPr>
      </w:pPr>
      <w:r>
        <w:rPr>
          <w:b/>
          <w:bCs/>
        </w:rPr>
        <w:t>4.4</w:t>
      </w:r>
      <w:r w:rsidRPr="00896A73">
        <w:rPr>
          <w:b/>
          <w:bCs/>
        </w:rPr>
        <w:t xml:space="preserve"> RECUPERAR CONTA</w:t>
      </w:r>
    </w:p>
    <w:p w:rsidR="003C650C" w:rsidRPr="003A40C6" w:rsidRDefault="002547B6" w:rsidP="003A40C6">
      <w:pPr>
        <w:spacing w:after="160" w:line="240" w:lineRule="auto"/>
        <w:jc w:val="center"/>
        <w:rPr>
          <w:b/>
          <w:bCs/>
          <w:sz w:val="20"/>
          <w:szCs w:val="20"/>
        </w:rPr>
      </w:pPr>
      <w:r w:rsidRPr="00A066EB">
        <w:rPr>
          <w:b/>
          <w:bCs/>
          <w:sz w:val="20"/>
          <w:szCs w:val="20"/>
        </w:rPr>
        <w:pict>
          <v:shape id="_x0000_i1040" type="#_x0000_t75" style="width:277.15pt;height:275.75pt">
            <v:imagedata r:id="rId22" o:title=""/>
          </v:shape>
        </w:pict>
      </w:r>
    </w:p>
    <w:p w:rsidR="003C650C" w:rsidRDefault="003C650C" w:rsidP="003D2A34">
      <w:pPr>
        <w:spacing w:after="160" w:line="240" w:lineRule="auto"/>
        <w:jc w:val="center"/>
        <w:rPr>
          <w:b/>
          <w:bCs/>
          <w:sz w:val="20"/>
          <w:szCs w:val="20"/>
        </w:rPr>
      </w:pPr>
      <w:r w:rsidRPr="003A40C6">
        <w:rPr>
          <w:b/>
          <w:bCs/>
          <w:sz w:val="20"/>
          <w:szCs w:val="20"/>
        </w:rPr>
        <w:t>Figura 12 – Interface Recuperar Senha</w:t>
      </w:r>
    </w:p>
    <w:p w:rsidR="003C650C" w:rsidRPr="003A40C6" w:rsidRDefault="003C650C" w:rsidP="003D2A34">
      <w:pPr>
        <w:spacing w:after="160"/>
        <w:ind w:firstLine="708"/>
      </w:pPr>
      <w:r>
        <w:t>O optar por recuperar senha o usuário será direcionado para esta interface onde deverá informar o e-mail cadastrado no sistema para que o</w:t>
      </w:r>
      <w:proofErr w:type="gramStart"/>
      <w:r>
        <w:t xml:space="preserve">  </w:t>
      </w:r>
      <w:proofErr w:type="gramEnd"/>
      <w:r>
        <w:t xml:space="preserve">mesmo possa enviar o código de acesso, após isto o usuário devera optar por “RETORNAR AO LOGIN” onde devera inserir o código recebido é optar por “PROSSEGUIR” na interface </w:t>
      </w:r>
      <w:proofErr w:type="spellStart"/>
      <w:r>
        <w:t>login</w:t>
      </w:r>
      <w:proofErr w:type="spellEnd"/>
      <w:r>
        <w:t xml:space="preserve"> (Figura 11); após isto deve aparecer uma mensagem aconselhando o usuário a redefinir sua senha em cadastro de usuário, para tanto deve ir a interface da (Figura 13) é optar por “ALTERAR” as informações.</w:t>
      </w:r>
    </w:p>
    <w:p w:rsidR="003C650C" w:rsidRDefault="003C650C" w:rsidP="00896A73">
      <w:pPr>
        <w:spacing w:after="160"/>
        <w:rPr>
          <w:b/>
          <w:bCs/>
        </w:rPr>
      </w:pPr>
    </w:p>
    <w:p w:rsidR="003C650C" w:rsidRDefault="003C650C" w:rsidP="00896A73">
      <w:pPr>
        <w:spacing w:after="160"/>
        <w:rPr>
          <w:b/>
          <w:bCs/>
        </w:rPr>
      </w:pPr>
    </w:p>
    <w:p w:rsidR="003C650C" w:rsidRDefault="003C650C" w:rsidP="00896A73">
      <w:pPr>
        <w:spacing w:after="160"/>
        <w:rPr>
          <w:b/>
          <w:bCs/>
        </w:rPr>
      </w:pPr>
    </w:p>
    <w:p w:rsidR="003C650C" w:rsidRPr="00896A73" w:rsidRDefault="003C650C" w:rsidP="00896A73">
      <w:pPr>
        <w:spacing w:after="160"/>
        <w:rPr>
          <w:b/>
          <w:bCs/>
        </w:rPr>
      </w:pPr>
      <w:proofErr w:type="gramStart"/>
      <w:r>
        <w:rPr>
          <w:b/>
          <w:bCs/>
        </w:rPr>
        <w:t>4.5</w:t>
      </w:r>
      <w:r w:rsidRPr="00896A73">
        <w:rPr>
          <w:b/>
          <w:bCs/>
        </w:rPr>
        <w:t xml:space="preserve"> CADASTRO</w:t>
      </w:r>
      <w:proofErr w:type="gramEnd"/>
      <w:r w:rsidRPr="00896A73">
        <w:rPr>
          <w:b/>
          <w:bCs/>
        </w:rPr>
        <w:t xml:space="preserve"> DE USUARIO</w:t>
      </w:r>
    </w:p>
    <w:p w:rsidR="003C650C" w:rsidRDefault="002547B6" w:rsidP="00CD7E85">
      <w:pPr>
        <w:spacing w:after="160" w:line="259" w:lineRule="auto"/>
        <w:jc w:val="center"/>
        <w:rPr>
          <w:b/>
          <w:bCs/>
          <w:sz w:val="20"/>
          <w:szCs w:val="20"/>
        </w:rPr>
      </w:pPr>
      <w:r w:rsidRPr="00A066EB">
        <w:rPr>
          <w:b/>
          <w:bCs/>
          <w:sz w:val="20"/>
          <w:szCs w:val="20"/>
        </w:rPr>
        <w:pict>
          <v:shape id="_x0000_i1041" type="#_x0000_t75" style="width:379.7pt;height:304.3pt">
            <v:imagedata r:id="rId23" o:title=""/>
          </v:shape>
        </w:pict>
      </w:r>
    </w:p>
    <w:p w:rsidR="003C650C" w:rsidRDefault="003C650C" w:rsidP="00CD7E85">
      <w:pPr>
        <w:spacing w:after="160" w:line="259" w:lineRule="auto"/>
        <w:jc w:val="center"/>
        <w:rPr>
          <w:b/>
          <w:bCs/>
          <w:sz w:val="20"/>
          <w:szCs w:val="20"/>
        </w:rPr>
      </w:pPr>
      <w:r>
        <w:rPr>
          <w:b/>
          <w:bCs/>
          <w:sz w:val="20"/>
          <w:szCs w:val="20"/>
        </w:rPr>
        <w:t>Figura 13 – Cadastro</w:t>
      </w:r>
      <w:proofErr w:type="gramStart"/>
      <w:r>
        <w:rPr>
          <w:b/>
          <w:bCs/>
          <w:sz w:val="20"/>
          <w:szCs w:val="20"/>
        </w:rPr>
        <w:t xml:space="preserve">  </w:t>
      </w:r>
      <w:proofErr w:type="gramEnd"/>
      <w:r>
        <w:rPr>
          <w:b/>
          <w:bCs/>
          <w:sz w:val="20"/>
          <w:szCs w:val="20"/>
        </w:rPr>
        <w:t>de Usuário</w:t>
      </w:r>
    </w:p>
    <w:p w:rsidR="003C650C" w:rsidRPr="00896A73" w:rsidRDefault="003C650C" w:rsidP="00896A73">
      <w:pPr>
        <w:spacing w:after="160"/>
        <w:ind w:firstLine="360"/>
      </w:pPr>
      <w:r w:rsidRPr="00896A73">
        <w:t>Nesta interface</w:t>
      </w:r>
      <w:r>
        <w:t xml:space="preserve"> </w:t>
      </w:r>
      <w:r w:rsidRPr="00896A73">
        <w:t xml:space="preserve">o novo usuário poderá inserir seus dados para que se cadastre e assim possa utilizar o sistema, este usuário será direcionado para esta interface no momento em que na interface </w:t>
      </w:r>
      <w:proofErr w:type="spellStart"/>
      <w:r w:rsidRPr="00896A73">
        <w:t>login</w:t>
      </w:r>
      <w:proofErr w:type="spellEnd"/>
      <w:r w:rsidRPr="00896A73">
        <w:t xml:space="preserve"> (Figura 11) optar pela opção “NOVO USUÁRIO”, nesta interface será solicitado os seguintes dados para que se cadastre:</w:t>
      </w:r>
    </w:p>
    <w:p w:rsidR="003C650C" w:rsidRPr="00896A73" w:rsidRDefault="003C650C" w:rsidP="00896A73">
      <w:pPr>
        <w:numPr>
          <w:ilvl w:val="0"/>
          <w:numId w:val="34"/>
        </w:numPr>
        <w:spacing w:after="160"/>
      </w:pPr>
      <w:r w:rsidRPr="00896A73">
        <w:t xml:space="preserve">NOME (alfanumérico com no </w:t>
      </w:r>
      <w:proofErr w:type="spellStart"/>
      <w:proofErr w:type="gramStart"/>
      <w:r w:rsidRPr="00896A73">
        <w:t>maximo</w:t>
      </w:r>
      <w:proofErr w:type="spellEnd"/>
      <w:proofErr w:type="gramEnd"/>
      <w:r w:rsidRPr="00896A73">
        <w:t xml:space="preserve"> 80 caracteres, por livre escolha do usuário podendo ser maiúsculo ou minúsculo);</w:t>
      </w:r>
    </w:p>
    <w:p w:rsidR="003C650C" w:rsidRPr="00896A73" w:rsidRDefault="003C650C" w:rsidP="00896A73">
      <w:pPr>
        <w:numPr>
          <w:ilvl w:val="0"/>
          <w:numId w:val="34"/>
        </w:numPr>
        <w:spacing w:after="160"/>
      </w:pPr>
      <w:r w:rsidRPr="00896A73">
        <w:t>E-</w:t>
      </w:r>
      <w:r>
        <w:t>MAIL</w:t>
      </w:r>
      <w:r w:rsidRPr="00896A73">
        <w:t xml:space="preserve"> (a critério do usuário com no </w:t>
      </w:r>
      <w:proofErr w:type="spellStart"/>
      <w:proofErr w:type="gramStart"/>
      <w:r w:rsidRPr="00896A73">
        <w:t>maximo</w:t>
      </w:r>
      <w:proofErr w:type="spellEnd"/>
      <w:proofErr w:type="gramEnd"/>
      <w:r w:rsidRPr="00896A73">
        <w:t xml:space="preserve"> 50 caracteres  alfanuméricos);</w:t>
      </w:r>
    </w:p>
    <w:p w:rsidR="003C650C" w:rsidRPr="00896A73" w:rsidRDefault="003C650C" w:rsidP="00896A73">
      <w:pPr>
        <w:numPr>
          <w:ilvl w:val="0"/>
          <w:numId w:val="34"/>
        </w:numPr>
        <w:spacing w:after="160"/>
      </w:pPr>
      <w:r w:rsidRPr="00896A73">
        <w:t xml:space="preserve">SENHA (Composta por no </w:t>
      </w:r>
      <w:proofErr w:type="spellStart"/>
      <w:proofErr w:type="gramStart"/>
      <w:r w:rsidRPr="00896A73">
        <w:t>maximo</w:t>
      </w:r>
      <w:proofErr w:type="spellEnd"/>
      <w:proofErr w:type="gramEnd"/>
      <w:r w:rsidRPr="00896A73">
        <w:t xml:space="preserve"> 10 caracteres, sendo que a senha devera ser única no sistema, podendo ser maiúscula ou minúscula);</w:t>
      </w:r>
    </w:p>
    <w:p w:rsidR="003C650C" w:rsidRPr="00896A73" w:rsidRDefault="003C650C" w:rsidP="00896A73">
      <w:pPr>
        <w:numPr>
          <w:ilvl w:val="0"/>
          <w:numId w:val="34"/>
        </w:numPr>
        <w:spacing w:after="160"/>
      </w:pPr>
      <w:r w:rsidRPr="00896A73">
        <w:t>CONFIRMAR SENHA (</w:t>
      </w:r>
      <w:r w:rsidRPr="00896A73">
        <w:tab/>
        <w:t xml:space="preserve">O usuário devera neste campo </w:t>
      </w:r>
      <w:proofErr w:type="spellStart"/>
      <w:proofErr w:type="gramStart"/>
      <w:r w:rsidRPr="00896A73">
        <w:t>re-digitar</w:t>
      </w:r>
      <w:proofErr w:type="spellEnd"/>
      <w:proofErr w:type="gramEnd"/>
      <w:r w:rsidRPr="00896A73">
        <w:t xml:space="preserve"> sua senha);</w:t>
      </w:r>
    </w:p>
    <w:p w:rsidR="003C650C" w:rsidRPr="00896A73" w:rsidRDefault="003C650C" w:rsidP="00896A73">
      <w:pPr>
        <w:numPr>
          <w:ilvl w:val="0"/>
          <w:numId w:val="34"/>
        </w:numPr>
        <w:spacing w:after="160"/>
      </w:pPr>
      <w:r w:rsidRPr="00896A73">
        <w:lastRenderedPageBreak/>
        <w:t xml:space="preserve">MOEDA CORRENTE (Optar por qual moeda padrão do sistema, caso não escolha nenhuma a moeda oficial do Brasil será tida como </w:t>
      </w:r>
      <w:proofErr w:type="spellStart"/>
      <w:r w:rsidRPr="00896A73">
        <w:t>padão</w:t>
      </w:r>
      <w:proofErr w:type="spellEnd"/>
      <w:r w:rsidRPr="00896A73">
        <w:t>);</w:t>
      </w:r>
    </w:p>
    <w:p w:rsidR="003C650C" w:rsidRPr="00896A73" w:rsidRDefault="003C650C" w:rsidP="00896A73">
      <w:pPr>
        <w:spacing w:after="160"/>
        <w:ind w:firstLine="360"/>
      </w:pPr>
      <w:r w:rsidRPr="00896A73">
        <w:t>Após estas etapas o usuário poderá optar por “INCLUIR” fazendo com que uma nova conta seja criada, após isto ele retornara a interface da (Figura 11). Outra opção será “LIMPAR USU</w:t>
      </w:r>
      <w:r>
        <w:t>ARIO”</w:t>
      </w:r>
      <w:r w:rsidRPr="00896A73">
        <w:t xml:space="preserve"> onde caso já seja cadastrado poderá excluir todas as criações, porem sem excluir o usuário, por tanto ao clicar nesta opção antes de finalizar por completo deve aparecer uma mensagem de aviso.</w:t>
      </w:r>
    </w:p>
    <w:p w:rsidR="003C650C" w:rsidRPr="00896A73" w:rsidRDefault="003C650C" w:rsidP="00896A73">
      <w:pPr>
        <w:spacing w:after="160"/>
        <w:ind w:firstLine="360"/>
      </w:pPr>
      <w:r w:rsidRPr="00896A73">
        <w:t>Na opção “ALTERAR” o usuário poderá modificar seus dados. Ao optar por retornar o usuário será direcionado para a interface da (Figura – 14).</w:t>
      </w:r>
    </w:p>
    <w:p w:rsidR="003C650C" w:rsidRPr="004A0B15" w:rsidRDefault="003C650C" w:rsidP="00C16D1B">
      <w:pPr>
        <w:spacing w:after="160" w:line="259" w:lineRule="auto"/>
        <w:rPr>
          <w:b/>
          <w:bCs/>
        </w:rPr>
      </w:pPr>
      <w:r>
        <w:rPr>
          <w:b/>
          <w:bCs/>
        </w:rPr>
        <w:t>4.6</w:t>
      </w:r>
      <w:r w:rsidRPr="004A0B15">
        <w:rPr>
          <w:b/>
          <w:bCs/>
        </w:rPr>
        <w:t xml:space="preserve"> </w:t>
      </w:r>
      <w:proofErr w:type="gramStart"/>
      <w:r w:rsidRPr="004A0B15">
        <w:rPr>
          <w:b/>
          <w:bCs/>
        </w:rPr>
        <w:t>MENU</w:t>
      </w:r>
      <w:proofErr w:type="gramEnd"/>
    </w:p>
    <w:p w:rsidR="003C650C" w:rsidRDefault="002547B6" w:rsidP="00C16D1B">
      <w:pPr>
        <w:spacing w:after="160" w:line="259" w:lineRule="auto"/>
        <w:jc w:val="center"/>
      </w:pPr>
      <w:r>
        <w:pict>
          <v:shape id="_x0000_i1042" type="#_x0000_t75" style="width:307pt;height:302.25pt">
            <v:imagedata r:id="rId24" o:title=""/>
          </v:shape>
        </w:pict>
      </w:r>
    </w:p>
    <w:p w:rsidR="003C650C" w:rsidRDefault="003C650C" w:rsidP="00C16D1B">
      <w:pPr>
        <w:spacing w:after="160" w:line="259" w:lineRule="auto"/>
        <w:jc w:val="center"/>
        <w:rPr>
          <w:b/>
          <w:bCs/>
          <w:sz w:val="20"/>
          <w:szCs w:val="20"/>
        </w:rPr>
      </w:pPr>
      <w:r w:rsidRPr="00C16D1B">
        <w:rPr>
          <w:b/>
          <w:bCs/>
          <w:sz w:val="20"/>
          <w:szCs w:val="20"/>
        </w:rPr>
        <w:t xml:space="preserve">Figura 14 – Interface </w:t>
      </w:r>
      <w:proofErr w:type="gramStart"/>
      <w:r w:rsidRPr="00C16D1B">
        <w:rPr>
          <w:b/>
          <w:bCs/>
          <w:sz w:val="20"/>
          <w:szCs w:val="20"/>
        </w:rPr>
        <w:t>Menu</w:t>
      </w:r>
      <w:proofErr w:type="gramEnd"/>
    </w:p>
    <w:p w:rsidR="003C650C" w:rsidRDefault="003C650C" w:rsidP="00B02881">
      <w:pPr>
        <w:spacing w:after="160"/>
        <w:ind w:firstLine="708"/>
      </w:pPr>
      <w:r w:rsidRPr="00896A73">
        <w:t>O usuário, seja em qual interface for</w:t>
      </w:r>
      <w:r>
        <w:t xml:space="preserve">, </w:t>
      </w:r>
      <w:proofErr w:type="gramStart"/>
      <w:r w:rsidRPr="00896A73">
        <w:t>alem</w:t>
      </w:r>
      <w:proofErr w:type="gramEnd"/>
      <w:r w:rsidRPr="00896A73">
        <w:t xml:space="preserve"> é claro que se trate da interface da ( Figura 11), voltara a esta interface  sempre que  optar pela opção “RETORNAR” sendo assim </w:t>
      </w:r>
      <w:r>
        <w:t xml:space="preserve">é a </w:t>
      </w:r>
      <w:r w:rsidRPr="00896A73">
        <w:t xml:space="preserve">partir desta interface é que o usuário poderá acessar as demais interfaces do sistema.Salvo como já dito quanto efetuar </w:t>
      </w:r>
      <w:proofErr w:type="spellStart"/>
      <w:r w:rsidRPr="00896A73">
        <w:t>login</w:t>
      </w:r>
      <w:proofErr w:type="spellEnd"/>
      <w:r w:rsidRPr="00896A73">
        <w:t xml:space="preserve">, pois assim que o usuário estiver dentro do sistema será direcionado para o menu instantaneamente. </w:t>
      </w:r>
    </w:p>
    <w:p w:rsidR="003C650C" w:rsidRPr="00B02881" w:rsidRDefault="003C650C" w:rsidP="00B02881">
      <w:pPr>
        <w:spacing w:after="160"/>
        <w:ind w:firstLine="708"/>
      </w:pPr>
    </w:p>
    <w:p w:rsidR="003C650C" w:rsidRPr="00896A73" w:rsidRDefault="003C650C" w:rsidP="00896A73">
      <w:pPr>
        <w:spacing w:after="160"/>
        <w:rPr>
          <w:b/>
          <w:bCs/>
        </w:rPr>
      </w:pPr>
      <w:r>
        <w:rPr>
          <w:b/>
          <w:bCs/>
        </w:rPr>
        <w:lastRenderedPageBreak/>
        <w:t>4.7</w:t>
      </w:r>
      <w:r w:rsidRPr="00896A73">
        <w:rPr>
          <w:b/>
          <w:bCs/>
        </w:rPr>
        <w:t xml:space="preserve"> CADASTRAR MOVIMENTAÇÃO</w:t>
      </w:r>
    </w:p>
    <w:p w:rsidR="003C650C" w:rsidRPr="00B02881" w:rsidRDefault="002547B6" w:rsidP="00B02881">
      <w:pPr>
        <w:spacing w:after="160" w:line="240" w:lineRule="auto"/>
        <w:jc w:val="center"/>
        <w:rPr>
          <w:b/>
          <w:bCs/>
          <w:sz w:val="20"/>
          <w:szCs w:val="20"/>
        </w:rPr>
      </w:pPr>
      <w:r w:rsidRPr="00A066EB">
        <w:rPr>
          <w:b/>
          <w:bCs/>
          <w:sz w:val="20"/>
          <w:szCs w:val="20"/>
        </w:rPr>
        <w:pict>
          <v:shape id="_x0000_i1043" type="#_x0000_t75" style="width:398.7pt;height:424.55pt">
            <v:imagedata r:id="rId25" o:title=""/>
          </v:shape>
        </w:pict>
      </w:r>
    </w:p>
    <w:p w:rsidR="003C650C" w:rsidRPr="00B02881" w:rsidRDefault="003C650C" w:rsidP="00B02881">
      <w:pPr>
        <w:spacing w:after="160" w:line="240" w:lineRule="auto"/>
        <w:jc w:val="center"/>
        <w:rPr>
          <w:b/>
          <w:bCs/>
          <w:sz w:val="20"/>
          <w:szCs w:val="20"/>
        </w:rPr>
      </w:pPr>
      <w:r w:rsidRPr="00B02881">
        <w:rPr>
          <w:b/>
          <w:bCs/>
          <w:sz w:val="20"/>
          <w:szCs w:val="20"/>
        </w:rPr>
        <w:t>Figura 15 – Interface cadastrar movimentação</w:t>
      </w:r>
    </w:p>
    <w:p w:rsidR="003C650C" w:rsidRDefault="003C650C" w:rsidP="004D7767">
      <w:pPr>
        <w:spacing w:after="160"/>
        <w:ind w:firstLine="360"/>
      </w:pPr>
      <w:r>
        <w:t>Neste ponto o usuário poderá criar uma nova movimentação para chegar ate esta interface o mesmo após estar conectado ao sistema, na interface da (Figura 14) deverá optar por “CADASTRAR MOVIMENTAÇÃO</w:t>
      </w:r>
      <w:proofErr w:type="gramStart"/>
      <w:r>
        <w:t>” ,</w:t>
      </w:r>
      <w:proofErr w:type="gramEnd"/>
      <w:r>
        <w:t xml:space="preserve"> para tanto deve preencher os seguintes dados:</w:t>
      </w:r>
    </w:p>
    <w:p w:rsidR="003C650C" w:rsidRDefault="003C650C" w:rsidP="00896A73">
      <w:pPr>
        <w:numPr>
          <w:ilvl w:val="0"/>
          <w:numId w:val="35"/>
        </w:numPr>
        <w:spacing w:after="160"/>
      </w:pPr>
      <w:r>
        <w:t xml:space="preserve">TIPO DA MOVIMENTAÇÃO </w:t>
      </w:r>
      <w:proofErr w:type="gramStart"/>
      <w:r>
        <w:t xml:space="preserve">( </w:t>
      </w:r>
      <w:proofErr w:type="gramEnd"/>
      <w:r>
        <w:t>neste item devem estar disponíveis  somente as opções receita e despesa sendo possível escolher apenas uma por cadastro de movimentação) é obrigatório)</w:t>
      </w:r>
    </w:p>
    <w:p w:rsidR="003C650C" w:rsidRDefault="003C650C" w:rsidP="004D7767">
      <w:pPr>
        <w:numPr>
          <w:ilvl w:val="0"/>
          <w:numId w:val="35"/>
        </w:numPr>
        <w:spacing w:after="160"/>
      </w:pPr>
      <w:r>
        <w:lastRenderedPageBreak/>
        <w:t xml:space="preserve">NOME DA MOVIMENTAÇÃO (O usuário deve informa o nome da movimentação usando caracteres alfabéticos, no </w:t>
      </w:r>
      <w:proofErr w:type="spellStart"/>
      <w:proofErr w:type="gramStart"/>
      <w:r>
        <w:t>maximo</w:t>
      </w:r>
      <w:proofErr w:type="spellEnd"/>
      <w:proofErr w:type="gramEnd"/>
      <w:r>
        <w:t xml:space="preserve"> 30 ( Exemplo energia, aluguel) é obrigatório)</w:t>
      </w:r>
    </w:p>
    <w:p w:rsidR="003C650C" w:rsidRDefault="003C650C" w:rsidP="004D7767">
      <w:pPr>
        <w:numPr>
          <w:ilvl w:val="0"/>
          <w:numId w:val="35"/>
        </w:numPr>
        <w:spacing w:after="160"/>
      </w:pPr>
      <w:r>
        <w:t>DATA INICIAL DA MOVIMENTAÇÃO (Indicar dia mês e ano em formato somente numérico (</w:t>
      </w:r>
      <w:proofErr w:type="spellStart"/>
      <w:r>
        <w:t>dd</w:t>
      </w:r>
      <w:proofErr w:type="spellEnd"/>
      <w:r>
        <w:t>/mm/</w:t>
      </w:r>
      <w:proofErr w:type="spellStart"/>
      <w:r>
        <w:t>aa</w:t>
      </w:r>
      <w:proofErr w:type="spellEnd"/>
      <w:r>
        <w:t xml:space="preserve">) é </w:t>
      </w:r>
      <w:proofErr w:type="gramStart"/>
      <w:r>
        <w:t>obrigatório</w:t>
      </w:r>
      <w:proofErr w:type="gramEnd"/>
      <w:r>
        <w:t>);</w:t>
      </w:r>
    </w:p>
    <w:p w:rsidR="003C650C" w:rsidRDefault="003C650C" w:rsidP="004D7767">
      <w:pPr>
        <w:numPr>
          <w:ilvl w:val="0"/>
          <w:numId w:val="35"/>
        </w:numPr>
        <w:spacing w:after="160"/>
      </w:pPr>
      <w:r>
        <w:t xml:space="preserve"> DATA FINAL DA MOVIMENTAÇÃO (Indicar dia mês e ano em formato somente numérico (</w:t>
      </w:r>
      <w:proofErr w:type="spellStart"/>
      <w:r>
        <w:t>dd</w:t>
      </w:r>
      <w:proofErr w:type="spellEnd"/>
      <w:r>
        <w:t>/mm/</w:t>
      </w:r>
      <w:proofErr w:type="spellStart"/>
      <w:r>
        <w:t>aa</w:t>
      </w:r>
      <w:proofErr w:type="spellEnd"/>
      <w:r>
        <w:t xml:space="preserve">), com a ressalva de que não deve ser permitido o cadastro de uma data final inferior </w:t>
      </w:r>
      <w:proofErr w:type="gramStart"/>
      <w:r>
        <w:t>a</w:t>
      </w:r>
      <w:proofErr w:type="gramEnd"/>
      <w:r>
        <w:t xml:space="preserve"> data inicial é obrigatório);</w:t>
      </w:r>
    </w:p>
    <w:p w:rsidR="003C650C" w:rsidRDefault="003C650C" w:rsidP="00896A73">
      <w:pPr>
        <w:numPr>
          <w:ilvl w:val="0"/>
          <w:numId w:val="35"/>
        </w:numPr>
        <w:spacing w:after="160"/>
      </w:pPr>
      <w:r>
        <w:t xml:space="preserve">FORMA DE RECEBIMENTO/ PAGAMENTO </w:t>
      </w:r>
      <w:proofErr w:type="gramStart"/>
      <w:r>
        <w:t xml:space="preserve">( </w:t>
      </w:r>
      <w:proofErr w:type="gramEnd"/>
      <w:r>
        <w:t>Indicar como a movimentação cadastrada foi  recebida ou paga, lembrando que nem todas formas de pagamento ou recebimento deveram estar disponíveis dependendo do tipo de movimentação)</w:t>
      </w:r>
    </w:p>
    <w:p w:rsidR="003C650C" w:rsidRDefault="003C650C" w:rsidP="00896A73">
      <w:pPr>
        <w:numPr>
          <w:ilvl w:val="0"/>
          <w:numId w:val="35"/>
        </w:numPr>
        <w:spacing w:after="160"/>
      </w:pPr>
      <w:r>
        <w:t xml:space="preserve"> REPETIR MOVIMENTAÇÃO (Opção de escolha SIM ou NÂO);</w:t>
      </w:r>
    </w:p>
    <w:p w:rsidR="003C650C" w:rsidRDefault="003C650C" w:rsidP="00896A73">
      <w:pPr>
        <w:numPr>
          <w:ilvl w:val="0"/>
          <w:numId w:val="35"/>
        </w:numPr>
        <w:spacing w:after="160"/>
      </w:pPr>
      <w:r>
        <w:t>REPETIÇÕES DA MOVIMENTAÇÃO (Caso opção seja SIM escolher quantas vezes</w:t>
      </w:r>
      <w:proofErr w:type="gramStart"/>
      <w:r>
        <w:t xml:space="preserve">  </w:t>
      </w:r>
      <w:proofErr w:type="gramEnd"/>
      <w:r>
        <w:t>movimentação cadastrada devera ser considerada );</w:t>
      </w:r>
    </w:p>
    <w:p w:rsidR="003C650C" w:rsidRDefault="003C650C" w:rsidP="00F6767C">
      <w:pPr>
        <w:numPr>
          <w:ilvl w:val="0"/>
          <w:numId w:val="35"/>
        </w:numPr>
        <w:spacing w:after="160"/>
      </w:pPr>
      <w:r>
        <w:t xml:space="preserve"> DESCRIÇÃO DA MOVIMENTAÇÃO (Descrição da movimentação no </w:t>
      </w:r>
      <w:proofErr w:type="spellStart"/>
      <w:proofErr w:type="gramStart"/>
      <w:r>
        <w:t>maximo</w:t>
      </w:r>
      <w:proofErr w:type="spellEnd"/>
      <w:proofErr w:type="gramEnd"/>
      <w:r>
        <w:t xml:space="preserve"> 50 caracteres);</w:t>
      </w:r>
    </w:p>
    <w:p w:rsidR="003C650C" w:rsidRDefault="003C650C" w:rsidP="00585F4D">
      <w:pPr>
        <w:spacing w:after="160"/>
      </w:pPr>
      <w:r>
        <w:t>Após preencher os dados pedidos o usuário poderá optar por:</w:t>
      </w:r>
    </w:p>
    <w:p w:rsidR="003C650C" w:rsidRDefault="003C650C" w:rsidP="00585F4D">
      <w:pPr>
        <w:numPr>
          <w:ilvl w:val="0"/>
          <w:numId w:val="36"/>
        </w:numPr>
        <w:spacing w:after="160"/>
      </w:pPr>
      <w:r>
        <w:t xml:space="preserve">INCLUIR </w:t>
      </w:r>
      <w:proofErr w:type="gramStart"/>
      <w:r>
        <w:t xml:space="preserve">( </w:t>
      </w:r>
      <w:proofErr w:type="gramEnd"/>
      <w:r>
        <w:t>Salvará os dados, criando uma nova movimentação no sistema);</w:t>
      </w:r>
    </w:p>
    <w:p w:rsidR="003C650C" w:rsidRDefault="003C650C" w:rsidP="00585F4D">
      <w:pPr>
        <w:numPr>
          <w:ilvl w:val="0"/>
          <w:numId w:val="36"/>
        </w:numPr>
        <w:spacing w:after="160"/>
      </w:pPr>
      <w:r>
        <w:t>ALTERAR (O usuário pode modificar informações das movimentações já salvas no sistema);</w:t>
      </w:r>
    </w:p>
    <w:p w:rsidR="003C650C" w:rsidRDefault="003C650C" w:rsidP="00585F4D">
      <w:pPr>
        <w:numPr>
          <w:ilvl w:val="0"/>
          <w:numId w:val="36"/>
        </w:numPr>
        <w:spacing w:after="160"/>
      </w:pPr>
      <w:r>
        <w:t>LIMPAR (Poderá excluir as informações da movimentação sem excluir a movimentação);</w:t>
      </w:r>
    </w:p>
    <w:p w:rsidR="003C650C" w:rsidRDefault="003C650C" w:rsidP="00F6767C">
      <w:pPr>
        <w:numPr>
          <w:ilvl w:val="0"/>
          <w:numId w:val="36"/>
        </w:numPr>
        <w:spacing w:after="160"/>
      </w:pPr>
      <w:r>
        <w:t xml:space="preserve">RETORNAR (Retornará ao </w:t>
      </w:r>
      <w:proofErr w:type="gramStart"/>
      <w:r>
        <w:t>menu</w:t>
      </w:r>
      <w:proofErr w:type="gramEnd"/>
      <w:r>
        <w:t xml:space="preserve"> principal);</w:t>
      </w:r>
    </w:p>
    <w:p w:rsidR="003C650C" w:rsidRDefault="003C650C" w:rsidP="00AB06C5">
      <w:pPr>
        <w:spacing w:after="160"/>
        <w:rPr>
          <w:b/>
          <w:bCs/>
        </w:rPr>
      </w:pPr>
    </w:p>
    <w:p w:rsidR="003C650C" w:rsidRDefault="003C650C" w:rsidP="00AB06C5">
      <w:pPr>
        <w:spacing w:after="160"/>
        <w:rPr>
          <w:b/>
          <w:bCs/>
        </w:rPr>
      </w:pPr>
    </w:p>
    <w:p w:rsidR="003C650C" w:rsidRDefault="003C650C" w:rsidP="00AB06C5">
      <w:pPr>
        <w:spacing w:after="160"/>
        <w:rPr>
          <w:b/>
          <w:bCs/>
        </w:rPr>
      </w:pPr>
    </w:p>
    <w:p w:rsidR="003C650C" w:rsidRPr="00B02881" w:rsidRDefault="003C650C" w:rsidP="00AB06C5">
      <w:pPr>
        <w:spacing w:after="160"/>
      </w:pPr>
      <w:r>
        <w:rPr>
          <w:b/>
          <w:bCs/>
        </w:rPr>
        <w:lastRenderedPageBreak/>
        <w:t>4.8 EXCLUIR MOVIMENTAÇÃO</w:t>
      </w:r>
    </w:p>
    <w:p w:rsidR="003C650C" w:rsidRPr="00B02881" w:rsidRDefault="002547B6" w:rsidP="00B02881">
      <w:pPr>
        <w:spacing w:after="160" w:line="240" w:lineRule="auto"/>
        <w:jc w:val="center"/>
        <w:rPr>
          <w:b/>
          <w:bCs/>
          <w:sz w:val="20"/>
          <w:szCs w:val="20"/>
        </w:rPr>
      </w:pPr>
      <w:r w:rsidRPr="00A066EB">
        <w:rPr>
          <w:b/>
          <w:bCs/>
          <w:sz w:val="20"/>
          <w:szCs w:val="20"/>
        </w:rPr>
        <w:pict>
          <v:shape id="_x0000_i1044" type="#_x0000_t75" style="width:290.7pt;height:370.85pt">
            <v:imagedata r:id="rId26" o:title=""/>
          </v:shape>
        </w:pict>
      </w:r>
    </w:p>
    <w:p w:rsidR="003C650C" w:rsidRPr="00B02881" w:rsidRDefault="003C650C" w:rsidP="00B02881">
      <w:pPr>
        <w:spacing w:after="160" w:line="240" w:lineRule="auto"/>
        <w:jc w:val="center"/>
        <w:rPr>
          <w:b/>
          <w:bCs/>
          <w:sz w:val="20"/>
          <w:szCs w:val="20"/>
        </w:rPr>
      </w:pPr>
      <w:r w:rsidRPr="00B02881">
        <w:rPr>
          <w:b/>
          <w:bCs/>
          <w:sz w:val="20"/>
          <w:szCs w:val="20"/>
        </w:rPr>
        <w:t>Figura 16 – Interface Excluir Movimentação</w:t>
      </w:r>
    </w:p>
    <w:p w:rsidR="003C650C" w:rsidRPr="00BA7ECF" w:rsidRDefault="003C650C" w:rsidP="00BA7ECF">
      <w:pPr>
        <w:spacing w:after="160"/>
        <w:ind w:firstLine="708"/>
      </w:pPr>
      <w:r>
        <w:t xml:space="preserve">O usuário será encaminha á esta interface toda vez que, na interface da (Figura15) optar por excluir uma movimentação ou na interface da (Figura 14) optar por “EXCLUIR UMA MOVIMENTAÇÃO” nesta interface ele deve escolher o tipo e qual movimentação excluir ao final destas escolhas optar por “EXCLUIR” então será aberta uma caixa de dialogo perguntando da certeza da decisão do usuário, caso sim a movimentação será excluída e todas as informações a respeito da mesma, após isto o usuário devera retornar ao </w:t>
      </w:r>
      <w:proofErr w:type="gramStart"/>
      <w:r>
        <w:t>menu</w:t>
      </w:r>
      <w:proofErr w:type="gramEnd"/>
      <w:r>
        <w:t>.</w:t>
      </w:r>
    </w:p>
    <w:p w:rsidR="003C650C" w:rsidRDefault="003C650C" w:rsidP="00F6767C">
      <w:pPr>
        <w:spacing w:after="160"/>
        <w:rPr>
          <w:b/>
          <w:bCs/>
        </w:rPr>
      </w:pPr>
    </w:p>
    <w:p w:rsidR="003C650C" w:rsidRDefault="003C650C" w:rsidP="00F6767C">
      <w:pPr>
        <w:spacing w:after="160"/>
        <w:rPr>
          <w:b/>
          <w:bCs/>
        </w:rPr>
      </w:pPr>
    </w:p>
    <w:p w:rsidR="003C650C" w:rsidRDefault="003C650C" w:rsidP="00F6767C">
      <w:pPr>
        <w:spacing w:after="160"/>
        <w:rPr>
          <w:b/>
          <w:bCs/>
        </w:rPr>
      </w:pPr>
    </w:p>
    <w:p w:rsidR="003C650C" w:rsidRDefault="003C650C" w:rsidP="00F6767C">
      <w:pPr>
        <w:spacing w:after="160"/>
        <w:rPr>
          <w:b/>
          <w:bCs/>
        </w:rPr>
      </w:pPr>
    </w:p>
    <w:p w:rsidR="003C650C" w:rsidRDefault="003C650C" w:rsidP="00F6767C">
      <w:pPr>
        <w:spacing w:after="160"/>
        <w:rPr>
          <w:b/>
          <w:bCs/>
        </w:rPr>
      </w:pPr>
    </w:p>
    <w:p w:rsidR="003C650C" w:rsidRPr="00585F4D" w:rsidRDefault="003C650C" w:rsidP="00F6767C">
      <w:pPr>
        <w:spacing w:after="160"/>
        <w:rPr>
          <w:b/>
          <w:bCs/>
        </w:rPr>
      </w:pPr>
      <w:r>
        <w:rPr>
          <w:b/>
          <w:bCs/>
        </w:rPr>
        <w:t>4.9</w:t>
      </w:r>
      <w:r w:rsidRPr="00585F4D">
        <w:rPr>
          <w:b/>
          <w:bCs/>
        </w:rPr>
        <w:t xml:space="preserve"> CALCULAR MOVIMENTAÇÃO</w:t>
      </w:r>
    </w:p>
    <w:p w:rsidR="003C650C" w:rsidRPr="009A57C8" w:rsidRDefault="002547B6" w:rsidP="009A57C8">
      <w:pPr>
        <w:spacing w:after="160" w:line="240" w:lineRule="auto"/>
        <w:jc w:val="center"/>
        <w:rPr>
          <w:b/>
          <w:bCs/>
          <w:sz w:val="20"/>
          <w:szCs w:val="20"/>
        </w:rPr>
      </w:pPr>
      <w:r w:rsidRPr="00A066EB">
        <w:rPr>
          <w:b/>
          <w:bCs/>
          <w:sz w:val="20"/>
          <w:szCs w:val="20"/>
        </w:rPr>
        <w:pict>
          <v:shape id="_x0000_i1045" type="#_x0000_t75" style="width:336.25pt;height:227.55pt">
            <v:imagedata r:id="rId27" o:title=""/>
          </v:shape>
        </w:pict>
      </w:r>
    </w:p>
    <w:p w:rsidR="003C650C" w:rsidRPr="009A57C8" w:rsidRDefault="003C650C" w:rsidP="009A57C8">
      <w:pPr>
        <w:spacing w:after="160" w:line="240" w:lineRule="auto"/>
        <w:jc w:val="center"/>
        <w:rPr>
          <w:b/>
          <w:bCs/>
          <w:sz w:val="20"/>
          <w:szCs w:val="20"/>
        </w:rPr>
      </w:pPr>
      <w:r w:rsidRPr="009A57C8">
        <w:rPr>
          <w:b/>
          <w:bCs/>
          <w:sz w:val="20"/>
          <w:szCs w:val="20"/>
        </w:rPr>
        <w:t>Figura 17 – Interface Calcular Movimentação</w:t>
      </w:r>
    </w:p>
    <w:p w:rsidR="003C650C" w:rsidRDefault="003C650C" w:rsidP="00896A73">
      <w:pPr>
        <w:spacing w:after="160"/>
      </w:pPr>
    </w:p>
    <w:p w:rsidR="003C650C" w:rsidRDefault="003C650C" w:rsidP="00F6767C">
      <w:pPr>
        <w:spacing w:after="160"/>
        <w:ind w:firstLine="360"/>
      </w:pPr>
      <w:r>
        <w:t>Neste ponto o usuário tem a oportunidade de calcular seu saldo, o caminho ate está opção é após estar conectado ao sistema, na interface da (Figura 14) deverá optar por “CALCULAR MOVIMENTAÇÃO” para tanto deve preencher os seguintes dados:</w:t>
      </w:r>
    </w:p>
    <w:p w:rsidR="003C650C" w:rsidRDefault="003C650C" w:rsidP="009A57C8">
      <w:pPr>
        <w:numPr>
          <w:ilvl w:val="0"/>
          <w:numId w:val="37"/>
        </w:numPr>
        <w:spacing w:after="160"/>
      </w:pPr>
      <w:r>
        <w:t>TIPO DE MOVIMENTAÇÃO (Optar por calcular uma receita ou despesa</w:t>
      </w:r>
      <w:proofErr w:type="gramStart"/>
      <w:r>
        <w:t>, é</w:t>
      </w:r>
      <w:proofErr w:type="gramEnd"/>
      <w:r>
        <w:t xml:space="preserve"> obrigatório);</w:t>
      </w:r>
    </w:p>
    <w:p w:rsidR="003C650C" w:rsidRDefault="003C650C" w:rsidP="009A57C8">
      <w:pPr>
        <w:numPr>
          <w:ilvl w:val="0"/>
          <w:numId w:val="37"/>
        </w:numPr>
        <w:spacing w:after="160"/>
      </w:pPr>
      <w:r>
        <w:t>DATA INICIAL (Escolher a partir de que data o sistema deve recolher informações para serem calculadas, é obrigatório);</w:t>
      </w:r>
    </w:p>
    <w:p w:rsidR="003C650C" w:rsidRDefault="003C650C" w:rsidP="009A57C8">
      <w:pPr>
        <w:numPr>
          <w:ilvl w:val="0"/>
          <w:numId w:val="37"/>
        </w:numPr>
        <w:spacing w:after="160"/>
      </w:pPr>
      <w:r>
        <w:t xml:space="preserve">DATA FINAL </w:t>
      </w:r>
      <w:proofErr w:type="gramStart"/>
      <w:r>
        <w:t xml:space="preserve">( </w:t>
      </w:r>
      <w:proofErr w:type="gramEnd"/>
      <w:r>
        <w:t>Escolher ate que data o sistema deve ir, é obrigatório);</w:t>
      </w:r>
    </w:p>
    <w:p w:rsidR="003C650C" w:rsidRDefault="003C650C" w:rsidP="009A57C8">
      <w:pPr>
        <w:numPr>
          <w:ilvl w:val="0"/>
          <w:numId w:val="37"/>
        </w:numPr>
        <w:spacing w:after="160"/>
      </w:pPr>
      <w:r>
        <w:t>FORMA DE PAGAMENTO</w:t>
      </w:r>
      <w:proofErr w:type="gramStart"/>
      <w:r>
        <w:t xml:space="preserve">  </w:t>
      </w:r>
      <w:proofErr w:type="gramEnd"/>
      <w:r>
        <w:t>(Informa a forma de pagamento/recebimento deseja ter informações, é obrigatório);</w:t>
      </w:r>
    </w:p>
    <w:p w:rsidR="003C650C" w:rsidRDefault="003C650C" w:rsidP="009A57C8">
      <w:pPr>
        <w:numPr>
          <w:ilvl w:val="0"/>
          <w:numId w:val="37"/>
        </w:numPr>
        <w:spacing w:after="160"/>
      </w:pPr>
      <w:r>
        <w:t xml:space="preserve">FORMA DE EXIBIÇÃO </w:t>
      </w:r>
      <w:proofErr w:type="gramStart"/>
      <w:r>
        <w:t xml:space="preserve">( </w:t>
      </w:r>
      <w:proofErr w:type="gramEnd"/>
      <w:r>
        <w:t>Optar por alguma das formas de exibição disponíveis,  (Gráfico, Numérica), é obrigatório);</w:t>
      </w:r>
    </w:p>
    <w:p w:rsidR="003C650C" w:rsidRDefault="003C650C" w:rsidP="0002379D">
      <w:pPr>
        <w:spacing w:after="160"/>
        <w:ind w:firstLine="708"/>
      </w:pPr>
      <w:r>
        <w:lastRenderedPageBreak/>
        <w:t xml:space="preserve">Após isto o usuário deve, escolher a opção “CALCULAR” assim as informações </w:t>
      </w:r>
      <w:proofErr w:type="gramStart"/>
      <w:r>
        <w:t>serão</w:t>
      </w:r>
      <w:proofErr w:type="gramEnd"/>
      <w:r>
        <w:t xml:space="preserve"> mostradas conforme desejado, ao fim da operação o usuário poderá “RETORNAR” ao menu (Figura 14).</w:t>
      </w:r>
    </w:p>
    <w:p w:rsidR="003C650C" w:rsidRPr="0002379D" w:rsidRDefault="003C650C" w:rsidP="0002379D">
      <w:pPr>
        <w:spacing w:after="160"/>
      </w:pPr>
      <w:r>
        <w:rPr>
          <w:b/>
          <w:bCs/>
        </w:rPr>
        <w:t>4.10</w:t>
      </w:r>
      <w:r w:rsidRPr="00AB06C5">
        <w:rPr>
          <w:b/>
          <w:bCs/>
        </w:rPr>
        <w:t xml:space="preserve"> NOTIFICAÇÕES DO SISTEMA</w:t>
      </w:r>
    </w:p>
    <w:p w:rsidR="003C650C" w:rsidRPr="00AB06C5" w:rsidRDefault="002547B6" w:rsidP="00AB06C5">
      <w:pPr>
        <w:spacing w:after="160" w:line="240" w:lineRule="auto"/>
        <w:jc w:val="center"/>
        <w:rPr>
          <w:b/>
          <w:bCs/>
          <w:sz w:val="20"/>
          <w:szCs w:val="20"/>
        </w:rPr>
      </w:pPr>
      <w:r w:rsidRPr="00A066EB">
        <w:rPr>
          <w:b/>
          <w:bCs/>
          <w:sz w:val="20"/>
          <w:szCs w:val="20"/>
        </w:rPr>
        <w:pict>
          <v:shape id="_x0000_i1046" type="#_x0000_t75" style="width:330.8pt;height:295.45pt">
            <v:imagedata r:id="rId28" o:title=""/>
          </v:shape>
        </w:pict>
      </w:r>
    </w:p>
    <w:p w:rsidR="003C650C" w:rsidRDefault="003C650C" w:rsidP="00AB06C5">
      <w:pPr>
        <w:spacing w:after="160" w:line="240" w:lineRule="auto"/>
        <w:jc w:val="center"/>
        <w:rPr>
          <w:b/>
          <w:bCs/>
          <w:sz w:val="20"/>
          <w:szCs w:val="20"/>
        </w:rPr>
      </w:pPr>
      <w:r w:rsidRPr="00AB06C5">
        <w:rPr>
          <w:b/>
          <w:bCs/>
          <w:sz w:val="20"/>
          <w:szCs w:val="20"/>
        </w:rPr>
        <w:t>Figura 18 – Interface Notificações do Sistema</w:t>
      </w:r>
    </w:p>
    <w:p w:rsidR="003C650C" w:rsidRPr="00AB06C5" w:rsidRDefault="003C650C" w:rsidP="00AB06C5">
      <w:pPr>
        <w:spacing w:after="160" w:line="240" w:lineRule="auto"/>
        <w:jc w:val="center"/>
        <w:rPr>
          <w:b/>
          <w:bCs/>
          <w:sz w:val="20"/>
          <w:szCs w:val="20"/>
        </w:rPr>
      </w:pPr>
    </w:p>
    <w:p w:rsidR="003C650C" w:rsidRDefault="003C650C" w:rsidP="00EF1F48">
      <w:pPr>
        <w:spacing w:after="160"/>
        <w:ind w:firstLine="360"/>
      </w:pPr>
      <w:r>
        <w:t>Nesta interface o usuário tem a possibilidade de ajustar o sistema para que o mesmo possa emitir notificações relacionadas ao controle de finanças pessoais, o caminho ate esta interface é o usuário após estar conectado ao sistema, na interface da (Figura 14) optar por “NOTIFICAÇÕES”</w:t>
      </w:r>
      <w:proofErr w:type="gramStart"/>
      <w:r>
        <w:t xml:space="preserve">  </w:t>
      </w:r>
      <w:proofErr w:type="gramEnd"/>
      <w:r>
        <w:t>para tanto deve preencher os seguintes dados:</w:t>
      </w:r>
    </w:p>
    <w:p w:rsidR="003C650C" w:rsidRDefault="003C650C" w:rsidP="00EF1F48">
      <w:pPr>
        <w:numPr>
          <w:ilvl w:val="0"/>
          <w:numId w:val="38"/>
        </w:numPr>
        <w:spacing w:after="160"/>
      </w:pPr>
      <w:r>
        <w:t>RECEBER NOTIFICAÇÕES (Optar pelas opções sim ou não);</w:t>
      </w:r>
    </w:p>
    <w:p w:rsidR="003C650C" w:rsidRDefault="003C650C" w:rsidP="00EF1F48">
      <w:pPr>
        <w:numPr>
          <w:ilvl w:val="0"/>
          <w:numId w:val="38"/>
        </w:numPr>
        <w:spacing w:after="160"/>
      </w:pPr>
      <w:r>
        <w:t>NOTIFICAÇÕES SOBRE (Neste item marcas as opções, sobre as quais deseja receber notificações);</w:t>
      </w:r>
    </w:p>
    <w:p w:rsidR="003C650C" w:rsidRDefault="003C650C" w:rsidP="00EF1F48">
      <w:pPr>
        <w:numPr>
          <w:ilvl w:val="0"/>
          <w:numId w:val="38"/>
        </w:numPr>
        <w:spacing w:after="160"/>
      </w:pPr>
      <w:r>
        <w:t>ANTECEDENCIA DA NOTIFICAÇÃO (Marcar entre as opções disponíveis, com qual antecedência deseja ser avisado, sobre as notificações escolhias);</w:t>
      </w:r>
    </w:p>
    <w:p w:rsidR="003C650C" w:rsidRDefault="003C650C" w:rsidP="00896A73">
      <w:pPr>
        <w:spacing w:after="160"/>
      </w:pPr>
      <w:r>
        <w:lastRenderedPageBreak/>
        <w:t>Após fazer as escolhas necessárias o usuário poderá optar por:</w:t>
      </w:r>
    </w:p>
    <w:p w:rsidR="003C650C" w:rsidRDefault="003C650C" w:rsidP="00EF1F48">
      <w:pPr>
        <w:numPr>
          <w:ilvl w:val="0"/>
          <w:numId w:val="39"/>
        </w:numPr>
        <w:spacing w:after="160"/>
      </w:pPr>
      <w:r>
        <w:t>SALVAR (Salvará as informações</w:t>
      </w:r>
      <w:proofErr w:type="gramStart"/>
      <w:r>
        <w:t xml:space="preserve">  </w:t>
      </w:r>
      <w:proofErr w:type="gramEnd"/>
      <w:r>
        <w:t>no sistema);</w:t>
      </w:r>
    </w:p>
    <w:p w:rsidR="003C650C" w:rsidRDefault="003C650C" w:rsidP="00EF1F48">
      <w:pPr>
        <w:numPr>
          <w:ilvl w:val="0"/>
          <w:numId w:val="39"/>
        </w:numPr>
        <w:spacing w:after="160"/>
      </w:pPr>
      <w:r>
        <w:t xml:space="preserve">RETORNAR (Retornará ao </w:t>
      </w:r>
      <w:proofErr w:type="gramStart"/>
      <w:r>
        <w:t>menu</w:t>
      </w:r>
      <w:proofErr w:type="gramEnd"/>
      <w:r>
        <w:t xml:space="preserve"> (Figura 14));</w:t>
      </w:r>
    </w:p>
    <w:p w:rsidR="003C650C" w:rsidRPr="00AB06C5" w:rsidRDefault="003C650C" w:rsidP="00AB06C5">
      <w:pPr>
        <w:spacing w:after="160"/>
        <w:jc w:val="left"/>
        <w:rPr>
          <w:b/>
          <w:bCs/>
        </w:rPr>
      </w:pPr>
      <w:r>
        <w:rPr>
          <w:b/>
          <w:bCs/>
        </w:rPr>
        <w:t>4.11</w:t>
      </w:r>
      <w:r w:rsidRPr="00AB06C5">
        <w:rPr>
          <w:b/>
          <w:bCs/>
        </w:rPr>
        <w:t xml:space="preserve"> PERSONALIZAR SISTEMA</w:t>
      </w:r>
    </w:p>
    <w:p w:rsidR="003C650C" w:rsidRPr="00AB06C5" w:rsidRDefault="002547B6" w:rsidP="00AB06C5">
      <w:pPr>
        <w:spacing w:after="160" w:line="240" w:lineRule="auto"/>
        <w:jc w:val="center"/>
        <w:rPr>
          <w:b/>
          <w:bCs/>
          <w:sz w:val="20"/>
          <w:szCs w:val="20"/>
        </w:rPr>
      </w:pPr>
      <w:r w:rsidRPr="00A066EB">
        <w:rPr>
          <w:b/>
          <w:bCs/>
          <w:sz w:val="20"/>
          <w:szCs w:val="20"/>
        </w:rPr>
        <w:pict>
          <v:shape id="_x0000_i1047" type="#_x0000_t75" style="width:358.65pt;height:270.35pt">
            <v:imagedata r:id="rId29" o:title=""/>
          </v:shape>
        </w:pict>
      </w:r>
    </w:p>
    <w:p w:rsidR="003C650C" w:rsidRDefault="003C650C" w:rsidP="00AB06C5">
      <w:pPr>
        <w:spacing w:after="160" w:line="240" w:lineRule="auto"/>
        <w:jc w:val="center"/>
        <w:rPr>
          <w:b/>
          <w:bCs/>
          <w:sz w:val="20"/>
          <w:szCs w:val="20"/>
        </w:rPr>
      </w:pPr>
      <w:r w:rsidRPr="00AB06C5">
        <w:rPr>
          <w:b/>
          <w:bCs/>
          <w:sz w:val="20"/>
          <w:szCs w:val="20"/>
        </w:rPr>
        <w:t>Figura 19 – Interface Personalizar Sistema</w:t>
      </w:r>
    </w:p>
    <w:p w:rsidR="003C650C" w:rsidRPr="00AB06C5" w:rsidRDefault="003C650C" w:rsidP="00AB06C5">
      <w:pPr>
        <w:spacing w:after="160" w:line="240" w:lineRule="auto"/>
        <w:jc w:val="center"/>
        <w:rPr>
          <w:b/>
          <w:bCs/>
          <w:sz w:val="20"/>
          <w:szCs w:val="20"/>
        </w:rPr>
      </w:pPr>
    </w:p>
    <w:p w:rsidR="003C650C" w:rsidRDefault="003C650C" w:rsidP="00E33497">
      <w:pPr>
        <w:spacing w:after="160"/>
        <w:ind w:firstLine="360"/>
      </w:pPr>
      <w:r>
        <w:t>Nesta interface o usuário tem a possibilidade de ajustar o sistema para que o mesmo possa ficar com a personalidade do usuário, através de algumas</w:t>
      </w:r>
      <w:proofErr w:type="gramStart"/>
      <w:r>
        <w:t xml:space="preserve">  </w:t>
      </w:r>
      <w:proofErr w:type="gramEnd"/>
      <w:r>
        <w:t>possibilidades de alteração em algumas características do layout do sistema, sem no entanto prejudicar suas características, o caminho ate esta interface é o usuário após estar conectado ao sistema, na interface da (Figura 14) optar por “ PERSONALIZAR SISTEMA” para tanto deve preencher os seguintes dados:</w:t>
      </w:r>
    </w:p>
    <w:p w:rsidR="003C650C" w:rsidRDefault="003C650C" w:rsidP="00E33497">
      <w:pPr>
        <w:numPr>
          <w:ilvl w:val="0"/>
          <w:numId w:val="40"/>
        </w:numPr>
        <w:spacing w:after="160"/>
      </w:pPr>
      <w:r>
        <w:t>FONTE DA LETRA (Escolher entre os formatos de fontes disponíveis);</w:t>
      </w:r>
    </w:p>
    <w:p w:rsidR="003C650C" w:rsidRDefault="003C650C" w:rsidP="00E33497">
      <w:pPr>
        <w:numPr>
          <w:ilvl w:val="0"/>
          <w:numId w:val="40"/>
        </w:numPr>
        <w:spacing w:after="160"/>
      </w:pPr>
      <w:r>
        <w:t>TAMANHO DA LETRA (Escolher entre os tamanhos disponíveis);</w:t>
      </w:r>
    </w:p>
    <w:p w:rsidR="003C650C" w:rsidRDefault="003C650C" w:rsidP="00E33497">
      <w:pPr>
        <w:numPr>
          <w:ilvl w:val="0"/>
          <w:numId w:val="40"/>
        </w:numPr>
        <w:spacing w:after="160"/>
      </w:pPr>
      <w:r>
        <w:t>COR DA LETRA (Escolher entre as cores disponíveis);</w:t>
      </w:r>
    </w:p>
    <w:p w:rsidR="003C650C" w:rsidRDefault="003C650C" w:rsidP="00E33497">
      <w:pPr>
        <w:numPr>
          <w:ilvl w:val="0"/>
          <w:numId w:val="40"/>
        </w:numPr>
        <w:spacing w:after="160"/>
      </w:pPr>
      <w:r>
        <w:t xml:space="preserve">PALAVRAS DE BOAS VINDAS </w:t>
      </w:r>
      <w:proofErr w:type="gramStart"/>
      <w:r>
        <w:t xml:space="preserve">( </w:t>
      </w:r>
      <w:proofErr w:type="gramEnd"/>
      <w:r>
        <w:t xml:space="preserve">Digitar a frase desejada com no </w:t>
      </w:r>
      <w:proofErr w:type="spellStart"/>
      <w:r>
        <w:t>maximo</w:t>
      </w:r>
      <w:proofErr w:type="spellEnd"/>
      <w:r>
        <w:t xml:space="preserve"> 50 caracteres alfabéticos);</w:t>
      </w:r>
    </w:p>
    <w:p w:rsidR="003C650C" w:rsidRDefault="003C650C" w:rsidP="00E33497">
      <w:pPr>
        <w:numPr>
          <w:ilvl w:val="0"/>
          <w:numId w:val="40"/>
        </w:numPr>
        <w:spacing w:after="160"/>
      </w:pPr>
      <w:r>
        <w:lastRenderedPageBreak/>
        <w:t>PLANO DE FUNDO (Escolher uma imagem qualquer que desejar e definir como plano de fundo do sistema);</w:t>
      </w:r>
    </w:p>
    <w:p w:rsidR="003C650C" w:rsidRDefault="003C650C" w:rsidP="00E33497">
      <w:pPr>
        <w:spacing w:after="160"/>
      </w:pPr>
      <w:r>
        <w:t>Após realizar as escolhas necessárias o usuário poderá optar por</w:t>
      </w:r>
    </w:p>
    <w:p w:rsidR="003C650C" w:rsidRDefault="003C650C" w:rsidP="00E33497">
      <w:pPr>
        <w:numPr>
          <w:ilvl w:val="0"/>
          <w:numId w:val="41"/>
        </w:numPr>
        <w:spacing w:after="160"/>
      </w:pPr>
      <w:r>
        <w:t>PRE-VISUALISAR (Onde poderá ver como o sistema ficara sem de fato salvar);</w:t>
      </w:r>
    </w:p>
    <w:p w:rsidR="003C650C" w:rsidRDefault="003C650C" w:rsidP="00E33497">
      <w:pPr>
        <w:numPr>
          <w:ilvl w:val="0"/>
          <w:numId w:val="41"/>
        </w:numPr>
        <w:spacing w:after="160"/>
      </w:pPr>
      <w:r>
        <w:t xml:space="preserve">SALVAR (Salvar as alterações é retornar ao </w:t>
      </w:r>
      <w:proofErr w:type="gramStart"/>
      <w:r>
        <w:t>menu</w:t>
      </w:r>
      <w:proofErr w:type="gramEnd"/>
      <w:r>
        <w:t>);</w:t>
      </w:r>
    </w:p>
    <w:p w:rsidR="003C650C" w:rsidRDefault="003C650C" w:rsidP="00E33497">
      <w:pPr>
        <w:numPr>
          <w:ilvl w:val="0"/>
          <w:numId w:val="41"/>
        </w:numPr>
        <w:spacing w:after="160"/>
      </w:pPr>
      <w:r>
        <w:t xml:space="preserve">RETORNAR (retornar ao </w:t>
      </w:r>
      <w:proofErr w:type="gramStart"/>
      <w:r>
        <w:t>menu</w:t>
      </w:r>
      <w:proofErr w:type="gramEnd"/>
      <w:r>
        <w:t>, porem antes aparecer a opção de realmente retornar sem salvar as alterações);</w:t>
      </w:r>
    </w:p>
    <w:p w:rsidR="003C650C" w:rsidRDefault="003C650C" w:rsidP="0002379D">
      <w:pPr>
        <w:pStyle w:val="Ttulo1"/>
        <w:numPr>
          <w:ilvl w:val="0"/>
          <w:numId w:val="29"/>
        </w:numPr>
      </w:pPr>
      <w:bookmarkStart w:id="138" w:name="_Toc462807429"/>
      <w:bookmarkEnd w:id="138"/>
      <w:r>
        <w:t>ANALISE DE DESIGN</w:t>
      </w:r>
    </w:p>
    <w:p w:rsidR="003C650C" w:rsidRDefault="003C650C" w:rsidP="00AB06C5">
      <w:pPr>
        <w:spacing w:after="160" w:line="259" w:lineRule="auto"/>
        <w:jc w:val="left"/>
        <w:rPr>
          <w:b/>
          <w:bCs/>
        </w:rPr>
      </w:pPr>
      <w:proofErr w:type="gramStart"/>
      <w:r>
        <w:rPr>
          <w:b/>
          <w:bCs/>
        </w:rPr>
        <w:t>5.1 DIAGRAMA</w:t>
      </w:r>
      <w:proofErr w:type="gramEnd"/>
      <w:r>
        <w:rPr>
          <w:b/>
          <w:bCs/>
        </w:rPr>
        <w:t xml:space="preserve"> DE </w:t>
      </w:r>
      <w:commentRangeStart w:id="139"/>
      <w:r>
        <w:rPr>
          <w:b/>
          <w:bCs/>
        </w:rPr>
        <w:t>SEQUÊNCIA</w:t>
      </w:r>
      <w:commentRangeEnd w:id="139"/>
      <w:r w:rsidR="00D80941">
        <w:rPr>
          <w:rStyle w:val="Refdecomentrio"/>
        </w:rPr>
        <w:commentReference w:id="139"/>
      </w:r>
    </w:p>
    <w:p w:rsidR="003C650C" w:rsidRDefault="003C650C" w:rsidP="007E3697">
      <w:pPr>
        <w:spacing w:after="160" w:line="240" w:lineRule="auto"/>
        <w:ind w:left="2832"/>
        <w:rPr>
          <w:color w:val="000000"/>
          <w:sz w:val="20"/>
          <w:szCs w:val="20"/>
          <w:shd w:val="clear" w:color="auto" w:fill="FFFFFF"/>
        </w:rPr>
      </w:pPr>
      <w:r w:rsidRPr="007E3697">
        <w:rPr>
          <w:color w:val="000000"/>
          <w:sz w:val="20"/>
          <w:szCs w:val="20"/>
          <w:shd w:val="clear" w:color="auto" w:fill="FFFFFF"/>
        </w:rPr>
        <w:t>Consiste em um diagrama que tem o objetivo de mostrar como as mensagens entre os objetos são trocadas no decorrer do</w:t>
      </w:r>
      <w:r w:rsidRPr="007E3697">
        <w:rPr>
          <w:color w:val="000000"/>
          <w:sz w:val="20"/>
          <w:szCs w:val="20"/>
        </w:rPr>
        <w:t> </w:t>
      </w:r>
      <w:r w:rsidRPr="007E3697">
        <w:rPr>
          <w:i/>
          <w:iCs/>
          <w:color w:val="000000"/>
          <w:sz w:val="20"/>
          <w:szCs w:val="20"/>
          <w:shd w:val="clear" w:color="auto" w:fill="FFFFFF"/>
        </w:rPr>
        <w:t>tempo</w:t>
      </w:r>
      <w:r w:rsidRPr="007E3697">
        <w:rPr>
          <w:color w:val="000000"/>
          <w:sz w:val="20"/>
          <w:szCs w:val="20"/>
        </w:rPr>
        <w:t> </w:t>
      </w:r>
      <w:r w:rsidRPr="007E3697">
        <w:rPr>
          <w:color w:val="000000"/>
          <w:sz w:val="20"/>
          <w:szCs w:val="20"/>
          <w:shd w:val="clear" w:color="auto" w:fill="FFFFFF"/>
        </w:rPr>
        <w:t>para a realização de uma operação. (DIAGRAMA DE SEQUÊNCIA, 2017</w:t>
      </w:r>
      <w:proofErr w:type="gramStart"/>
      <w:r w:rsidRPr="007E3697">
        <w:rPr>
          <w:color w:val="000000"/>
          <w:sz w:val="20"/>
          <w:szCs w:val="20"/>
          <w:shd w:val="clear" w:color="auto" w:fill="FFFFFF"/>
        </w:rPr>
        <w:t>)</w:t>
      </w:r>
      <w:proofErr w:type="gramEnd"/>
      <w:r w:rsidRPr="007E3697">
        <w:rPr>
          <w:color w:val="000000"/>
          <w:sz w:val="20"/>
          <w:szCs w:val="20"/>
          <w:shd w:val="clear" w:color="auto" w:fill="FFFFFF"/>
        </w:rPr>
        <w:t xml:space="preserve"> </w:t>
      </w:r>
    </w:p>
    <w:p w:rsidR="003C650C" w:rsidRDefault="003C650C" w:rsidP="007E3697">
      <w:pPr>
        <w:spacing w:after="160"/>
        <w:ind w:firstLine="708"/>
        <w:rPr>
          <w:color w:val="000000"/>
          <w:shd w:val="clear" w:color="auto" w:fill="FFFFFF"/>
        </w:rPr>
      </w:pPr>
      <w:r w:rsidRPr="007E3697">
        <w:rPr>
          <w:color w:val="000000"/>
          <w:shd w:val="clear" w:color="auto" w:fill="FFFFFF"/>
        </w:rPr>
        <w:t xml:space="preserve">Sendo assim aqui </w:t>
      </w:r>
      <w:r>
        <w:rPr>
          <w:color w:val="000000"/>
          <w:shd w:val="clear" w:color="auto" w:fill="FFFFFF"/>
        </w:rPr>
        <w:t>estão presentes</w:t>
      </w:r>
      <w:r w:rsidRPr="007E3697">
        <w:rPr>
          <w:color w:val="000000"/>
          <w:shd w:val="clear" w:color="auto" w:fill="FFFFFF"/>
        </w:rPr>
        <w:t xml:space="preserve"> </w:t>
      </w:r>
      <w:r>
        <w:rPr>
          <w:color w:val="000000"/>
          <w:shd w:val="clear" w:color="auto" w:fill="FFFFFF"/>
        </w:rPr>
        <w:t xml:space="preserve">três </w:t>
      </w:r>
      <w:r w:rsidRPr="007E3697">
        <w:rPr>
          <w:color w:val="000000"/>
          <w:shd w:val="clear" w:color="auto" w:fill="FFFFFF"/>
        </w:rPr>
        <w:t>diagramas relacionados a</w:t>
      </w:r>
      <w:r>
        <w:rPr>
          <w:color w:val="000000"/>
          <w:shd w:val="clear" w:color="auto" w:fill="FFFFFF"/>
        </w:rPr>
        <w:t xml:space="preserve"> três atividades principais do sistema +SEGURO.</w:t>
      </w:r>
    </w:p>
    <w:p w:rsidR="003C650C" w:rsidRPr="007E3697" w:rsidRDefault="003C650C" w:rsidP="007E3697">
      <w:pPr>
        <w:spacing w:after="160"/>
        <w:rPr>
          <w:b/>
          <w:bCs/>
          <w:color w:val="000000"/>
          <w:shd w:val="clear" w:color="auto" w:fill="FFFFFF"/>
        </w:rPr>
      </w:pPr>
      <w:proofErr w:type="gramStart"/>
      <w:r>
        <w:rPr>
          <w:b/>
          <w:bCs/>
          <w:color w:val="000000"/>
          <w:shd w:val="clear" w:color="auto" w:fill="FFFFFF"/>
        </w:rPr>
        <w:t>5.2</w:t>
      </w:r>
      <w:r w:rsidRPr="007E3697">
        <w:rPr>
          <w:b/>
          <w:bCs/>
          <w:color w:val="000000"/>
          <w:shd w:val="clear" w:color="auto" w:fill="FFFFFF"/>
        </w:rPr>
        <w:t>– ACESSO</w:t>
      </w:r>
      <w:proofErr w:type="gramEnd"/>
      <w:r w:rsidRPr="007E3697">
        <w:rPr>
          <w:b/>
          <w:bCs/>
          <w:color w:val="000000"/>
          <w:shd w:val="clear" w:color="auto" w:fill="FFFFFF"/>
        </w:rPr>
        <w:t xml:space="preserve"> AO SISTEMA</w:t>
      </w:r>
    </w:p>
    <w:p w:rsidR="003C650C" w:rsidRPr="007E3697" w:rsidRDefault="002547B6" w:rsidP="007E3697">
      <w:pPr>
        <w:spacing w:after="160" w:line="240" w:lineRule="auto"/>
        <w:jc w:val="center"/>
        <w:rPr>
          <w:b/>
          <w:bCs/>
          <w:color w:val="000000"/>
          <w:sz w:val="20"/>
          <w:szCs w:val="20"/>
          <w:shd w:val="clear" w:color="auto" w:fill="FFFFFF"/>
        </w:rPr>
      </w:pPr>
      <w:r w:rsidRPr="00A066EB">
        <w:rPr>
          <w:b/>
          <w:bCs/>
          <w:color w:val="000000"/>
          <w:sz w:val="20"/>
          <w:szCs w:val="20"/>
          <w:shd w:val="clear" w:color="auto" w:fill="FFFFFF"/>
        </w:rPr>
        <w:pict>
          <v:shape id="_x0000_i1048" type="#_x0000_t75" style="width:452.4pt;height:290.7pt">
            <v:imagedata r:id="rId30" o:title=""/>
          </v:shape>
        </w:pict>
      </w:r>
    </w:p>
    <w:p w:rsidR="003C650C" w:rsidRDefault="003C650C" w:rsidP="007E3697">
      <w:pPr>
        <w:spacing w:after="160" w:line="240" w:lineRule="auto"/>
        <w:jc w:val="center"/>
        <w:rPr>
          <w:b/>
          <w:bCs/>
          <w:color w:val="000000"/>
          <w:sz w:val="20"/>
          <w:szCs w:val="20"/>
          <w:shd w:val="clear" w:color="auto" w:fill="FFFFFF"/>
        </w:rPr>
      </w:pPr>
      <w:r w:rsidRPr="007E3697">
        <w:rPr>
          <w:b/>
          <w:bCs/>
          <w:color w:val="000000"/>
          <w:sz w:val="20"/>
          <w:szCs w:val="20"/>
          <w:shd w:val="clear" w:color="auto" w:fill="FFFFFF"/>
        </w:rPr>
        <w:t>Figura 20 – Diagrama de Frequência Acesso ao Sistema</w:t>
      </w:r>
    </w:p>
    <w:p w:rsidR="003C650C" w:rsidRPr="007E3697" w:rsidRDefault="003C650C" w:rsidP="007E3697">
      <w:pPr>
        <w:spacing w:after="160" w:line="240" w:lineRule="auto"/>
        <w:rPr>
          <w:b/>
          <w:bCs/>
          <w:color w:val="000000"/>
          <w:shd w:val="clear" w:color="auto" w:fill="FFFFFF"/>
        </w:rPr>
      </w:pPr>
      <w:r>
        <w:rPr>
          <w:b/>
          <w:bCs/>
          <w:color w:val="000000"/>
          <w:shd w:val="clear" w:color="auto" w:fill="FFFFFF"/>
        </w:rPr>
        <w:lastRenderedPageBreak/>
        <w:t>5.3</w:t>
      </w:r>
      <w:r w:rsidRPr="007E3697">
        <w:rPr>
          <w:b/>
          <w:bCs/>
          <w:color w:val="000000"/>
          <w:shd w:val="clear" w:color="auto" w:fill="FFFFFF"/>
        </w:rPr>
        <w:t xml:space="preserve"> CADASTRAR MOVIMENTAÇÃO</w:t>
      </w:r>
    </w:p>
    <w:p w:rsidR="003C650C" w:rsidRPr="007E3697" w:rsidRDefault="002547B6" w:rsidP="007E3697">
      <w:pPr>
        <w:spacing w:after="160" w:line="240" w:lineRule="auto"/>
        <w:jc w:val="center"/>
        <w:rPr>
          <w:b/>
          <w:bCs/>
          <w:color w:val="000000"/>
          <w:sz w:val="20"/>
          <w:szCs w:val="20"/>
          <w:shd w:val="clear" w:color="auto" w:fill="FFFFFF"/>
        </w:rPr>
      </w:pPr>
      <w:commentRangeStart w:id="140"/>
      <w:r w:rsidRPr="00A066EB">
        <w:rPr>
          <w:b/>
          <w:bCs/>
          <w:color w:val="000000"/>
          <w:sz w:val="20"/>
          <w:szCs w:val="20"/>
          <w:shd w:val="clear" w:color="auto" w:fill="FFFFFF"/>
        </w:rPr>
        <w:pict>
          <v:shape id="_x0000_i1049" type="#_x0000_t75" style="width:445.6pt;height:242.5pt">
            <v:imagedata r:id="rId31" o:title=""/>
          </v:shape>
        </w:pict>
      </w:r>
      <w:commentRangeEnd w:id="140"/>
      <w:r w:rsidR="00D80941">
        <w:rPr>
          <w:rStyle w:val="Refdecomentrio"/>
        </w:rPr>
        <w:commentReference w:id="140"/>
      </w:r>
    </w:p>
    <w:p w:rsidR="003C650C" w:rsidRDefault="003C650C" w:rsidP="007E3697">
      <w:pPr>
        <w:spacing w:after="160" w:line="240" w:lineRule="auto"/>
        <w:jc w:val="center"/>
        <w:rPr>
          <w:b/>
          <w:bCs/>
          <w:color w:val="000000"/>
          <w:sz w:val="20"/>
          <w:szCs w:val="20"/>
          <w:shd w:val="clear" w:color="auto" w:fill="FFFFFF"/>
        </w:rPr>
      </w:pPr>
      <w:r w:rsidRPr="007E3697">
        <w:rPr>
          <w:b/>
          <w:bCs/>
          <w:color w:val="000000"/>
          <w:sz w:val="20"/>
          <w:szCs w:val="20"/>
          <w:shd w:val="clear" w:color="auto" w:fill="FFFFFF"/>
        </w:rPr>
        <w:t>Figura 21 – Diagrama de Frequência Cadastrar Movimentação</w:t>
      </w:r>
    </w:p>
    <w:p w:rsidR="003C650C" w:rsidRDefault="003C650C" w:rsidP="007E3697">
      <w:pPr>
        <w:spacing w:after="160" w:line="240" w:lineRule="auto"/>
        <w:rPr>
          <w:b/>
          <w:bCs/>
          <w:color w:val="000000"/>
          <w:sz w:val="20"/>
          <w:szCs w:val="20"/>
          <w:shd w:val="clear" w:color="auto" w:fill="FFFFFF"/>
        </w:rPr>
      </w:pPr>
    </w:p>
    <w:p w:rsidR="003C650C" w:rsidRPr="007E3697" w:rsidRDefault="003C650C" w:rsidP="007E3697">
      <w:pPr>
        <w:spacing w:after="160" w:line="240" w:lineRule="auto"/>
        <w:rPr>
          <w:b/>
          <w:bCs/>
          <w:color w:val="000000"/>
          <w:shd w:val="clear" w:color="auto" w:fill="FFFFFF"/>
        </w:rPr>
      </w:pPr>
      <w:r>
        <w:rPr>
          <w:b/>
          <w:bCs/>
          <w:color w:val="000000"/>
          <w:shd w:val="clear" w:color="auto" w:fill="FFFFFF"/>
        </w:rPr>
        <w:t>5.4</w:t>
      </w:r>
      <w:r w:rsidRPr="007E3697">
        <w:rPr>
          <w:b/>
          <w:bCs/>
          <w:color w:val="000000"/>
          <w:shd w:val="clear" w:color="auto" w:fill="FFFFFF"/>
        </w:rPr>
        <w:t xml:space="preserve"> CALCULAR MOVIMENTAÇÃO</w:t>
      </w:r>
    </w:p>
    <w:p w:rsidR="003C650C" w:rsidRPr="007E3697" w:rsidRDefault="003C650C" w:rsidP="007E3697">
      <w:pPr>
        <w:spacing w:after="160" w:line="240" w:lineRule="auto"/>
        <w:rPr>
          <w:b/>
          <w:bCs/>
          <w:color w:val="000000"/>
          <w:sz w:val="20"/>
          <w:szCs w:val="20"/>
          <w:shd w:val="clear" w:color="auto" w:fill="FFFFFF"/>
        </w:rPr>
      </w:pPr>
    </w:p>
    <w:p w:rsidR="003C650C" w:rsidRPr="007E3697" w:rsidRDefault="002547B6" w:rsidP="007E3697">
      <w:pPr>
        <w:spacing w:after="160" w:line="240" w:lineRule="auto"/>
        <w:jc w:val="center"/>
        <w:rPr>
          <w:b/>
          <w:bCs/>
          <w:color w:val="000000"/>
          <w:sz w:val="20"/>
          <w:szCs w:val="20"/>
          <w:shd w:val="clear" w:color="auto" w:fill="FFFFFF"/>
        </w:rPr>
      </w:pPr>
      <w:commentRangeStart w:id="141"/>
      <w:r w:rsidRPr="00A066EB">
        <w:rPr>
          <w:b/>
          <w:bCs/>
          <w:color w:val="000000"/>
          <w:sz w:val="20"/>
          <w:szCs w:val="20"/>
          <w:shd w:val="clear" w:color="auto" w:fill="FFFFFF"/>
        </w:rPr>
        <w:pict>
          <v:shape id="_x0000_i1050" type="#_x0000_t75" style="width:452.4pt;height:297.5pt">
            <v:imagedata r:id="rId32" o:title=""/>
          </v:shape>
        </w:pict>
      </w:r>
      <w:commentRangeEnd w:id="141"/>
      <w:r w:rsidR="001E0CC7">
        <w:rPr>
          <w:rStyle w:val="Refdecomentrio"/>
        </w:rPr>
        <w:commentReference w:id="141"/>
      </w:r>
    </w:p>
    <w:p w:rsidR="003C650C" w:rsidRPr="007E3697" w:rsidRDefault="003C650C" w:rsidP="007E3697">
      <w:pPr>
        <w:spacing w:after="160" w:line="240" w:lineRule="auto"/>
        <w:jc w:val="center"/>
        <w:rPr>
          <w:b/>
          <w:bCs/>
          <w:color w:val="000000"/>
          <w:sz w:val="20"/>
          <w:szCs w:val="20"/>
          <w:shd w:val="clear" w:color="auto" w:fill="FFFFFF"/>
        </w:rPr>
      </w:pPr>
      <w:r w:rsidRPr="007E3697">
        <w:rPr>
          <w:b/>
          <w:bCs/>
          <w:color w:val="000000"/>
          <w:sz w:val="20"/>
          <w:szCs w:val="20"/>
          <w:shd w:val="clear" w:color="auto" w:fill="FFFFFF"/>
        </w:rPr>
        <w:t>Figura 22 – Diagrama de Frequência Calcular Movimentação</w:t>
      </w:r>
    </w:p>
    <w:p w:rsidR="003C650C" w:rsidRPr="007E3697" w:rsidRDefault="003C650C" w:rsidP="007E3697">
      <w:pPr>
        <w:spacing w:after="160" w:line="240" w:lineRule="auto"/>
        <w:rPr>
          <w:color w:val="000000"/>
          <w:sz w:val="20"/>
          <w:szCs w:val="20"/>
          <w:shd w:val="clear" w:color="auto" w:fill="FFFFFF"/>
        </w:rPr>
      </w:pPr>
    </w:p>
    <w:p w:rsidR="003C650C" w:rsidRDefault="003C650C" w:rsidP="00AB06C5">
      <w:pPr>
        <w:spacing w:after="160" w:line="259" w:lineRule="auto"/>
        <w:jc w:val="left"/>
        <w:rPr>
          <w:b/>
          <w:bCs/>
        </w:rPr>
      </w:pPr>
      <w:proofErr w:type="gramStart"/>
      <w:r>
        <w:rPr>
          <w:b/>
          <w:bCs/>
        </w:rPr>
        <w:lastRenderedPageBreak/>
        <w:t>6</w:t>
      </w:r>
      <w:proofErr w:type="gramEnd"/>
      <w:r>
        <w:rPr>
          <w:b/>
          <w:bCs/>
        </w:rPr>
        <w:t xml:space="preserve"> DIAGRAMA DE CLASSE</w:t>
      </w:r>
    </w:p>
    <w:p w:rsidR="003C650C" w:rsidRDefault="003C650C" w:rsidP="00F61CE1">
      <w:pPr>
        <w:spacing w:after="160"/>
        <w:ind w:left="2124"/>
        <w:rPr>
          <w:color w:val="2A2A2A"/>
        </w:rPr>
      </w:pPr>
      <w:r w:rsidRPr="00ED76CE">
        <w:rPr>
          <w:color w:val="2A2A2A"/>
        </w:rPr>
        <w:t xml:space="preserve">Um diagrama de classe UML descreve o objeto e informações de estruturas usadas pelo seu aplicativo, internamente e comunicação com seus usuários. Ele descreve as informações sem referência a qualquer </w:t>
      </w:r>
      <w:proofErr w:type="gramStart"/>
      <w:r w:rsidRPr="00ED76CE">
        <w:rPr>
          <w:color w:val="2A2A2A"/>
        </w:rPr>
        <w:t>implementação</w:t>
      </w:r>
      <w:proofErr w:type="gramEnd"/>
      <w:r w:rsidRPr="00ED76CE">
        <w:rPr>
          <w:color w:val="2A2A2A"/>
        </w:rPr>
        <w:t xml:space="preserve"> específica. Suas classes e relações podem ser implementadas de várias maneiras, como tabelas de banco de dados, nós XML ou composições de objetos de </w:t>
      </w:r>
      <w:proofErr w:type="gramStart"/>
      <w:r w:rsidRPr="00ED76CE">
        <w:rPr>
          <w:color w:val="2A2A2A"/>
        </w:rPr>
        <w:t>software.</w:t>
      </w:r>
      <w:proofErr w:type="gramEnd"/>
      <w:r w:rsidRPr="00ED76CE">
        <w:rPr>
          <w:color w:val="2A2A2A"/>
        </w:rPr>
        <w:t>( DIAGRAMAS DE  CLASSE UML REFERÊNCIA. 2017)</w:t>
      </w:r>
    </w:p>
    <w:p w:rsidR="003C650C" w:rsidRDefault="003C650C" w:rsidP="008B72CE">
      <w:pPr>
        <w:spacing w:after="160"/>
        <w:ind w:firstLine="708"/>
        <w:rPr>
          <w:color w:val="2A2A2A"/>
        </w:rPr>
      </w:pPr>
      <w:r>
        <w:rPr>
          <w:color w:val="2A2A2A"/>
        </w:rPr>
        <w:t xml:space="preserve">Neste caso o diagrama de classe apresentado demonstra as classes que deveram existir para que o sistema de controle de finanças pessoais +Seguro funcione com </w:t>
      </w:r>
      <w:proofErr w:type="gramStart"/>
      <w:r>
        <w:rPr>
          <w:color w:val="2A2A2A"/>
        </w:rPr>
        <w:t>êxito</w:t>
      </w:r>
      <w:commentRangeStart w:id="142"/>
      <w:r>
        <w:rPr>
          <w:color w:val="2A2A2A"/>
        </w:rPr>
        <w:t>.</w:t>
      </w:r>
      <w:commentRangeEnd w:id="142"/>
      <w:proofErr w:type="gramEnd"/>
      <w:r w:rsidR="00C40D2B">
        <w:rPr>
          <w:rStyle w:val="Refdecomentrio"/>
        </w:rPr>
        <w:commentReference w:id="142"/>
      </w:r>
    </w:p>
    <w:p w:rsidR="003C650C" w:rsidRPr="008B72CE" w:rsidRDefault="002547B6" w:rsidP="008B72CE">
      <w:pPr>
        <w:spacing w:after="160" w:line="240" w:lineRule="auto"/>
        <w:ind w:firstLine="708"/>
        <w:jc w:val="center"/>
        <w:rPr>
          <w:b/>
          <w:bCs/>
          <w:color w:val="2A2A2A"/>
          <w:sz w:val="20"/>
          <w:szCs w:val="20"/>
        </w:rPr>
      </w:pPr>
      <w:r w:rsidRPr="00A066EB">
        <w:rPr>
          <w:b/>
          <w:bCs/>
          <w:color w:val="2A2A2A"/>
          <w:sz w:val="20"/>
          <w:szCs w:val="20"/>
        </w:rPr>
        <w:pict>
          <v:shape id="_x0000_i1059" type="#_x0000_t75" style="width:453.05pt;height:373.6pt">
            <v:imagedata r:id="rId33" o:title=""/>
          </v:shape>
        </w:pict>
      </w:r>
    </w:p>
    <w:p w:rsidR="003C650C" w:rsidRDefault="003C650C" w:rsidP="008B72CE">
      <w:pPr>
        <w:spacing w:after="160" w:line="240" w:lineRule="auto"/>
        <w:ind w:firstLine="708"/>
        <w:jc w:val="center"/>
        <w:rPr>
          <w:b/>
          <w:bCs/>
          <w:color w:val="2A2A2A"/>
          <w:sz w:val="20"/>
          <w:szCs w:val="20"/>
        </w:rPr>
      </w:pPr>
      <w:r w:rsidRPr="008B72CE">
        <w:rPr>
          <w:b/>
          <w:bCs/>
          <w:color w:val="2A2A2A"/>
          <w:sz w:val="20"/>
          <w:szCs w:val="20"/>
        </w:rPr>
        <w:t xml:space="preserve">Figura </w:t>
      </w:r>
      <w:r>
        <w:rPr>
          <w:b/>
          <w:bCs/>
          <w:color w:val="2A2A2A"/>
          <w:sz w:val="20"/>
          <w:szCs w:val="20"/>
        </w:rPr>
        <w:t>23</w:t>
      </w:r>
      <w:r w:rsidRPr="008B72CE">
        <w:rPr>
          <w:b/>
          <w:bCs/>
          <w:color w:val="2A2A2A"/>
          <w:sz w:val="20"/>
          <w:szCs w:val="20"/>
        </w:rPr>
        <w:t xml:space="preserve"> – Diagrama de classe</w:t>
      </w:r>
    </w:p>
    <w:p w:rsidR="003C650C" w:rsidRDefault="003C650C" w:rsidP="008B72CE">
      <w:pPr>
        <w:spacing w:after="160" w:line="240" w:lineRule="auto"/>
        <w:ind w:firstLine="708"/>
        <w:jc w:val="center"/>
        <w:rPr>
          <w:b/>
          <w:bCs/>
          <w:color w:val="2A2A2A"/>
          <w:sz w:val="20"/>
          <w:szCs w:val="20"/>
        </w:rPr>
      </w:pPr>
    </w:p>
    <w:p w:rsidR="003C650C" w:rsidRDefault="003C650C" w:rsidP="008B72CE">
      <w:pPr>
        <w:spacing w:after="160" w:line="240" w:lineRule="auto"/>
        <w:ind w:firstLine="708"/>
        <w:jc w:val="center"/>
        <w:rPr>
          <w:b/>
          <w:bCs/>
          <w:color w:val="2A2A2A"/>
          <w:sz w:val="20"/>
          <w:szCs w:val="20"/>
        </w:rPr>
      </w:pPr>
    </w:p>
    <w:p w:rsidR="003C650C" w:rsidRPr="008B72CE" w:rsidRDefault="003C650C" w:rsidP="008B72CE">
      <w:pPr>
        <w:spacing w:after="160" w:line="240" w:lineRule="auto"/>
        <w:ind w:firstLine="708"/>
        <w:jc w:val="center"/>
        <w:rPr>
          <w:b/>
          <w:bCs/>
          <w:sz w:val="20"/>
          <w:szCs w:val="20"/>
        </w:rPr>
      </w:pPr>
    </w:p>
    <w:p w:rsidR="003C650C" w:rsidRDefault="003C650C" w:rsidP="00AB06C5">
      <w:pPr>
        <w:spacing w:after="160" w:line="259" w:lineRule="auto"/>
        <w:jc w:val="left"/>
        <w:rPr>
          <w:b/>
          <w:bCs/>
        </w:rPr>
      </w:pPr>
      <w:proofErr w:type="gramStart"/>
      <w:r>
        <w:rPr>
          <w:b/>
          <w:bCs/>
        </w:rPr>
        <w:t>7</w:t>
      </w:r>
      <w:proofErr w:type="gramEnd"/>
      <w:r>
        <w:rPr>
          <w:b/>
          <w:bCs/>
        </w:rPr>
        <w:t xml:space="preserve"> DIAGRAMA DE ATIVIDADE</w:t>
      </w:r>
    </w:p>
    <w:p w:rsidR="003C650C" w:rsidRDefault="003C650C" w:rsidP="00AB06C5">
      <w:pPr>
        <w:spacing w:after="160" w:line="259" w:lineRule="auto"/>
        <w:jc w:val="left"/>
        <w:rPr>
          <w:b/>
          <w:bCs/>
        </w:rPr>
      </w:pPr>
    </w:p>
    <w:p w:rsidR="003C650C" w:rsidRPr="00C3051F" w:rsidRDefault="003C650C" w:rsidP="00C3051F">
      <w:pPr>
        <w:shd w:val="clear" w:color="auto" w:fill="FFFFFF"/>
        <w:spacing w:before="100" w:beforeAutospacing="1" w:after="100" w:afterAutospacing="1" w:line="240" w:lineRule="auto"/>
        <w:ind w:left="2124"/>
        <w:rPr>
          <w:color w:val="000000"/>
          <w:sz w:val="20"/>
          <w:szCs w:val="20"/>
          <w:lang w:eastAsia="pt-BR"/>
        </w:rPr>
      </w:pPr>
      <w:r w:rsidRPr="00C3051F">
        <w:rPr>
          <w:color w:val="000000"/>
          <w:sz w:val="20"/>
          <w:szCs w:val="20"/>
          <w:lang w:eastAsia="pt-BR"/>
        </w:rPr>
        <w:t xml:space="preserve">O objetivo do diagrama de atividades é mostrar o fluxo de atividades em um único processo. O diagrama mostra como </w:t>
      </w:r>
      <w:proofErr w:type="gramStart"/>
      <w:r w:rsidRPr="00C3051F">
        <w:rPr>
          <w:color w:val="000000"/>
          <w:sz w:val="20"/>
          <w:szCs w:val="20"/>
          <w:lang w:eastAsia="pt-BR"/>
        </w:rPr>
        <w:t>um atividade</w:t>
      </w:r>
      <w:proofErr w:type="gramEnd"/>
      <w:r w:rsidRPr="00C3051F">
        <w:rPr>
          <w:color w:val="000000"/>
          <w:sz w:val="20"/>
          <w:szCs w:val="20"/>
          <w:lang w:eastAsia="pt-BR"/>
        </w:rPr>
        <w:t xml:space="preserve"> depende uma da outra.</w:t>
      </w:r>
      <w:r>
        <w:rPr>
          <w:color w:val="000000"/>
          <w:sz w:val="20"/>
          <w:szCs w:val="20"/>
          <w:lang w:eastAsia="pt-BR"/>
        </w:rPr>
        <w:t xml:space="preserve"> </w:t>
      </w:r>
      <w:r w:rsidRPr="00C3051F">
        <w:rPr>
          <w:color w:val="000000"/>
          <w:sz w:val="20"/>
          <w:szCs w:val="20"/>
          <w:lang w:eastAsia="pt-BR"/>
        </w:rPr>
        <w:t>Um diagrama de atividade pode ser regiões denominadas </w:t>
      </w:r>
      <w:proofErr w:type="spellStart"/>
      <w:r w:rsidRPr="00C3051F">
        <w:rPr>
          <w:i/>
          <w:iCs/>
          <w:color w:val="000000"/>
          <w:sz w:val="20"/>
          <w:szCs w:val="20"/>
          <w:lang w:eastAsia="pt-BR"/>
        </w:rPr>
        <w:t>swimlanes</w:t>
      </w:r>
      <w:proofErr w:type="spellEnd"/>
      <w:r w:rsidRPr="00C3051F">
        <w:rPr>
          <w:color w:val="000000"/>
          <w:sz w:val="20"/>
          <w:szCs w:val="20"/>
          <w:lang w:eastAsia="pt-BR"/>
        </w:rPr>
        <w:t>. Estas regiões e</w:t>
      </w:r>
      <w:r>
        <w:rPr>
          <w:color w:val="000000"/>
          <w:sz w:val="20"/>
          <w:szCs w:val="20"/>
          <w:lang w:eastAsia="pt-BR"/>
        </w:rPr>
        <w:t xml:space="preserve"> </w:t>
      </w:r>
      <w:r w:rsidRPr="00C3051F">
        <w:rPr>
          <w:color w:val="000000"/>
          <w:sz w:val="20"/>
          <w:szCs w:val="20"/>
          <w:lang w:eastAsia="pt-BR"/>
        </w:rPr>
        <w:t>são associadas a um objeto do modelo. Desta forma, dentro de cada região, encontram-se as atividades relativas ao objeto da região.</w:t>
      </w:r>
      <w:r>
        <w:rPr>
          <w:color w:val="000000"/>
          <w:sz w:val="20"/>
          <w:szCs w:val="20"/>
          <w:lang w:eastAsia="pt-BR"/>
        </w:rPr>
        <w:t xml:space="preserve"> </w:t>
      </w:r>
      <w:r w:rsidRPr="00C3051F">
        <w:rPr>
          <w:color w:val="000000"/>
          <w:sz w:val="20"/>
          <w:szCs w:val="20"/>
          <w:lang w:eastAsia="pt-BR"/>
        </w:rPr>
        <w:t>As atividades são conectadas através de arcos (transições), que mostram as dependências entre elas.</w:t>
      </w:r>
      <w:r>
        <w:rPr>
          <w:color w:val="000000"/>
          <w:sz w:val="20"/>
          <w:szCs w:val="20"/>
          <w:lang w:eastAsia="pt-BR"/>
        </w:rPr>
        <w:t xml:space="preserve"> (DIAGRAMA DE ATIVIDADE, 2017</w:t>
      </w:r>
      <w:proofErr w:type="gramStart"/>
      <w:r>
        <w:rPr>
          <w:color w:val="000000"/>
          <w:sz w:val="20"/>
          <w:szCs w:val="20"/>
          <w:lang w:eastAsia="pt-BR"/>
        </w:rPr>
        <w:t>)</w:t>
      </w:r>
      <w:proofErr w:type="gramEnd"/>
    </w:p>
    <w:p w:rsidR="003C650C" w:rsidRDefault="003C650C" w:rsidP="00AB06C5">
      <w:pPr>
        <w:spacing w:after="160" w:line="259" w:lineRule="auto"/>
        <w:jc w:val="left"/>
        <w:rPr>
          <w:b/>
          <w:bCs/>
        </w:rPr>
      </w:pPr>
    </w:p>
    <w:p w:rsidR="003C650C" w:rsidRPr="00C3051F" w:rsidRDefault="002547B6" w:rsidP="00C3051F">
      <w:pPr>
        <w:spacing w:after="160" w:line="240" w:lineRule="auto"/>
        <w:jc w:val="center"/>
        <w:rPr>
          <w:b/>
          <w:bCs/>
          <w:sz w:val="20"/>
          <w:szCs w:val="20"/>
        </w:rPr>
      </w:pPr>
      <w:commentRangeStart w:id="143"/>
      <w:r w:rsidRPr="00A066EB">
        <w:rPr>
          <w:b/>
          <w:bCs/>
          <w:sz w:val="20"/>
          <w:szCs w:val="20"/>
        </w:rPr>
        <w:pict>
          <v:shape id="_x0000_i1051" type="#_x0000_t75" style="width:452.4pt;height:442.85pt">
            <v:imagedata r:id="rId34" o:title=""/>
          </v:shape>
        </w:pict>
      </w:r>
      <w:commentRangeEnd w:id="143"/>
      <w:r w:rsidR="00CE2E83">
        <w:rPr>
          <w:rStyle w:val="Refdecomentrio"/>
        </w:rPr>
        <w:commentReference w:id="143"/>
      </w:r>
    </w:p>
    <w:p w:rsidR="003C650C" w:rsidRPr="00C3051F" w:rsidRDefault="003C650C" w:rsidP="00C3051F">
      <w:pPr>
        <w:spacing w:after="160" w:line="240" w:lineRule="auto"/>
        <w:jc w:val="center"/>
        <w:rPr>
          <w:b/>
          <w:bCs/>
          <w:sz w:val="20"/>
          <w:szCs w:val="20"/>
        </w:rPr>
      </w:pPr>
      <w:r w:rsidRPr="00C3051F">
        <w:rPr>
          <w:b/>
          <w:bCs/>
          <w:sz w:val="20"/>
          <w:szCs w:val="20"/>
        </w:rPr>
        <w:t>Figura 24 – Diagrama de Atividade Criar Nova Movimentação</w:t>
      </w:r>
    </w:p>
    <w:p w:rsidR="003C650C" w:rsidRDefault="003C650C" w:rsidP="00AB06C5">
      <w:pPr>
        <w:spacing w:after="160" w:line="259" w:lineRule="auto"/>
        <w:jc w:val="left"/>
        <w:rPr>
          <w:b/>
          <w:bCs/>
        </w:rPr>
      </w:pPr>
    </w:p>
    <w:p w:rsidR="003C650C" w:rsidRDefault="003C650C" w:rsidP="00AB06C5">
      <w:pPr>
        <w:spacing w:after="160" w:line="259" w:lineRule="auto"/>
        <w:jc w:val="left"/>
        <w:rPr>
          <w:b/>
          <w:bCs/>
        </w:rPr>
      </w:pPr>
      <w:proofErr w:type="gramStart"/>
      <w:r>
        <w:rPr>
          <w:b/>
          <w:bCs/>
        </w:rPr>
        <w:lastRenderedPageBreak/>
        <w:t>8</w:t>
      </w:r>
      <w:proofErr w:type="gramEnd"/>
      <w:r>
        <w:rPr>
          <w:b/>
          <w:bCs/>
        </w:rPr>
        <w:t xml:space="preserve"> MODELO LÓGICO DA BASE DE DADOS</w:t>
      </w:r>
    </w:p>
    <w:p w:rsidR="003C650C" w:rsidRPr="00240FBD" w:rsidRDefault="003C650C" w:rsidP="00C12E48">
      <w:pPr>
        <w:spacing w:after="160" w:line="259" w:lineRule="auto"/>
        <w:ind w:firstLine="708"/>
        <w:jc w:val="left"/>
      </w:pPr>
      <w:r w:rsidRPr="00240FBD">
        <w:t xml:space="preserve">Segue o modelo lógico da base de dados relacionada ao software +Seguro: </w:t>
      </w:r>
    </w:p>
    <w:p w:rsidR="003C650C" w:rsidRDefault="002547B6" w:rsidP="00C12E48">
      <w:pPr>
        <w:spacing w:after="160" w:line="240" w:lineRule="auto"/>
        <w:jc w:val="center"/>
        <w:rPr>
          <w:b/>
          <w:bCs/>
        </w:rPr>
      </w:pPr>
      <w:commentRangeStart w:id="144"/>
      <w:r w:rsidRPr="00A066EB">
        <w:rPr>
          <w:b/>
          <w:bCs/>
        </w:rPr>
        <w:pict>
          <v:shape id="_x0000_i1052" type="#_x0000_t75" style="width:453.05pt;height:205.15pt">
            <v:imagedata r:id="rId35" o:title=""/>
          </v:shape>
        </w:pict>
      </w:r>
      <w:commentRangeEnd w:id="144"/>
      <w:r w:rsidR="00CE2E83">
        <w:rPr>
          <w:rStyle w:val="Refdecomentrio"/>
        </w:rPr>
        <w:commentReference w:id="144"/>
      </w:r>
    </w:p>
    <w:p w:rsidR="003C650C" w:rsidRDefault="003C650C" w:rsidP="00C12E48">
      <w:pPr>
        <w:spacing w:after="160" w:line="240" w:lineRule="auto"/>
        <w:jc w:val="center"/>
        <w:rPr>
          <w:b/>
          <w:bCs/>
          <w:sz w:val="20"/>
          <w:szCs w:val="20"/>
        </w:rPr>
      </w:pPr>
      <w:r>
        <w:rPr>
          <w:b/>
          <w:bCs/>
          <w:sz w:val="20"/>
          <w:szCs w:val="20"/>
        </w:rPr>
        <w:t>Figura 25</w:t>
      </w:r>
      <w:r w:rsidRPr="00C12E48">
        <w:rPr>
          <w:b/>
          <w:bCs/>
          <w:sz w:val="20"/>
          <w:szCs w:val="20"/>
        </w:rPr>
        <w:t xml:space="preserve"> – Modelo Lógico do Banco de Dados</w:t>
      </w:r>
    </w:p>
    <w:p w:rsidR="003C650C" w:rsidRPr="00C12E48" w:rsidRDefault="003C650C" w:rsidP="00C12E48">
      <w:pPr>
        <w:spacing w:after="160" w:line="240" w:lineRule="auto"/>
        <w:jc w:val="center"/>
        <w:rPr>
          <w:b/>
          <w:bCs/>
          <w:sz w:val="20"/>
          <w:szCs w:val="20"/>
        </w:rPr>
      </w:pPr>
    </w:p>
    <w:p w:rsidR="003C650C" w:rsidRDefault="003C650C" w:rsidP="00240FBD">
      <w:pPr>
        <w:spacing w:after="160" w:line="259" w:lineRule="auto"/>
        <w:jc w:val="left"/>
        <w:rPr>
          <w:b/>
          <w:bCs/>
        </w:rPr>
      </w:pPr>
      <w:commentRangeStart w:id="145"/>
      <w:proofErr w:type="gramStart"/>
      <w:r>
        <w:rPr>
          <w:b/>
          <w:bCs/>
        </w:rPr>
        <w:t>9</w:t>
      </w:r>
      <w:proofErr w:type="gramEnd"/>
      <w:r>
        <w:rPr>
          <w:b/>
          <w:bCs/>
        </w:rPr>
        <w:t xml:space="preserve"> ESTRUTURA DE DADOS</w:t>
      </w:r>
      <w:commentRangeEnd w:id="145"/>
      <w:r w:rsidR="00911244">
        <w:rPr>
          <w:rStyle w:val="Refdecomentrio"/>
        </w:rPr>
        <w:commentReference w:id="145"/>
      </w:r>
    </w:p>
    <w:p w:rsidR="003C650C" w:rsidRPr="00240FBD" w:rsidRDefault="003C650C" w:rsidP="00240FBD">
      <w:pPr>
        <w:spacing w:after="160"/>
        <w:ind w:firstLine="708"/>
      </w:pPr>
      <w:r w:rsidRPr="00240FBD">
        <w:t>De acordo com (HAUSER, 2009) a estrutura do banco de dado pode ser visualizada antes mesmo de elaborar o banco de dados em si, desde que se tem em mãos</w:t>
      </w:r>
      <w:proofErr w:type="gramStart"/>
      <w:r w:rsidRPr="00240FBD">
        <w:t xml:space="preserve">  </w:t>
      </w:r>
      <w:proofErr w:type="gramEnd"/>
      <w:r w:rsidRPr="00240FBD">
        <w:t>a documentação do software a ser produzido sendo assim segue as tabelas que foram visualizadas tendo em considerarão o documento de requisitos.</w:t>
      </w:r>
    </w:p>
    <w:p w:rsidR="003C650C" w:rsidRDefault="003C650C" w:rsidP="006C0FC5">
      <w:pPr>
        <w:rPr>
          <w:b/>
          <w:bCs/>
        </w:rPr>
      </w:pPr>
      <w:proofErr w:type="gramStart"/>
      <w:r>
        <w:rPr>
          <w:b/>
          <w:bCs/>
        </w:rPr>
        <w:t xml:space="preserve">9.1 </w:t>
      </w:r>
      <w:r w:rsidRPr="00E62A66">
        <w:rPr>
          <w:b/>
          <w:bCs/>
        </w:rPr>
        <w:t>CADASTRO</w:t>
      </w:r>
      <w:proofErr w:type="gramEnd"/>
      <w:r w:rsidRPr="00E62A66">
        <w:rPr>
          <w:b/>
          <w:bCs/>
        </w:rPr>
        <w:t xml:space="preserve"> DE USURÁRIO</w:t>
      </w:r>
    </w:p>
    <w:p w:rsidR="003C650C" w:rsidRDefault="003C650C" w:rsidP="006C0FC5">
      <w:pPr>
        <w:rPr>
          <w:b/>
          <w:bCs/>
        </w:rPr>
      </w:pPr>
    </w:p>
    <w:p w:rsidR="003C650C" w:rsidRDefault="003C650C" w:rsidP="006A7D66">
      <w:r>
        <w:t>(</w:t>
      </w:r>
      <w:proofErr w:type="spellStart"/>
      <w:proofErr w:type="gramStart"/>
      <w:r w:rsidRPr="00FA5967">
        <w:rPr>
          <w:b/>
          <w:bCs/>
          <w:u w:val="single"/>
        </w:rPr>
        <w:t>codUsiario</w:t>
      </w:r>
      <w:proofErr w:type="spellEnd"/>
      <w:proofErr w:type="gramEnd"/>
      <w:r>
        <w:t xml:space="preserve">, </w:t>
      </w:r>
      <w:proofErr w:type="spellStart"/>
      <w:r>
        <w:t>nomeUsuario</w:t>
      </w:r>
      <w:proofErr w:type="spellEnd"/>
      <w:r>
        <w:t xml:space="preserve">,  </w:t>
      </w:r>
      <w:proofErr w:type="spellStart"/>
      <w:r>
        <w:t>emailUsuario</w:t>
      </w:r>
      <w:proofErr w:type="spellEnd"/>
      <w:r>
        <w:t xml:space="preserve">, </w:t>
      </w:r>
      <w:proofErr w:type="spellStart"/>
      <w:r>
        <w:t>senhaUsuario</w:t>
      </w:r>
      <w:proofErr w:type="spellEnd"/>
      <w:r>
        <w:t xml:space="preserve">, </w:t>
      </w:r>
      <w:proofErr w:type="spellStart"/>
      <w:r>
        <w:t>moedaCorrente</w:t>
      </w:r>
      <w:proofErr w:type="spellEnd"/>
      <w:r>
        <w:t>)</w:t>
      </w:r>
    </w:p>
    <w:p w:rsidR="003C650C" w:rsidRPr="00E62A66" w:rsidRDefault="003C650C" w:rsidP="006C0FC5">
      <w:pPr>
        <w:rPr>
          <w:b/>
          <w:bCs/>
        </w:rPr>
      </w:pPr>
    </w:p>
    <w:p w:rsidR="003C650C" w:rsidRPr="000F7526" w:rsidRDefault="002547B6" w:rsidP="000F7526">
      <w:pPr>
        <w:spacing w:line="480" w:lineRule="auto"/>
        <w:jc w:val="center"/>
        <w:rPr>
          <w:b/>
          <w:bCs/>
          <w:sz w:val="20"/>
          <w:szCs w:val="20"/>
        </w:rPr>
      </w:pPr>
      <w:r w:rsidRPr="00A066EB">
        <w:rPr>
          <w:b/>
          <w:bCs/>
          <w:sz w:val="20"/>
          <w:szCs w:val="20"/>
        </w:rPr>
        <w:pict>
          <v:shape id="_x0000_i1053" type="#_x0000_t75" style="width:447.6pt;height:30.55pt">
            <v:imagedata r:id="rId36" o:title=""/>
          </v:shape>
        </w:pict>
      </w:r>
    </w:p>
    <w:p w:rsidR="003C650C" w:rsidRPr="000F7526" w:rsidRDefault="003C650C" w:rsidP="000F7526">
      <w:pPr>
        <w:spacing w:line="480" w:lineRule="auto"/>
        <w:jc w:val="center"/>
        <w:rPr>
          <w:b/>
          <w:bCs/>
          <w:sz w:val="20"/>
          <w:szCs w:val="20"/>
        </w:rPr>
      </w:pPr>
      <w:r>
        <w:rPr>
          <w:b/>
          <w:bCs/>
          <w:sz w:val="20"/>
          <w:szCs w:val="20"/>
        </w:rPr>
        <w:t>Figura 26 - USUÁ</w:t>
      </w:r>
      <w:r w:rsidRPr="000F7526">
        <w:rPr>
          <w:b/>
          <w:bCs/>
          <w:sz w:val="20"/>
          <w:szCs w:val="20"/>
        </w:rPr>
        <w:t>RIO</w:t>
      </w:r>
    </w:p>
    <w:p w:rsidR="003C650C" w:rsidRPr="006A7D66" w:rsidRDefault="003C650C" w:rsidP="006A7D66">
      <w:pPr>
        <w:jc w:val="center"/>
        <w:rPr>
          <w:b/>
          <w:bCs/>
          <w:sz w:val="20"/>
          <w:szCs w:val="20"/>
        </w:rPr>
      </w:pPr>
    </w:p>
    <w:p w:rsidR="003C650C" w:rsidRDefault="003C650C" w:rsidP="006C0FC5">
      <w:pPr>
        <w:rPr>
          <w:b/>
          <w:bCs/>
        </w:rPr>
      </w:pPr>
    </w:p>
    <w:p w:rsidR="003C650C" w:rsidRDefault="003C650C" w:rsidP="006C0FC5">
      <w:pPr>
        <w:rPr>
          <w:b/>
          <w:bCs/>
        </w:rPr>
      </w:pPr>
    </w:p>
    <w:p w:rsidR="003C650C" w:rsidRDefault="003C650C" w:rsidP="006C0FC5">
      <w:pPr>
        <w:rPr>
          <w:b/>
          <w:bCs/>
        </w:rPr>
      </w:pPr>
    </w:p>
    <w:p w:rsidR="003C650C" w:rsidRDefault="003C650C" w:rsidP="006C0FC5">
      <w:pPr>
        <w:rPr>
          <w:b/>
          <w:bCs/>
        </w:rPr>
      </w:pPr>
    </w:p>
    <w:p w:rsidR="003C650C" w:rsidRDefault="003C650C" w:rsidP="006C0FC5">
      <w:pPr>
        <w:rPr>
          <w:b/>
          <w:bCs/>
        </w:rPr>
      </w:pPr>
      <w:r>
        <w:rPr>
          <w:b/>
          <w:bCs/>
        </w:rPr>
        <w:t>9.2</w:t>
      </w:r>
      <w:proofErr w:type="gramStart"/>
      <w:r w:rsidRPr="006A7D66">
        <w:rPr>
          <w:b/>
          <w:bCs/>
        </w:rPr>
        <w:t xml:space="preserve"> </w:t>
      </w:r>
      <w:r>
        <w:rPr>
          <w:b/>
          <w:bCs/>
        </w:rPr>
        <w:t xml:space="preserve"> </w:t>
      </w:r>
      <w:proofErr w:type="gramEnd"/>
      <w:r>
        <w:rPr>
          <w:b/>
          <w:bCs/>
        </w:rPr>
        <w:t xml:space="preserve">CADASTRO DE </w:t>
      </w:r>
      <w:r w:rsidRPr="006A7D66">
        <w:rPr>
          <w:b/>
          <w:bCs/>
        </w:rPr>
        <w:t xml:space="preserve">MOVIMENTAÇÃO </w:t>
      </w:r>
    </w:p>
    <w:p w:rsidR="003C650C" w:rsidRPr="006A7D66" w:rsidRDefault="003C650C" w:rsidP="006C0FC5">
      <w:pPr>
        <w:rPr>
          <w:b/>
          <w:bCs/>
        </w:rPr>
      </w:pPr>
    </w:p>
    <w:p w:rsidR="003C650C" w:rsidRDefault="003C650C" w:rsidP="006A7D66">
      <w:pPr>
        <w:jc w:val="left"/>
      </w:pPr>
      <w:r>
        <w:t>(</w:t>
      </w:r>
      <w:proofErr w:type="spellStart"/>
      <w:proofErr w:type="gramStart"/>
      <w:r w:rsidRPr="00FA5967">
        <w:rPr>
          <w:b/>
          <w:bCs/>
          <w:u w:val="single"/>
        </w:rPr>
        <w:t>cod</w:t>
      </w:r>
      <w:r>
        <w:rPr>
          <w:b/>
          <w:bCs/>
          <w:u w:val="single"/>
        </w:rPr>
        <w:t>Movimentação</w:t>
      </w:r>
      <w:proofErr w:type="spellEnd"/>
      <w:proofErr w:type="gramEnd"/>
      <w:r>
        <w:t xml:space="preserve">, </w:t>
      </w:r>
      <w:proofErr w:type="spellStart"/>
      <w:r>
        <w:t>tipoMovimentação</w:t>
      </w:r>
      <w:proofErr w:type="spellEnd"/>
      <w:r>
        <w:t xml:space="preserve">, </w:t>
      </w:r>
      <w:proofErr w:type="spellStart"/>
      <w:r>
        <w:t>nomeMovimentação</w:t>
      </w:r>
      <w:proofErr w:type="spellEnd"/>
      <w:r>
        <w:t xml:space="preserve"> </w:t>
      </w:r>
      <w:proofErr w:type="spellStart"/>
      <w:r>
        <w:t>valorMovimentação</w:t>
      </w:r>
      <w:proofErr w:type="spellEnd"/>
      <w:r>
        <w:t xml:space="preserve">, </w:t>
      </w:r>
      <w:proofErr w:type="spellStart"/>
      <w:r>
        <w:t>datInicialMovimentação</w:t>
      </w:r>
      <w:proofErr w:type="spellEnd"/>
      <w:r>
        <w:t xml:space="preserve">, </w:t>
      </w:r>
      <w:proofErr w:type="spellStart"/>
      <w:r>
        <w:t>datFinalMovientação</w:t>
      </w:r>
      <w:proofErr w:type="spellEnd"/>
      <w:r>
        <w:t xml:space="preserve"> </w:t>
      </w:r>
      <w:proofErr w:type="spellStart"/>
      <w:r>
        <w:t>repetMovimentação</w:t>
      </w:r>
      <w:proofErr w:type="spellEnd"/>
      <w:r>
        <w:t xml:space="preserve">, </w:t>
      </w:r>
      <w:proofErr w:type="spellStart"/>
      <w:r>
        <w:t>descrMovimentação</w:t>
      </w:r>
      <w:proofErr w:type="spellEnd"/>
      <w:r>
        <w:t>,  #</w:t>
      </w:r>
      <w:proofErr w:type="spellStart"/>
      <w:r>
        <w:t>codUsuario</w:t>
      </w:r>
      <w:proofErr w:type="spellEnd"/>
      <w:r>
        <w:t xml:space="preserve">. </w:t>
      </w:r>
      <w:proofErr w:type="spellStart"/>
      <w:r>
        <w:t>formaQuitaçãoRecDesp</w:t>
      </w:r>
      <w:proofErr w:type="spellEnd"/>
      <w:r>
        <w:t xml:space="preserve">, </w:t>
      </w:r>
      <w:proofErr w:type="spellStart"/>
      <w:r>
        <w:t>totalMovimentação</w:t>
      </w:r>
      <w:proofErr w:type="spellEnd"/>
      <w:r>
        <w:t>)</w:t>
      </w:r>
    </w:p>
    <w:p w:rsidR="003C650C" w:rsidRDefault="003C650C" w:rsidP="006A7D66">
      <w:pPr>
        <w:jc w:val="left"/>
      </w:pPr>
    </w:p>
    <w:p w:rsidR="003C650C" w:rsidRPr="000F7526" w:rsidRDefault="002547B6" w:rsidP="000F7526">
      <w:pPr>
        <w:jc w:val="center"/>
        <w:rPr>
          <w:b/>
          <w:bCs/>
          <w:sz w:val="20"/>
          <w:szCs w:val="20"/>
        </w:rPr>
      </w:pPr>
      <w:r w:rsidRPr="00A066EB">
        <w:rPr>
          <w:b/>
          <w:bCs/>
          <w:sz w:val="20"/>
          <w:szCs w:val="20"/>
        </w:rPr>
        <w:pict>
          <v:shape id="_x0000_i1054" type="#_x0000_t75" style="width:485.65pt;height:56.4pt">
            <v:imagedata r:id="rId37" o:title=""/>
          </v:shape>
        </w:pict>
      </w:r>
    </w:p>
    <w:p w:rsidR="003C650C" w:rsidRPr="000F7526" w:rsidRDefault="003C650C" w:rsidP="000F7526">
      <w:pPr>
        <w:jc w:val="center"/>
        <w:rPr>
          <w:b/>
          <w:bCs/>
          <w:sz w:val="20"/>
          <w:szCs w:val="20"/>
        </w:rPr>
      </w:pPr>
      <w:r>
        <w:rPr>
          <w:b/>
          <w:bCs/>
          <w:sz w:val="20"/>
          <w:szCs w:val="20"/>
        </w:rPr>
        <w:t>Figura 27</w:t>
      </w:r>
      <w:r w:rsidRPr="000F7526">
        <w:rPr>
          <w:b/>
          <w:bCs/>
          <w:sz w:val="20"/>
          <w:szCs w:val="20"/>
        </w:rPr>
        <w:t xml:space="preserve"> – CADASTRO MOVIMENTAÇÃO</w:t>
      </w:r>
    </w:p>
    <w:p w:rsidR="003C650C" w:rsidRDefault="003C650C" w:rsidP="006C0FC5">
      <w:pPr>
        <w:rPr>
          <w:b/>
          <w:bCs/>
        </w:rPr>
      </w:pPr>
    </w:p>
    <w:p w:rsidR="003C650C" w:rsidRDefault="003C650C" w:rsidP="006C0FC5">
      <w:pPr>
        <w:rPr>
          <w:b/>
          <w:bCs/>
        </w:rPr>
      </w:pPr>
    </w:p>
    <w:p w:rsidR="003C650C" w:rsidRDefault="003C650C" w:rsidP="006C0FC5">
      <w:pPr>
        <w:rPr>
          <w:b/>
          <w:bCs/>
        </w:rPr>
      </w:pPr>
      <w:r>
        <w:rPr>
          <w:b/>
          <w:bCs/>
        </w:rPr>
        <w:t>9.3</w:t>
      </w:r>
      <w:r w:rsidRPr="006A7D66">
        <w:rPr>
          <w:b/>
          <w:bCs/>
        </w:rPr>
        <w:t xml:space="preserve"> SALDO</w:t>
      </w:r>
    </w:p>
    <w:p w:rsidR="003C650C" w:rsidRPr="006A7D66" w:rsidRDefault="003C650C" w:rsidP="006C0FC5">
      <w:pPr>
        <w:rPr>
          <w:b/>
          <w:bCs/>
        </w:rPr>
      </w:pPr>
    </w:p>
    <w:p w:rsidR="003C650C" w:rsidRDefault="003C650C" w:rsidP="006A7D66">
      <w:pPr>
        <w:jc w:val="left"/>
      </w:pPr>
      <w:r>
        <w:t>(</w:t>
      </w:r>
      <w:proofErr w:type="spellStart"/>
      <w:proofErr w:type="gramStart"/>
      <w:r w:rsidRPr="006B728B">
        <w:rPr>
          <w:b/>
          <w:bCs/>
        </w:rPr>
        <w:t>codSaldo</w:t>
      </w:r>
      <w:proofErr w:type="spellEnd"/>
      <w:proofErr w:type="gramEnd"/>
      <w:r>
        <w:t>, #</w:t>
      </w:r>
      <w:proofErr w:type="spellStart"/>
      <w:r>
        <w:t>tipoMovi</w:t>
      </w:r>
      <w:proofErr w:type="spellEnd"/>
      <w:r>
        <w:t>, #</w:t>
      </w:r>
      <w:proofErr w:type="spellStart"/>
      <w:r>
        <w:t>dataIniMovi</w:t>
      </w:r>
      <w:proofErr w:type="spellEnd"/>
      <w:r>
        <w:t>, #</w:t>
      </w:r>
      <w:proofErr w:type="spellStart"/>
      <w:r>
        <w:t>dataFinalMovi</w:t>
      </w:r>
      <w:proofErr w:type="spellEnd"/>
      <w:r>
        <w:t>, #</w:t>
      </w:r>
      <w:proofErr w:type="spellStart"/>
      <w:r>
        <w:t>forQuitRecDesp</w:t>
      </w:r>
      <w:proofErr w:type="spellEnd"/>
      <w:r>
        <w:t>,</w:t>
      </w:r>
      <w:proofErr w:type="spellStart"/>
      <w:r>
        <w:t>totalSaldo</w:t>
      </w:r>
      <w:proofErr w:type="spellEnd"/>
      <w:r>
        <w:t xml:space="preserve">,  # total </w:t>
      </w:r>
      <w:proofErr w:type="spellStart"/>
      <w:r>
        <w:t>Mov</w:t>
      </w:r>
      <w:proofErr w:type="spellEnd"/>
      <w:r>
        <w:t xml:space="preserve">, </w:t>
      </w:r>
      <w:proofErr w:type="spellStart"/>
      <w:r>
        <w:t>formaExibicao</w:t>
      </w:r>
      <w:proofErr w:type="spellEnd"/>
      <w:r>
        <w:t>)</w:t>
      </w:r>
    </w:p>
    <w:p w:rsidR="003C650C" w:rsidRDefault="003C650C" w:rsidP="006A7D66">
      <w:pPr>
        <w:jc w:val="left"/>
        <w:rPr>
          <w:b/>
          <w:bCs/>
        </w:rPr>
      </w:pPr>
    </w:p>
    <w:p w:rsidR="003C650C" w:rsidRPr="000F7526" w:rsidRDefault="002547B6" w:rsidP="000F7526">
      <w:pPr>
        <w:spacing w:line="240" w:lineRule="auto"/>
        <w:jc w:val="center"/>
        <w:rPr>
          <w:b/>
          <w:bCs/>
          <w:sz w:val="20"/>
          <w:szCs w:val="20"/>
        </w:rPr>
      </w:pPr>
      <w:r w:rsidRPr="00A066EB">
        <w:rPr>
          <w:b/>
          <w:bCs/>
          <w:sz w:val="20"/>
          <w:szCs w:val="20"/>
        </w:rPr>
        <w:pict>
          <v:shape id="_x0000_i1055" type="#_x0000_t75" style="width:449.65pt;height:57.05pt">
            <v:imagedata r:id="rId38" o:title=""/>
          </v:shape>
        </w:pict>
      </w:r>
    </w:p>
    <w:p w:rsidR="003C650C" w:rsidRPr="00240FBD" w:rsidRDefault="003C650C" w:rsidP="00240FBD">
      <w:pPr>
        <w:spacing w:line="240" w:lineRule="auto"/>
        <w:jc w:val="center"/>
        <w:rPr>
          <w:b/>
          <w:bCs/>
          <w:sz w:val="20"/>
          <w:szCs w:val="20"/>
        </w:rPr>
      </w:pPr>
      <w:r>
        <w:rPr>
          <w:b/>
          <w:bCs/>
          <w:sz w:val="20"/>
          <w:szCs w:val="20"/>
        </w:rPr>
        <w:t>Figura</w:t>
      </w:r>
      <w:r w:rsidRPr="000F7526">
        <w:rPr>
          <w:b/>
          <w:bCs/>
          <w:sz w:val="20"/>
          <w:szCs w:val="20"/>
        </w:rPr>
        <w:t xml:space="preserve"> </w:t>
      </w:r>
      <w:r>
        <w:rPr>
          <w:b/>
          <w:bCs/>
          <w:sz w:val="20"/>
          <w:szCs w:val="20"/>
        </w:rPr>
        <w:t xml:space="preserve">28 </w:t>
      </w:r>
      <w:r w:rsidRPr="000F7526">
        <w:rPr>
          <w:b/>
          <w:bCs/>
          <w:sz w:val="20"/>
          <w:szCs w:val="20"/>
        </w:rPr>
        <w:t xml:space="preserve">– </w:t>
      </w:r>
      <w:proofErr w:type="gramStart"/>
      <w:r w:rsidRPr="000F7526">
        <w:rPr>
          <w:b/>
          <w:bCs/>
          <w:sz w:val="20"/>
          <w:szCs w:val="20"/>
        </w:rPr>
        <w:t>Calculo</w:t>
      </w:r>
      <w:proofErr w:type="gramEnd"/>
      <w:r w:rsidRPr="000F7526">
        <w:rPr>
          <w:b/>
          <w:bCs/>
          <w:sz w:val="20"/>
          <w:szCs w:val="20"/>
        </w:rPr>
        <w:t xml:space="preserve"> de Saldo</w:t>
      </w:r>
    </w:p>
    <w:p w:rsidR="003C650C" w:rsidRPr="006A7D66" w:rsidRDefault="003C650C" w:rsidP="006A7D66">
      <w:pPr>
        <w:jc w:val="left"/>
        <w:rPr>
          <w:b/>
          <w:bCs/>
        </w:rPr>
      </w:pPr>
    </w:p>
    <w:p w:rsidR="003C650C" w:rsidRDefault="003C650C" w:rsidP="006C0FC5">
      <w:pPr>
        <w:rPr>
          <w:b/>
          <w:bCs/>
        </w:rPr>
      </w:pPr>
      <w:r>
        <w:rPr>
          <w:b/>
          <w:bCs/>
        </w:rPr>
        <w:t>9.4</w:t>
      </w:r>
      <w:r w:rsidRPr="006A7D66">
        <w:rPr>
          <w:b/>
          <w:bCs/>
        </w:rPr>
        <w:t xml:space="preserve"> NOTIFICAÇÃO</w:t>
      </w:r>
    </w:p>
    <w:p w:rsidR="003C650C" w:rsidRPr="006A7D66" w:rsidRDefault="003C650C" w:rsidP="006C0FC5">
      <w:pPr>
        <w:rPr>
          <w:b/>
          <w:bCs/>
        </w:rPr>
      </w:pPr>
    </w:p>
    <w:p w:rsidR="003C650C" w:rsidRDefault="003C650C" w:rsidP="006C0FC5">
      <w:r>
        <w:t>(</w:t>
      </w:r>
      <w:proofErr w:type="spellStart"/>
      <w:proofErr w:type="gramStart"/>
      <w:r w:rsidRPr="004F2537">
        <w:rPr>
          <w:b/>
          <w:bCs/>
          <w:u w:val="single"/>
        </w:rPr>
        <w:t>codNotificação</w:t>
      </w:r>
      <w:proofErr w:type="spellEnd"/>
      <w:proofErr w:type="gramEnd"/>
      <w:r>
        <w:t>,  #</w:t>
      </w:r>
      <w:proofErr w:type="spellStart"/>
      <w:r>
        <w:t>codUsuario</w:t>
      </w:r>
      <w:proofErr w:type="spellEnd"/>
      <w:r>
        <w:t xml:space="preserve">, </w:t>
      </w:r>
      <w:proofErr w:type="spellStart"/>
      <w:r>
        <w:t>tipoNotificação</w:t>
      </w:r>
      <w:proofErr w:type="spellEnd"/>
      <w:r>
        <w:t xml:space="preserve">, </w:t>
      </w:r>
      <w:proofErr w:type="spellStart"/>
      <w:r>
        <w:t>antecedenciaNotificação</w:t>
      </w:r>
      <w:proofErr w:type="spellEnd"/>
      <w:r>
        <w:t>)</w:t>
      </w:r>
    </w:p>
    <w:p w:rsidR="003C650C" w:rsidRDefault="003C650C" w:rsidP="006C0FC5"/>
    <w:p w:rsidR="003C650C" w:rsidRPr="004F37B3" w:rsidRDefault="002547B6" w:rsidP="004F37B3">
      <w:pPr>
        <w:spacing w:line="240" w:lineRule="auto"/>
        <w:jc w:val="center"/>
        <w:rPr>
          <w:b/>
          <w:bCs/>
          <w:sz w:val="20"/>
          <w:szCs w:val="20"/>
        </w:rPr>
      </w:pPr>
      <w:r w:rsidRPr="00A066EB">
        <w:rPr>
          <w:b/>
          <w:bCs/>
          <w:sz w:val="20"/>
          <w:szCs w:val="20"/>
        </w:rPr>
        <w:pict>
          <v:shape id="_x0000_i1056" type="#_x0000_t75" style="width:378.35pt;height:41.45pt">
            <v:imagedata r:id="rId39" o:title=""/>
          </v:shape>
        </w:pict>
      </w:r>
    </w:p>
    <w:p w:rsidR="003C650C" w:rsidRDefault="003C650C" w:rsidP="004F37B3">
      <w:pPr>
        <w:spacing w:line="240" w:lineRule="auto"/>
        <w:jc w:val="center"/>
        <w:rPr>
          <w:b/>
          <w:bCs/>
          <w:sz w:val="20"/>
          <w:szCs w:val="20"/>
        </w:rPr>
      </w:pPr>
      <w:r>
        <w:rPr>
          <w:b/>
          <w:bCs/>
          <w:sz w:val="20"/>
          <w:szCs w:val="20"/>
        </w:rPr>
        <w:t xml:space="preserve">Figura 29 </w:t>
      </w:r>
      <w:r w:rsidRPr="004F37B3">
        <w:rPr>
          <w:b/>
          <w:bCs/>
          <w:sz w:val="20"/>
          <w:szCs w:val="20"/>
        </w:rPr>
        <w:t>– Notificações do Sistema</w:t>
      </w:r>
    </w:p>
    <w:p w:rsidR="003C650C" w:rsidRDefault="003C650C" w:rsidP="004F37B3">
      <w:pPr>
        <w:spacing w:line="240" w:lineRule="auto"/>
        <w:jc w:val="center"/>
        <w:rPr>
          <w:b/>
          <w:bCs/>
          <w:sz w:val="20"/>
          <w:szCs w:val="20"/>
        </w:rPr>
      </w:pPr>
    </w:p>
    <w:p w:rsidR="003C650C" w:rsidRPr="004F37B3" w:rsidRDefault="003C650C" w:rsidP="004F37B3">
      <w:pPr>
        <w:spacing w:line="240" w:lineRule="auto"/>
        <w:jc w:val="center"/>
        <w:rPr>
          <w:b/>
          <w:bCs/>
          <w:sz w:val="20"/>
          <w:szCs w:val="20"/>
        </w:rPr>
      </w:pPr>
    </w:p>
    <w:p w:rsidR="003C650C" w:rsidRDefault="003C650C" w:rsidP="006C0FC5">
      <w:pPr>
        <w:rPr>
          <w:b/>
          <w:bCs/>
        </w:rPr>
      </w:pPr>
    </w:p>
    <w:p w:rsidR="003C650C" w:rsidRDefault="003C650C" w:rsidP="006C0FC5">
      <w:pPr>
        <w:rPr>
          <w:b/>
          <w:bCs/>
        </w:rPr>
      </w:pPr>
    </w:p>
    <w:p w:rsidR="003C650C" w:rsidRDefault="003C650C" w:rsidP="006C0FC5">
      <w:pPr>
        <w:rPr>
          <w:b/>
          <w:bCs/>
        </w:rPr>
      </w:pPr>
    </w:p>
    <w:p w:rsidR="003C650C" w:rsidRDefault="003C650C" w:rsidP="006C0FC5">
      <w:pPr>
        <w:rPr>
          <w:b/>
          <w:bCs/>
        </w:rPr>
      </w:pPr>
    </w:p>
    <w:p w:rsidR="003C650C" w:rsidRDefault="003C650C" w:rsidP="006C0FC5">
      <w:pPr>
        <w:rPr>
          <w:b/>
          <w:bCs/>
        </w:rPr>
      </w:pPr>
    </w:p>
    <w:p w:rsidR="003C650C" w:rsidRDefault="003C650C" w:rsidP="006C0FC5">
      <w:pPr>
        <w:rPr>
          <w:b/>
          <w:bCs/>
        </w:rPr>
      </w:pPr>
    </w:p>
    <w:p w:rsidR="003C650C" w:rsidRDefault="003C650C" w:rsidP="006C0FC5">
      <w:pPr>
        <w:rPr>
          <w:b/>
          <w:bCs/>
        </w:rPr>
      </w:pPr>
      <w:r>
        <w:rPr>
          <w:b/>
          <w:bCs/>
        </w:rPr>
        <w:lastRenderedPageBreak/>
        <w:t>9.5</w:t>
      </w:r>
      <w:r w:rsidRPr="00542FE4">
        <w:rPr>
          <w:b/>
          <w:bCs/>
        </w:rPr>
        <w:t xml:space="preserve"> PERSONALIZAR SISTEMA</w:t>
      </w:r>
    </w:p>
    <w:p w:rsidR="003C650C" w:rsidRPr="00542FE4" w:rsidRDefault="003C650C" w:rsidP="006C0FC5">
      <w:pPr>
        <w:rPr>
          <w:b/>
          <w:bCs/>
        </w:rPr>
      </w:pPr>
    </w:p>
    <w:p w:rsidR="003C650C" w:rsidRDefault="003C650C" w:rsidP="006C0FC5">
      <w:r>
        <w:t xml:space="preserve"> (</w:t>
      </w:r>
      <w:proofErr w:type="spellStart"/>
      <w:proofErr w:type="gramStart"/>
      <w:r w:rsidRPr="004F2537">
        <w:rPr>
          <w:b/>
          <w:bCs/>
          <w:u w:val="single"/>
        </w:rPr>
        <w:t>codConfig</w:t>
      </w:r>
      <w:proofErr w:type="spellEnd"/>
      <w:proofErr w:type="gramEnd"/>
      <w:r>
        <w:t>, #</w:t>
      </w:r>
      <w:proofErr w:type="spellStart"/>
      <w:r>
        <w:t>codUsuario</w:t>
      </w:r>
      <w:proofErr w:type="spellEnd"/>
      <w:r>
        <w:t xml:space="preserve">, </w:t>
      </w:r>
      <w:proofErr w:type="spellStart"/>
      <w:r>
        <w:t>fonteLetra</w:t>
      </w:r>
      <w:proofErr w:type="spellEnd"/>
      <w:r>
        <w:t xml:space="preserve">, </w:t>
      </w:r>
      <w:proofErr w:type="spellStart"/>
      <w:r>
        <w:t>corLetra</w:t>
      </w:r>
      <w:proofErr w:type="spellEnd"/>
      <w:r>
        <w:t xml:space="preserve">, </w:t>
      </w:r>
      <w:proofErr w:type="spellStart"/>
      <w:r>
        <w:t>tamanhoLetra</w:t>
      </w:r>
      <w:proofErr w:type="spellEnd"/>
      <w:r>
        <w:t xml:space="preserve">, </w:t>
      </w:r>
      <w:proofErr w:type="spellStart"/>
      <w:r>
        <w:t>planoDeFundo</w:t>
      </w:r>
      <w:proofErr w:type="spellEnd"/>
      <w:r>
        <w:t>)</w:t>
      </w:r>
    </w:p>
    <w:p w:rsidR="003C650C" w:rsidRDefault="003C650C" w:rsidP="006C0FC5">
      <w:r>
        <w:t>Movimentação Saldo (#</w:t>
      </w:r>
      <w:proofErr w:type="spellStart"/>
      <w:proofErr w:type="gramStart"/>
      <w:r w:rsidRPr="007622AE">
        <w:rPr>
          <w:b/>
          <w:bCs/>
        </w:rPr>
        <w:t>CodMovimentação</w:t>
      </w:r>
      <w:proofErr w:type="spellEnd"/>
      <w:proofErr w:type="gramEnd"/>
      <w:r>
        <w:t xml:space="preserve">, </w:t>
      </w:r>
      <w:proofErr w:type="spellStart"/>
      <w:r>
        <w:t>codSaldo</w:t>
      </w:r>
      <w:proofErr w:type="spellEnd"/>
      <w:r>
        <w:t>)</w:t>
      </w:r>
    </w:p>
    <w:p w:rsidR="003C650C" w:rsidRDefault="003C650C" w:rsidP="006C0FC5"/>
    <w:p w:rsidR="003C650C" w:rsidRPr="004F37B3" w:rsidRDefault="002547B6" w:rsidP="004F37B3">
      <w:pPr>
        <w:spacing w:after="160" w:line="240" w:lineRule="auto"/>
        <w:jc w:val="center"/>
        <w:rPr>
          <w:b/>
          <w:bCs/>
          <w:sz w:val="20"/>
          <w:szCs w:val="20"/>
        </w:rPr>
      </w:pPr>
      <w:r w:rsidRPr="00A066EB">
        <w:rPr>
          <w:b/>
          <w:bCs/>
          <w:sz w:val="20"/>
          <w:szCs w:val="20"/>
        </w:rPr>
        <w:pict>
          <v:shape id="_x0000_i1057" type="#_x0000_t75" style="width:452.4pt;height:46.2pt">
            <v:imagedata r:id="rId40" o:title=""/>
          </v:shape>
        </w:pict>
      </w:r>
    </w:p>
    <w:p w:rsidR="003C650C" w:rsidRDefault="003C650C" w:rsidP="004F37B3">
      <w:pPr>
        <w:spacing w:after="160" w:line="240" w:lineRule="auto"/>
        <w:jc w:val="center"/>
        <w:rPr>
          <w:b/>
          <w:bCs/>
          <w:sz w:val="20"/>
          <w:szCs w:val="20"/>
        </w:rPr>
      </w:pPr>
      <w:r>
        <w:rPr>
          <w:b/>
          <w:bCs/>
          <w:sz w:val="20"/>
          <w:szCs w:val="20"/>
        </w:rPr>
        <w:t>Figura 30</w:t>
      </w:r>
      <w:r w:rsidRPr="004F37B3">
        <w:rPr>
          <w:b/>
          <w:bCs/>
          <w:sz w:val="20"/>
          <w:szCs w:val="20"/>
        </w:rPr>
        <w:t xml:space="preserve"> – Personalização do Sistema</w:t>
      </w:r>
    </w:p>
    <w:p w:rsidR="003C650C" w:rsidRDefault="003C650C" w:rsidP="007059AB">
      <w:pPr>
        <w:spacing w:after="160" w:line="240" w:lineRule="auto"/>
        <w:rPr>
          <w:b/>
          <w:bCs/>
          <w:sz w:val="20"/>
          <w:szCs w:val="20"/>
        </w:rPr>
      </w:pPr>
    </w:p>
    <w:p w:rsidR="003C650C" w:rsidRDefault="003C650C" w:rsidP="007059AB">
      <w:pPr>
        <w:rPr>
          <w:b/>
          <w:bCs/>
        </w:rPr>
      </w:pPr>
      <w:proofErr w:type="gramStart"/>
      <w:r>
        <w:rPr>
          <w:b/>
          <w:bCs/>
        </w:rPr>
        <w:t>9.6</w:t>
      </w:r>
      <w:r w:rsidRPr="007059AB">
        <w:rPr>
          <w:b/>
          <w:bCs/>
        </w:rPr>
        <w:t xml:space="preserve"> MOVIMENTAÇÃO</w:t>
      </w:r>
      <w:proofErr w:type="gramEnd"/>
      <w:r w:rsidRPr="007059AB">
        <w:rPr>
          <w:b/>
          <w:bCs/>
        </w:rPr>
        <w:t xml:space="preserve"> _SALDO </w:t>
      </w:r>
    </w:p>
    <w:p w:rsidR="003C650C" w:rsidRPr="007059AB" w:rsidRDefault="003C650C" w:rsidP="007059AB">
      <w:pPr>
        <w:rPr>
          <w:b/>
          <w:bCs/>
        </w:rPr>
      </w:pPr>
    </w:p>
    <w:p w:rsidR="003C650C" w:rsidRDefault="003C650C" w:rsidP="007059AB">
      <w:r>
        <w:t xml:space="preserve"> </w:t>
      </w:r>
      <w:r w:rsidRPr="007059AB">
        <w:t>(</w:t>
      </w:r>
      <w:proofErr w:type="spellStart"/>
      <w:proofErr w:type="gramStart"/>
      <w:r w:rsidRPr="007059AB">
        <w:rPr>
          <w:b/>
          <w:bCs/>
        </w:rPr>
        <w:t>codCalc</w:t>
      </w:r>
      <w:proofErr w:type="spellEnd"/>
      <w:proofErr w:type="gramEnd"/>
      <w:r w:rsidRPr="007059AB">
        <w:rPr>
          <w:b/>
          <w:bCs/>
        </w:rPr>
        <w:t>,</w:t>
      </w:r>
      <w:r>
        <w:t xml:space="preserve"> </w:t>
      </w:r>
      <w:r w:rsidRPr="007059AB">
        <w:t>#</w:t>
      </w:r>
      <w:proofErr w:type="spellStart"/>
      <w:r w:rsidRPr="007059AB">
        <w:t>CodMovimentação</w:t>
      </w:r>
      <w:proofErr w:type="spellEnd"/>
      <w:r w:rsidRPr="007059AB">
        <w:t>,</w:t>
      </w:r>
      <w:r>
        <w:t xml:space="preserve"> #</w:t>
      </w:r>
      <w:proofErr w:type="spellStart"/>
      <w:r>
        <w:t>codSaldo</w:t>
      </w:r>
      <w:proofErr w:type="spellEnd"/>
      <w:r>
        <w:t>)</w:t>
      </w:r>
    </w:p>
    <w:p w:rsidR="003C650C" w:rsidRDefault="003C650C" w:rsidP="007059AB"/>
    <w:p w:rsidR="003C650C" w:rsidRPr="007059AB" w:rsidRDefault="002547B6" w:rsidP="007059AB">
      <w:pPr>
        <w:jc w:val="center"/>
        <w:rPr>
          <w:b/>
          <w:bCs/>
          <w:sz w:val="20"/>
          <w:szCs w:val="20"/>
        </w:rPr>
      </w:pPr>
      <w:r w:rsidRPr="00A066EB">
        <w:rPr>
          <w:b/>
          <w:bCs/>
          <w:sz w:val="20"/>
          <w:szCs w:val="20"/>
        </w:rPr>
        <w:pict>
          <v:shape id="_x0000_i1058" type="#_x0000_t75" style="width:339.6pt;height:41.45pt">
            <v:imagedata r:id="rId41" o:title=""/>
          </v:shape>
        </w:pict>
      </w:r>
    </w:p>
    <w:p w:rsidR="003C650C" w:rsidRPr="007059AB" w:rsidRDefault="003C650C" w:rsidP="007059AB">
      <w:pPr>
        <w:jc w:val="center"/>
        <w:rPr>
          <w:b/>
          <w:bCs/>
          <w:sz w:val="20"/>
          <w:szCs w:val="20"/>
        </w:rPr>
      </w:pPr>
      <w:r w:rsidRPr="007059AB">
        <w:rPr>
          <w:b/>
          <w:bCs/>
          <w:sz w:val="20"/>
          <w:szCs w:val="20"/>
        </w:rPr>
        <w:t xml:space="preserve">Figura </w:t>
      </w:r>
      <w:r>
        <w:rPr>
          <w:b/>
          <w:bCs/>
          <w:sz w:val="20"/>
          <w:szCs w:val="20"/>
        </w:rPr>
        <w:t>31</w:t>
      </w:r>
      <w:r w:rsidRPr="007059AB">
        <w:rPr>
          <w:b/>
          <w:bCs/>
          <w:sz w:val="20"/>
          <w:szCs w:val="20"/>
        </w:rPr>
        <w:t xml:space="preserve"> – Saldo por Movimentação</w:t>
      </w:r>
    </w:p>
    <w:p w:rsidR="003C650C" w:rsidRPr="004F37B3" w:rsidRDefault="003C650C" w:rsidP="007059AB">
      <w:pPr>
        <w:spacing w:after="160" w:line="240" w:lineRule="auto"/>
        <w:rPr>
          <w:b/>
          <w:bCs/>
          <w:sz w:val="20"/>
          <w:szCs w:val="20"/>
        </w:rPr>
      </w:pPr>
    </w:p>
    <w:p w:rsidR="003C650C" w:rsidRPr="00AB06C5" w:rsidRDefault="003C650C" w:rsidP="00AB06C5">
      <w:pPr>
        <w:spacing w:after="160" w:line="259" w:lineRule="auto"/>
        <w:jc w:val="left"/>
        <w:rPr>
          <w:b/>
          <w:bCs/>
        </w:rPr>
      </w:pPr>
    </w:p>
    <w:p w:rsidR="003C650C" w:rsidRPr="00AB06C5" w:rsidRDefault="003C650C" w:rsidP="00AB06C5">
      <w:pPr>
        <w:spacing w:after="160" w:line="259" w:lineRule="auto"/>
        <w:jc w:val="left"/>
        <w:rPr>
          <w:b/>
          <w:bCs/>
        </w:rPr>
      </w:pPr>
      <w:r>
        <w:rPr>
          <w:b/>
          <w:bCs/>
        </w:rPr>
        <w:t>10 REFERÊNCIAS</w:t>
      </w:r>
    </w:p>
    <w:p w:rsidR="003C650C" w:rsidRPr="00EF50BF" w:rsidRDefault="003C650C" w:rsidP="00F04734">
      <w:pPr>
        <w:pStyle w:val="Ttulo1semnumerao"/>
        <w:spacing w:line="240" w:lineRule="auto"/>
      </w:pPr>
    </w:p>
    <w:p w:rsidR="003C650C" w:rsidRPr="00EF50BF" w:rsidRDefault="003C650C" w:rsidP="00F04734">
      <w:pPr>
        <w:pStyle w:val="Referncia"/>
        <w:rPr>
          <w:noProof/>
        </w:rPr>
      </w:pPr>
      <w:r w:rsidRPr="00EF50BF">
        <w:rPr>
          <w:noProof/>
        </w:rPr>
        <w:t xml:space="preserve">BCB - BANCO CENTRAL DO BRASIL. </w:t>
      </w:r>
      <w:r w:rsidRPr="00EF50BF">
        <w:rPr>
          <w:b/>
          <w:bCs/>
          <w:noProof/>
        </w:rPr>
        <w:t>Glossário Simplificado de Termos Financeiros</w:t>
      </w:r>
      <w:r w:rsidRPr="00EF50BF">
        <w:rPr>
          <w:noProof/>
        </w:rPr>
        <w:t>, 2013a. Disponivel em: &lt;http://www.bcb.gov.br/pre/pef/port/glossario_cidadania_financeira.pdf&gt;. Acesso em: 13 set. 2016.</w:t>
      </w:r>
    </w:p>
    <w:p w:rsidR="003C650C" w:rsidRPr="00EF50BF" w:rsidRDefault="003C650C" w:rsidP="00F04734">
      <w:pPr>
        <w:pStyle w:val="Referncia"/>
        <w:rPr>
          <w:noProof/>
        </w:rPr>
      </w:pPr>
    </w:p>
    <w:p w:rsidR="003C650C" w:rsidRPr="00EF50BF" w:rsidRDefault="003C650C" w:rsidP="00F04734">
      <w:pPr>
        <w:pStyle w:val="Referncia"/>
        <w:rPr>
          <w:noProof/>
        </w:rPr>
      </w:pPr>
      <w:r w:rsidRPr="00EF50BF">
        <w:rPr>
          <w:noProof/>
        </w:rPr>
        <w:t xml:space="preserve">BCB - BANCO CENTRAL DO BRASIL. Orçamento Pessoal. </w:t>
      </w:r>
      <w:r w:rsidRPr="00EF50BF">
        <w:rPr>
          <w:b/>
          <w:bCs/>
          <w:noProof/>
        </w:rPr>
        <w:t>Caderno de Educação Financeira Gestão de Finanças Pessoais (Conteúdo Básico)</w:t>
      </w:r>
      <w:r w:rsidRPr="00EF50BF">
        <w:rPr>
          <w:noProof/>
        </w:rPr>
        <w:t>, 2013b. Disponivel em: &lt;https://www.bcb.gov.br/pre/pef/port/caderno_cidadania_financeira.pdf&gt;. Acesso em: 13 jun. 2016.</w:t>
      </w:r>
    </w:p>
    <w:p w:rsidR="003C650C" w:rsidRPr="00EF50BF" w:rsidRDefault="003C650C" w:rsidP="00F04734">
      <w:pPr>
        <w:pStyle w:val="Referncia"/>
        <w:rPr>
          <w:noProof/>
        </w:rPr>
      </w:pPr>
    </w:p>
    <w:p w:rsidR="003C650C" w:rsidRPr="00EF50BF" w:rsidRDefault="003C650C" w:rsidP="00F04734">
      <w:pPr>
        <w:pStyle w:val="Referncia"/>
        <w:rPr>
          <w:noProof/>
        </w:rPr>
      </w:pPr>
      <w:r w:rsidRPr="00EF50BF">
        <w:rPr>
          <w:noProof/>
        </w:rPr>
        <w:t xml:space="preserve">BCB - BANCO CENTRAL DO BRASIL. </w:t>
      </w:r>
      <w:r w:rsidRPr="00EF50BF">
        <w:rPr>
          <w:b/>
          <w:bCs/>
          <w:noProof/>
        </w:rPr>
        <w:t>Taxa de câmbio</w:t>
      </w:r>
      <w:r w:rsidRPr="00EF50BF">
        <w:rPr>
          <w:noProof/>
        </w:rPr>
        <w:t>, set. 2014. Disponivel em: &lt;http://www.bcb.gov.br/pre/bc_atende/port/taxCam.asp#1&gt;. Acesso em: 02 nov. 2016.</w:t>
      </w:r>
    </w:p>
    <w:p w:rsidR="003C650C" w:rsidRPr="006F2CCF" w:rsidRDefault="003C650C" w:rsidP="006F2CCF">
      <w:pPr>
        <w:pStyle w:val="Referncia"/>
        <w:jc w:val="both"/>
        <w:rPr>
          <w:noProof/>
        </w:rPr>
      </w:pPr>
    </w:p>
    <w:p w:rsidR="003C650C" w:rsidRPr="006F2CCF" w:rsidRDefault="003C650C" w:rsidP="006F2CCF">
      <w:pPr>
        <w:pStyle w:val="Referncia"/>
        <w:jc w:val="both"/>
        <w:rPr>
          <w:color w:val="222222"/>
          <w:shd w:val="clear" w:color="auto" w:fill="FFFFFF"/>
        </w:rPr>
      </w:pPr>
      <w:r w:rsidRPr="006F2CCF">
        <w:rPr>
          <w:color w:val="222222"/>
          <w:shd w:val="clear" w:color="auto" w:fill="FFFFFF"/>
        </w:rPr>
        <w:t xml:space="preserve">BENITTI, </w:t>
      </w:r>
      <w:proofErr w:type="spellStart"/>
      <w:r w:rsidRPr="006F2CCF">
        <w:rPr>
          <w:color w:val="222222"/>
          <w:shd w:val="clear" w:color="auto" w:fill="FFFFFF"/>
        </w:rPr>
        <w:t>Fabiane</w:t>
      </w:r>
      <w:proofErr w:type="spellEnd"/>
      <w:r w:rsidRPr="006F2CCF">
        <w:rPr>
          <w:color w:val="222222"/>
          <w:shd w:val="clear" w:color="auto" w:fill="FFFFFF"/>
        </w:rPr>
        <w:t xml:space="preserve"> Barreto </w:t>
      </w:r>
      <w:proofErr w:type="spellStart"/>
      <w:r w:rsidRPr="006F2CCF">
        <w:rPr>
          <w:color w:val="222222"/>
          <w:shd w:val="clear" w:color="auto" w:fill="FFFFFF"/>
        </w:rPr>
        <w:t>Vavassori</w:t>
      </w:r>
      <w:proofErr w:type="spellEnd"/>
      <w:r w:rsidRPr="006F2CCF">
        <w:rPr>
          <w:color w:val="222222"/>
          <w:shd w:val="clear" w:color="auto" w:fill="FFFFFF"/>
        </w:rPr>
        <w:t xml:space="preserve">; SEARA, Everton </w:t>
      </w:r>
      <w:proofErr w:type="spellStart"/>
      <w:proofErr w:type="gramStart"/>
      <w:r w:rsidRPr="006F2CCF">
        <w:rPr>
          <w:color w:val="222222"/>
          <w:shd w:val="clear" w:color="auto" w:fill="FFFFFF"/>
        </w:rPr>
        <w:t>FFlavio</w:t>
      </w:r>
      <w:proofErr w:type="spellEnd"/>
      <w:proofErr w:type="gramEnd"/>
      <w:r w:rsidRPr="006F2CCF">
        <w:rPr>
          <w:color w:val="222222"/>
          <w:shd w:val="clear" w:color="auto" w:fill="FFFFFF"/>
        </w:rPr>
        <w:t xml:space="preserve"> Rufino; SCHLINDWEIN, Luciane Maria. Processo de Desenvolvimento de Software Educacional: proposta e experimentação.</w:t>
      </w:r>
      <w:r w:rsidRPr="006F2CCF">
        <w:rPr>
          <w:color w:val="222222"/>
        </w:rPr>
        <w:t> </w:t>
      </w:r>
      <w:r w:rsidRPr="006F2CCF">
        <w:rPr>
          <w:b/>
          <w:bCs/>
          <w:color w:val="222222"/>
          <w:shd w:val="clear" w:color="auto" w:fill="FFFFFF"/>
        </w:rPr>
        <w:t>RENOTE</w:t>
      </w:r>
      <w:r w:rsidRPr="006F2CCF">
        <w:rPr>
          <w:color w:val="222222"/>
          <w:shd w:val="clear" w:color="auto" w:fill="FFFFFF"/>
        </w:rPr>
        <w:t xml:space="preserve">, v. 3, n. 1, 2005.   </w:t>
      </w:r>
    </w:p>
    <w:p w:rsidR="003C650C" w:rsidRPr="00EF50BF" w:rsidRDefault="003C650C" w:rsidP="00F04734">
      <w:pPr>
        <w:pStyle w:val="Referncia"/>
        <w:rPr>
          <w:noProof/>
        </w:rPr>
      </w:pPr>
    </w:p>
    <w:p w:rsidR="003C650C" w:rsidRPr="00EF50BF" w:rsidRDefault="003C650C" w:rsidP="00F04734">
      <w:pPr>
        <w:pStyle w:val="Referncia"/>
        <w:rPr>
          <w:noProof/>
        </w:rPr>
      </w:pPr>
      <w:r w:rsidRPr="00EF50BF">
        <w:rPr>
          <w:noProof/>
        </w:rPr>
        <w:lastRenderedPageBreak/>
        <w:t xml:space="preserve">CFA-CRAS - CONSELHOS FEDERAIS E REGIONAIS DE ADMINISTRAÇÃO. </w:t>
      </w:r>
      <w:r w:rsidRPr="00EF50BF">
        <w:rPr>
          <w:b/>
          <w:bCs/>
          <w:noProof/>
        </w:rPr>
        <w:t>Como Cuidar de suas Finanças Pessoais</w:t>
      </w:r>
      <w:r w:rsidRPr="00EF50BF">
        <w:rPr>
          <w:noProof/>
        </w:rPr>
        <w:t>, 2015. Disponivel em: &lt;http://www.cfa.org.br/servicos/publicacoes/cfa-cartilha-financa-pessoal.pdf&gt;. Acesso em: 13 jun. 2016.</w:t>
      </w:r>
    </w:p>
    <w:p w:rsidR="003C650C" w:rsidRPr="00EF50BF" w:rsidRDefault="003C650C" w:rsidP="00F04734">
      <w:pPr>
        <w:pStyle w:val="Referncia"/>
        <w:rPr>
          <w:noProof/>
        </w:rPr>
      </w:pPr>
    </w:p>
    <w:p w:rsidR="003C650C" w:rsidRPr="00EF50BF" w:rsidRDefault="003C650C" w:rsidP="00F04734">
      <w:pPr>
        <w:pStyle w:val="Referncia"/>
        <w:rPr>
          <w:noProof/>
        </w:rPr>
      </w:pPr>
      <w:r w:rsidRPr="00EF50BF">
        <w:rPr>
          <w:noProof/>
        </w:rPr>
        <w:t xml:space="preserve">CFC - CONSELHO FEDERAL DE CONTABILIDADE. </w:t>
      </w:r>
      <w:r w:rsidRPr="00EF50BF">
        <w:rPr>
          <w:b/>
          <w:bCs/>
          <w:noProof/>
        </w:rPr>
        <w:t>Manual de Contabilidade do Sistema CFC/ CRCs</w:t>
      </w:r>
      <w:r w:rsidRPr="00EF50BF">
        <w:rPr>
          <w:noProof/>
        </w:rPr>
        <w:t>. Brasília: Conselho Federal de Contabilidade, 2009. Disponivel em: &lt;http://portalcfc.org.br/wordpress/wp-content/uploads/2013/01/manual_cont.pdf&gt;. Acesso em: 24 out. 2016.</w:t>
      </w:r>
    </w:p>
    <w:p w:rsidR="003C650C" w:rsidRPr="00EF50BF" w:rsidRDefault="003C650C" w:rsidP="00F04734">
      <w:pPr>
        <w:pStyle w:val="Referncia"/>
        <w:rPr>
          <w:noProof/>
        </w:rPr>
      </w:pPr>
    </w:p>
    <w:p w:rsidR="003C650C" w:rsidRPr="00EF50BF" w:rsidRDefault="003C650C" w:rsidP="008B72CE">
      <w:pPr>
        <w:pStyle w:val="Referncia"/>
        <w:jc w:val="both"/>
        <w:rPr>
          <w:noProof/>
        </w:rPr>
      </w:pPr>
      <w:r w:rsidRPr="00EF50BF">
        <w:rPr>
          <w:noProof/>
        </w:rPr>
        <w:t xml:space="preserve">CHIARA, M. D. 80% dos brasileiros não controlam suas finanças. </w:t>
      </w:r>
      <w:r w:rsidRPr="00EF50BF">
        <w:rPr>
          <w:b/>
          <w:bCs/>
          <w:noProof/>
        </w:rPr>
        <w:t>O Estado de São Paulo</w:t>
      </w:r>
      <w:r w:rsidRPr="00EF50BF">
        <w:rPr>
          <w:noProof/>
        </w:rPr>
        <w:t>, 27 jan. 2014. Disponivel em: &lt;http://economia.estadao.com.br/noticias/geral,80-dos-brasileiros-nao-controlam-suas-financas,176437e&gt;. Acesso em: 19 set. 2016.</w:t>
      </w:r>
    </w:p>
    <w:p w:rsidR="003C650C" w:rsidRPr="00EF50BF" w:rsidRDefault="003C650C" w:rsidP="008B72CE">
      <w:pPr>
        <w:pStyle w:val="Referncia"/>
        <w:jc w:val="both"/>
        <w:rPr>
          <w:noProof/>
        </w:rPr>
      </w:pPr>
    </w:p>
    <w:p w:rsidR="003C650C" w:rsidRPr="00EF50BF" w:rsidRDefault="003C650C" w:rsidP="008B72CE">
      <w:pPr>
        <w:pStyle w:val="Referncia"/>
        <w:jc w:val="both"/>
        <w:rPr>
          <w:noProof/>
        </w:rPr>
      </w:pPr>
      <w:r w:rsidRPr="00EF50BF">
        <w:rPr>
          <w:noProof/>
        </w:rPr>
        <w:t xml:space="preserve">CNC - CONFEDERAÇÃO NACIONAL DO COMÉRCIO DE BENS, SERVIÇOS E TURISMO. </w:t>
      </w:r>
      <w:r w:rsidRPr="00EF50BF">
        <w:rPr>
          <w:b/>
          <w:bCs/>
          <w:noProof/>
        </w:rPr>
        <w:t>Percentual de famílias endividadas cai para 60,8% em fevereiro</w:t>
      </w:r>
      <w:r w:rsidRPr="00EF50BF">
        <w:rPr>
          <w:noProof/>
        </w:rPr>
        <w:t>, 2016. Disponivel em: &lt;http://www.cnc.org.br/noticias/economia/percentual-de-familias-endividadas-cai-para-608-em-fevereiro&gt;. Acesso em: 12 jun. 2016.</w:t>
      </w:r>
    </w:p>
    <w:p w:rsidR="003C650C" w:rsidRPr="00EF50BF" w:rsidRDefault="003C650C" w:rsidP="008B72CE">
      <w:pPr>
        <w:pStyle w:val="Referncia"/>
        <w:jc w:val="both"/>
        <w:rPr>
          <w:noProof/>
        </w:rPr>
      </w:pPr>
    </w:p>
    <w:p w:rsidR="003C650C" w:rsidRPr="00133446" w:rsidRDefault="003C650C" w:rsidP="008B72CE">
      <w:pPr>
        <w:pStyle w:val="Referncia"/>
        <w:jc w:val="both"/>
        <w:rPr>
          <w:noProof/>
        </w:rPr>
      </w:pPr>
      <w:r w:rsidRPr="00EF50BF">
        <w:rPr>
          <w:noProof/>
        </w:rPr>
        <w:t xml:space="preserve">DEITEL, H. M.; DEITEL, P. J. </w:t>
      </w:r>
      <w:r w:rsidRPr="00EF50BF">
        <w:rPr>
          <w:b/>
          <w:bCs/>
          <w:noProof/>
        </w:rPr>
        <w:t>Java:</w:t>
      </w:r>
      <w:r w:rsidRPr="00EF50BF">
        <w:rPr>
          <w:noProof/>
        </w:rPr>
        <w:t xml:space="preserve"> Como Programar. </w:t>
      </w:r>
      <w:r w:rsidRPr="00133446">
        <w:rPr>
          <w:noProof/>
        </w:rPr>
        <w:t>4. ed. Porto Alegre: Bookman, 2003.</w:t>
      </w:r>
    </w:p>
    <w:p w:rsidR="003C650C" w:rsidRPr="00133446" w:rsidRDefault="003C650C" w:rsidP="008B72CE">
      <w:pPr>
        <w:pStyle w:val="Referncia"/>
        <w:jc w:val="both"/>
        <w:rPr>
          <w:noProof/>
        </w:rPr>
      </w:pPr>
    </w:p>
    <w:p w:rsidR="003C650C" w:rsidRDefault="003C650C" w:rsidP="008B72CE">
      <w:pPr>
        <w:spacing w:line="240" w:lineRule="auto"/>
        <w:rPr>
          <w:noProof/>
        </w:rPr>
      </w:pPr>
      <w:r w:rsidRPr="00ED76CE">
        <w:rPr>
          <w:color w:val="000000"/>
        </w:rPr>
        <w:t>D</w:t>
      </w:r>
      <w:r>
        <w:rPr>
          <w:color w:val="000000"/>
        </w:rPr>
        <w:t xml:space="preserve">IAGRAMA DE CLASSE UML: </w:t>
      </w:r>
      <w:proofErr w:type="gramStart"/>
      <w:r>
        <w:rPr>
          <w:color w:val="000000"/>
        </w:rPr>
        <w:t>R</w:t>
      </w:r>
      <w:r w:rsidRPr="00ED76CE">
        <w:rPr>
          <w:color w:val="000000"/>
        </w:rPr>
        <w:t>eferência .</w:t>
      </w:r>
      <w:proofErr w:type="gramEnd"/>
      <w:r w:rsidRPr="00ED76CE">
        <w:rPr>
          <w:color w:val="000000"/>
        </w:rPr>
        <w:t xml:space="preserve">Disponível </w:t>
      </w:r>
      <w:r>
        <w:rPr>
          <w:color w:val="000000"/>
        </w:rPr>
        <w:t xml:space="preserve">em: </w:t>
      </w:r>
      <w:r w:rsidRPr="00ED76CE">
        <w:rPr>
          <w:color w:val="000000"/>
        </w:rPr>
        <w:t>&lt;</w:t>
      </w:r>
      <w:r w:rsidRPr="00ED76CE">
        <w:rPr>
          <w:noProof/>
        </w:rPr>
        <w:t>https://msdn.microsoft.com/pt-br/library/dd409437.aspx</w:t>
      </w:r>
      <w:r>
        <w:rPr>
          <w:noProof/>
        </w:rPr>
        <w:t xml:space="preserve"> &gt; Acesso  em: 04 de Jul. 2017</w:t>
      </w:r>
    </w:p>
    <w:p w:rsidR="003C650C" w:rsidRDefault="003C650C" w:rsidP="008B72CE">
      <w:pPr>
        <w:spacing w:line="240" w:lineRule="auto"/>
        <w:rPr>
          <w:noProof/>
        </w:rPr>
      </w:pPr>
    </w:p>
    <w:p w:rsidR="003C650C" w:rsidRDefault="003C650C" w:rsidP="00C3051F">
      <w:pPr>
        <w:spacing w:line="240" w:lineRule="auto"/>
        <w:rPr>
          <w:noProof/>
        </w:rPr>
      </w:pPr>
      <w:r>
        <w:rPr>
          <w:noProof/>
        </w:rPr>
        <w:t xml:space="preserve">DIAGRAMA DE ATIVIDADE. Diponivel em: &lt; </w:t>
      </w:r>
      <w:r w:rsidRPr="00C3051F">
        <w:rPr>
          <w:noProof/>
        </w:rPr>
        <w:t>http://www.dsc.ufcg.edu.br/~jacques/cursos/map/html/uml/diagramas/atividades/diag_atividades.htm</w:t>
      </w:r>
      <w:r>
        <w:rPr>
          <w:noProof/>
        </w:rPr>
        <w:t>.</w:t>
      </w:r>
      <w:r w:rsidRPr="00C3051F">
        <w:rPr>
          <w:noProof/>
        </w:rPr>
        <w:t xml:space="preserve"> </w:t>
      </w:r>
      <w:r>
        <w:rPr>
          <w:noProof/>
        </w:rPr>
        <w:t>Acesso  em: 04 de Jul. 2017</w:t>
      </w:r>
    </w:p>
    <w:p w:rsidR="003C650C" w:rsidRPr="00C3051F" w:rsidRDefault="003C650C" w:rsidP="008B72CE">
      <w:pPr>
        <w:spacing w:line="240" w:lineRule="auto"/>
        <w:rPr>
          <w:noProof/>
        </w:rPr>
      </w:pPr>
    </w:p>
    <w:p w:rsidR="003C650C" w:rsidRDefault="003C650C" w:rsidP="008B72CE">
      <w:pPr>
        <w:spacing w:line="240" w:lineRule="auto"/>
        <w:jc w:val="left"/>
        <w:rPr>
          <w:color w:val="000000"/>
        </w:rPr>
      </w:pPr>
    </w:p>
    <w:p w:rsidR="003C650C" w:rsidRDefault="003C650C" w:rsidP="008B72CE">
      <w:pPr>
        <w:spacing w:line="240" w:lineRule="auto"/>
        <w:jc w:val="left"/>
        <w:rPr>
          <w:color w:val="000000"/>
        </w:rPr>
      </w:pPr>
      <w:r>
        <w:rPr>
          <w:color w:val="000000"/>
        </w:rPr>
        <w:t>DIAGRAMAS DE SEQUÊNCIA. Disponível em: &lt;</w:t>
      </w:r>
    </w:p>
    <w:p w:rsidR="003C650C" w:rsidRDefault="003C650C" w:rsidP="008B72CE">
      <w:pPr>
        <w:spacing w:line="240" w:lineRule="auto"/>
        <w:rPr>
          <w:noProof/>
        </w:rPr>
      </w:pPr>
      <w:r w:rsidRPr="008B72CE">
        <w:rPr>
          <w:color w:val="000000"/>
        </w:rPr>
        <w:t>http://www.dsc.ufcg.edu.br/~jacques/cursos/map/html/uml/diagramas/interacao/sequencia.htm</w:t>
      </w:r>
      <w:r>
        <w:rPr>
          <w:color w:val="000000"/>
        </w:rPr>
        <w:t xml:space="preserve"> &gt;</w:t>
      </w:r>
      <w:r w:rsidRPr="008B72CE">
        <w:rPr>
          <w:noProof/>
        </w:rPr>
        <w:t xml:space="preserve"> </w:t>
      </w:r>
      <w:r>
        <w:rPr>
          <w:noProof/>
        </w:rPr>
        <w:t>Acesso  em: 04 de Jul. 2017</w:t>
      </w:r>
    </w:p>
    <w:p w:rsidR="003C650C" w:rsidRPr="008B72CE" w:rsidRDefault="003C650C" w:rsidP="008B72CE">
      <w:pPr>
        <w:spacing w:line="240" w:lineRule="auto"/>
        <w:rPr>
          <w:color w:val="000000"/>
        </w:rPr>
      </w:pPr>
    </w:p>
    <w:p w:rsidR="003C650C" w:rsidRPr="00ED76CE" w:rsidRDefault="003C650C" w:rsidP="008B72CE">
      <w:pPr>
        <w:pStyle w:val="Referncia"/>
        <w:jc w:val="both"/>
        <w:rPr>
          <w:noProof/>
        </w:rPr>
      </w:pPr>
    </w:p>
    <w:p w:rsidR="003C650C" w:rsidRPr="00EF50BF" w:rsidRDefault="003C650C" w:rsidP="008B72CE">
      <w:pPr>
        <w:pStyle w:val="Referncia"/>
        <w:jc w:val="both"/>
        <w:rPr>
          <w:noProof/>
        </w:rPr>
      </w:pPr>
      <w:r w:rsidRPr="00133446">
        <w:rPr>
          <w:noProof/>
        </w:rPr>
        <w:t xml:space="preserve">GAMMA, E. et al. </w:t>
      </w:r>
      <w:r w:rsidRPr="00EF50BF">
        <w:rPr>
          <w:b/>
          <w:bCs/>
          <w:noProof/>
        </w:rPr>
        <w:t>Padrão de Projeto:</w:t>
      </w:r>
      <w:r w:rsidRPr="00EF50BF">
        <w:rPr>
          <w:noProof/>
        </w:rPr>
        <w:t xml:space="preserve"> Soluções reutilizáveis de software orientado a objetos. São Paulo: Bookman, 2000.</w:t>
      </w:r>
    </w:p>
    <w:p w:rsidR="003C650C" w:rsidRPr="00EF50BF" w:rsidRDefault="003C650C" w:rsidP="00F04734">
      <w:pPr>
        <w:pStyle w:val="Referncia"/>
        <w:rPr>
          <w:noProof/>
        </w:rPr>
      </w:pPr>
    </w:p>
    <w:p w:rsidR="003C650C" w:rsidRDefault="003C650C" w:rsidP="00F04734">
      <w:pPr>
        <w:pStyle w:val="Referncia"/>
        <w:rPr>
          <w:noProof/>
        </w:rPr>
      </w:pPr>
      <w:r w:rsidRPr="00EF50BF">
        <w:rPr>
          <w:noProof/>
        </w:rPr>
        <w:t xml:space="preserve">GRÜSSNER, P. M. </w:t>
      </w:r>
      <w:r w:rsidRPr="00EF50BF">
        <w:rPr>
          <w:b/>
          <w:bCs/>
          <w:noProof/>
        </w:rPr>
        <w:t>Administrando as Finanças Pessoais para Criação de Patrimônio</w:t>
      </w:r>
      <w:r w:rsidRPr="00EF50BF">
        <w:rPr>
          <w:noProof/>
        </w:rPr>
        <w:t>, Porto Alegre, 2007. Disponivel em: &lt;http://www.lume.ufrgs.br/bitstream/handle/10183/6506/000486157.pdf?sequence=1&gt;. Acesso em: 12 jun. 2016.</w:t>
      </w:r>
    </w:p>
    <w:p w:rsidR="003C650C" w:rsidRDefault="003C650C" w:rsidP="00F04734">
      <w:pPr>
        <w:pStyle w:val="Referncia"/>
        <w:rPr>
          <w:noProof/>
        </w:rPr>
      </w:pPr>
    </w:p>
    <w:p w:rsidR="003C650C" w:rsidRPr="00240FBD" w:rsidRDefault="003C650C" w:rsidP="00F04734">
      <w:pPr>
        <w:pStyle w:val="Referncia"/>
        <w:rPr>
          <w:noProof/>
        </w:rPr>
      </w:pPr>
      <w:r w:rsidRPr="00240FBD">
        <w:rPr>
          <w:color w:val="222222"/>
          <w:shd w:val="clear" w:color="auto" w:fill="FFFFFF"/>
        </w:rPr>
        <w:t>HEUSER, Carlos Alberto.</w:t>
      </w:r>
      <w:r w:rsidRPr="00240FBD">
        <w:rPr>
          <w:color w:val="222222"/>
        </w:rPr>
        <w:t> </w:t>
      </w:r>
      <w:r w:rsidRPr="00240FBD">
        <w:rPr>
          <w:b/>
          <w:bCs/>
          <w:color w:val="222222"/>
          <w:shd w:val="clear" w:color="auto" w:fill="FFFFFF"/>
        </w:rPr>
        <w:t xml:space="preserve">Projeto de banco de dados: Volume </w:t>
      </w:r>
      <w:proofErr w:type="gramStart"/>
      <w:r w:rsidRPr="00240FBD">
        <w:rPr>
          <w:b/>
          <w:bCs/>
          <w:color w:val="222222"/>
          <w:shd w:val="clear" w:color="auto" w:fill="FFFFFF"/>
        </w:rPr>
        <w:t>4</w:t>
      </w:r>
      <w:proofErr w:type="gramEnd"/>
      <w:r w:rsidRPr="00240FBD">
        <w:rPr>
          <w:b/>
          <w:bCs/>
          <w:color w:val="222222"/>
          <w:shd w:val="clear" w:color="auto" w:fill="FFFFFF"/>
        </w:rPr>
        <w:t xml:space="preserve"> da Série Livros didáticos informática UFRGS</w:t>
      </w:r>
      <w:r w:rsidRPr="00240FBD">
        <w:rPr>
          <w:color w:val="222222"/>
          <w:shd w:val="clear" w:color="auto" w:fill="FFFFFF"/>
        </w:rPr>
        <w:t xml:space="preserve">. </w:t>
      </w:r>
      <w:proofErr w:type="spellStart"/>
      <w:r w:rsidRPr="00240FBD">
        <w:rPr>
          <w:color w:val="222222"/>
          <w:shd w:val="clear" w:color="auto" w:fill="FFFFFF"/>
        </w:rPr>
        <w:t>Bookman</w:t>
      </w:r>
      <w:proofErr w:type="spellEnd"/>
      <w:r w:rsidRPr="00240FBD">
        <w:rPr>
          <w:color w:val="222222"/>
          <w:shd w:val="clear" w:color="auto" w:fill="FFFFFF"/>
        </w:rPr>
        <w:t xml:space="preserve"> Editora, 2009.</w:t>
      </w:r>
    </w:p>
    <w:p w:rsidR="003C650C" w:rsidRPr="00EF50BF" w:rsidRDefault="003C650C" w:rsidP="00F04734">
      <w:pPr>
        <w:pStyle w:val="Referncia"/>
        <w:rPr>
          <w:noProof/>
        </w:rPr>
      </w:pPr>
    </w:p>
    <w:p w:rsidR="003C650C" w:rsidRPr="00EF50BF" w:rsidRDefault="003C650C" w:rsidP="00F04734">
      <w:pPr>
        <w:pStyle w:val="Referncia"/>
        <w:rPr>
          <w:noProof/>
        </w:rPr>
      </w:pPr>
      <w:r w:rsidRPr="00EF50BF">
        <w:rPr>
          <w:noProof/>
        </w:rPr>
        <w:t>NBR ISO/IEC 9126-1. [S.l.]: ABNT, 2003. Projeto 21:101.01-009:2002.</w:t>
      </w:r>
    </w:p>
    <w:p w:rsidR="003C650C" w:rsidRPr="00EF50BF" w:rsidRDefault="003C650C" w:rsidP="00F04734">
      <w:pPr>
        <w:pStyle w:val="Referncia"/>
        <w:rPr>
          <w:noProof/>
        </w:rPr>
      </w:pPr>
    </w:p>
    <w:p w:rsidR="003C650C" w:rsidRPr="00EF50BF" w:rsidRDefault="003C650C" w:rsidP="00F04734">
      <w:pPr>
        <w:pStyle w:val="Referncia"/>
        <w:rPr>
          <w:noProof/>
        </w:rPr>
      </w:pPr>
      <w:r w:rsidRPr="00EF50BF">
        <w:rPr>
          <w:noProof/>
        </w:rPr>
        <w:lastRenderedPageBreak/>
        <w:t xml:space="preserve">PAULA FILHO, W. D. P. </w:t>
      </w:r>
      <w:r w:rsidRPr="00EF50BF">
        <w:rPr>
          <w:b/>
          <w:bCs/>
          <w:noProof/>
        </w:rPr>
        <w:t>Engenharia de software:</w:t>
      </w:r>
      <w:r w:rsidRPr="00EF50BF">
        <w:rPr>
          <w:noProof/>
        </w:rPr>
        <w:t xml:space="preserve"> Fundamentos, Métodos e Padrões. 3. ed. Rio de Janeito: LTC, 2003.</w:t>
      </w:r>
    </w:p>
    <w:p w:rsidR="003C650C" w:rsidRPr="00EF50BF" w:rsidRDefault="003C650C" w:rsidP="00F04734">
      <w:pPr>
        <w:pStyle w:val="Referncia"/>
        <w:rPr>
          <w:noProof/>
        </w:rPr>
      </w:pPr>
    </w:p>
    <w:p w:rsidR="003C650C" w:rsidRPr="00EF50BF" w:rsidRDefault="003C650C" w:rsidP="00F04734">
      <w:pPr>
        <w:pStyle w:val="Referncia"/>
        <w:rPr>
          <w:noProof/>
        </w:rPr>
      </w:pPr>
      <w:r w:rsidRPr="00EF50BF">
        <w:rPr>
          <w:noProof/>
        </w:rPr>
        <w:t xml:space="preserve">PRESSMAN, R. S. </w:t>
      </w:r>
      <w:r w:rsidRPr="00EF50BF">
        <w:rPr>
          <w:b/>
          <w:bCs/>
          <w:noProof/>
        </w:rPr>
        <w:t>Engenharia de Software:</w:t>
      </w:r>
      <w:r w:rsidRPr="00EF50BF">
        <w:rPr>
          <w:noProof/>
        </w:rPr>
        <w:t xml:space="preserve"> Uma Abordagem Profissional. 7. ed. Porto Alegre: AMGH, 2011.</w:t>
      </w:r>
    </w:p>
    <w:p w:rsidR="003C650C" w:rsidRPr="00EF50BF" w:rsidRDefault="003C650C" w:rsidP="00F04734">
      <w:pPr>
        <w:pStyle w:val="Referncia"/>
        <w:rPr>
          <w:noProof/>
        </w:rPr>
      </w:pPr>
    </w:p>
    <w:p w:rsidR="003C650C" w:rsidRPr="00EF50BF" w:rsidRDefault="003C650C" w:rsidP="00F04734">
      <w:pPr>
        <w:pStyle w:val="Referncia"/>
        <w:rPr>
          <w:noProof/>
        </w:rPr>
      </w:pPr>
      <w:r w:rsidRPr="00EF50BF">
        <w:rPr>
          <w:noProof/>
        </w:rPr>
        <w:t xml:space="preserve">SOMMERVILLE, I. </w:t>
      </w:r>
      <w:r w:rsidRPr="00EF50BF">
        <w:rPr>
          <w:b/>
          <w:bCs/>
          <w:noProof/>
        </w:rPr>
        <w:t>Engenharia de Software</w:t>
      </w:r>
      <w:r w:rsidRPr="00EF50BF">
        <w:rPr>
          <w:noProof/>
        </w:rPr>
        <w:t>. 9. ed. São Paulo: Person, 2011.</w:t>
      </w:r>
    </w:p>
    <w:p w:rsidR="003C650C" w:rsidRPr="00EF50BF" w:rsidRDefault="003C650C" w:rsidP="00F04734">
      <w:pPr>
        <w:pStyle w:val="Referncia"/>
        <w:rPr>
          <w:noProof/>
        </w:rPr>
      </w:pPr>
    </w:p>
    <w:p w:rsidR="003C650C" w:rsidRPr="00EF50BF" w:rsidRDefault="003C650C" w:rsidP="00F04734">
      <w:pPr>
        <w:pStyle w:val="Referncia"/>
        <w:rPr>
          <w:noProof/>
        </w:rPr>
      </w:pPr>
      <w:r w:rsidRPr="00EF50BF">
        <w:rPr>
          <w:noProof/>
        </w:rPr>
        <w:t xml:space="preserve">SPC BRASIL - SERVIÇO DE PROTEÇÃO AO CRÉDITO. </w:t>
      </w:r>
      <w:r w:rsidRPr="00EF50BF">
        <w:rPr>
          <w:b/>
          <w:bCs/>
          <w:noProof/>
        </w:rPr>
        <w:t>Apenas 38% dos brasileiros se sentem seguros para lidarApenas 38% dos brasileiros se sentem seguros para lidar</w:t>
      </w:r>
      <w:r w:rsidRPr="00EF50BF">
        <w:rPr>
          <w:noProof/>
        </w:rPr>
        <w:t>, 2016. Disponivel em: &lt;https://www.spcbrasil.org.br/imprensa/noticia/1335&gt;. Acesso em: 13 jun. 2016.</w:t>
      </w:r>
    </w:p>
    <w:p w:rsidR="003C650C" w:rsidRPr="00EF50BF" w:rsidRDefault="003C650C" w:rsidP="00F04734">
      <w:pPr>
        <w:pStyle w:val="Referncia"/>
      </w:pPr>
    </w:p>
    <w:p w:rsidR="003C650C" w:rsidRPr="00EF50BF" w:rsidRDefault="003C650C" w:rsidP="00613601"/>
    <w:sectPr w:rsidR="003C650C" w:rsidRPr="00EF50BF" w:rsidSect="00C270FD">
      <w:headerReference w:type="default" r:id="rId42"/>
      <w:pgSz w:w="11906" w:h="16838" w:code="9"/>
      <w:pgMar w:top="1134" w:right="1134" w:bottom="1701" w:left="1701" w:header="709" w:footer="709" w:gutter="0"/>
      <w:pgNumType w:start="1"/>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Silvia Helena" w:date="2017-06-27T00:20:00Z" w:initials="SH">
    <w:p w:rsidR="002E6281" w:rsidRDefault="002E6281">
      <w:pPr>
        <w:pStyle w:val="Textodecomentrio"/>
      </w:pPr>
      <w:r>
        <w:rPr>
          <w:rStyle w:val="Refdecomentrio"/>
        </w:rPr>
        <w:annotationRef/>
      </w:r>
    </w:p>
    <w:p w:rsidR="002E6281" w:rsidRDefault="002E6281">
      <w:pPr>
        <w:pStyle w:val="Textodecomentrio"/>
      </w:pPr>
      <w:r>
        <w:t>INFELIZMENTE A MODELAGEM DO SEU PROJETO ESTA TODA ERRADA</w:t>
      </w:r>
    </w:p>
    <w:p w:rsidR="002E6281" w:rsidRDefault="002E6281">
      <w:pPr>
        <w:pStyle w:val="Textodecomentrio"/>
      </w:pPr>
    </w:p>
    <w:p w:rsidR="002E6281" w:rsidRDefault="002E6281">
      <w:pPr>
        <w:pStyle w:val="Textodecomentrio"/>
      </w:pPr>
      <w:r>
        <w:t>SE VOCE SEGUIR ISTO PARA PROGRAMAR CERTAMENTE O PROJETO NÃO ACONTECERA.</w:t>
      </w:r>
    </w:p>
    <w:p w:rsidR="002E6281" w:rsidRDefault="002E6281">
      <w:pPr>
        <w:pStyle w:val="Textodecomentrio"/>
      </w:pPr>
    </w:p>
    <w:p w:rsidR="002E6281" w:rsidRDefault="002E6281">
      <w:pPr>
        <w:pStyle w:val="Textodecomentrio"/>
      </w:pPr>
      <w:r>
        <w:t>PRINCIPALMENTE PORQUE A ESTRUTURA DO BANCO DE DADOS ESTA TOTALMENTE ERRADA.</w:t>
      </w:r>
    </w:p>
    <w:p w:rsidR="002E6281" w:rsidRDefault="002E6281">
      <w:pPr>
        <w:pStyle w:val="Textodecomentrio"/>
      </w:pPr>
    </w:p>
    <w:p w:rsidR="002E6281" w:rsidRDefault="002E6281">
      <w:pPr>
        <w:pStyle w:val="Textodecomentrio"/>
      </w:pPr>
      <w:r>
        <w:t>SE REALMENTE FOR SE MATRICULAR NA DISCIPLINA DE LABORATORIO DE ENGENHARIA TERA QUE REVER ESSE PROJETO TODO ANTES</w:t>
      </w:r>
    </w:p>
    <w:p w:rsidR="002E6281" w:rsidRDefault="002E6281">
      <w:pPr>
        <w:pStyle w:val="Textodecomentrio"/>
      </w:pPr>
      <w:r>
        <w:t xml:space="preserve"> </w:t>
      </w:r>
    </w:p>
  </w:comment>
  <w:comment w:id="51" w:author="Silvia Helena" w:date="2017-06-22T15:57:00Z" w:initials="SH">
    <w:p w:rsidR="00C40D2B" w:rsidRDefault="00C40D2B" w:rsidP="00570741">
      <w:pPr>
        <w:pStyle w:val="Textodecomentrio"/>
      </w:pPr>
      <w:r>
        <w:rPr>
          <w:rStyle w:val="Refdecomentrio"/>
        </w:rPr>
        <w:annotationRef/>
      </w:r>
      <w:proofErr w:type="gramStart"/>
      <w:r>
        <w:t>não</w:t>
      </w:r>
      <w:proofErr w:type="gramEnd"/>
      <w:r>
        <w:t xml:space="preserve"> vejo necessidade disso, considerando que isto já estará relacionado a um lançamento referente a isso e </w:t>
      </w:r>
      <w:proofErr w:type="spellStart"/>
      <w:r>
        <w:t>la</w:t>
      </w:r>
      <w:proofErr w:type="spellEnd"/>
      <w:r>
        <w:t xml:space="preserve"> terá uma data</w:t>
      </w:r>
    </w:p>
  </w:comment>
  <w:comment w:id="54" w:author="Silvia Helena" w:date="2017-06-22T15:52:00Z" w:initials="SH">
    <w:p w:rsidR="00C40D2B" w:rsidRDefault="00C40D2B">
      <w:pPr>
        <w:pStyle w:val="Textodecomentrio"/>
      </w:pPr>
      <w:r>
        <w:rPr>
          <w:rStyle w:val="Refdecomentrio"/>
        </w:rPr>
        <w:annotationRef/>
      </w:r>
      <w:r>
        <w:t>Não entendi isso.</w:t>
      </w:r>
    </w:p>
    <w:p w:rsidR="00C40D2B" w:rsidRDefault="00C40D2B">
      <w:pPr>
        <w:pStyle w:val="Textodecomentrio"/>
      </w:pPr>
    </w:p>
    <w:p w:rsidR="00C40D2B" w:rsidRDefault="00C40D2B">
      <w:pPr>
        <w:pStyle w:val="Textodecomentrio"/>
      </w:pPr>
      <w:r>
        <w:t>Este requisito não é exatamente para cadastrar os tipos de despesas e receitas?</w:t>
      </w:r>
    </w:p>
  </w:comment>
  <w:comment w:id="55" w:author="Silvia Helena" w:date="2017-06-22T15:53:00Z" w:initials="SH">
    <w:p w:rsidR="00C40D2B" w:rsidRDefault="00C40D2B">
      <w:pPr>
        <w:pStyle w:val="Textodecomentrio"/>
      </w:pPr>
      <w:r>
        <w:rPr>
          <w:rStyle w:val="Refdecomentrio"/>
        </w:rPr>
        <w:annotationRef/>
      </w:r>
      <w:proofErr w:type="spellStart"/>
      <w:r>
        <w:t>Tbm</w:t>
      </w:r>
      <w:proofErr w:type="spellEnd"/>
      <w:r>
        <w:t xml:space="preserve"> confuso</w:t>
      </w:r>
    </w:p>
  </w:comment>
  <w:comment w:id="56" w:author="Silvia Helena" w:date="2017-06-22T15:55:00Z" w:initials="SH">
    <w:p w:rsidR="00C40D2B" w:rsidRDefault="00C40D2B">
      <w:pPr>
        <w:pStyle w:val="Textodecomentrio"/>
      </w:pPr>
      <w:r>
        <w:rPr>
          <w:rStyle w:val="Refdecomentrio"/>
        </w:rPr>
        <w:annotationRef/>
      </w:r>
      <w:r>
        <w:t>Creio que o que resolveria isto tudo que descreveu acima seja colocar um campo tipo de lançamento (despesa ou receita) para cada novo cadastro de tipo</w:t>
      </w:r>
    </w:p>
    <w:p w:rsidR="00C40D2B" w:rsidRDefault="00C40D2B">
      <w:pPr>
        <w:pStyle w:val="Textodecomentrio"/>
      </w:pPr>
    </w:p>
    <w:p w:rsidR="00C40D2B" w:rsidRDefault="00C40D2B">
      <w:pPr>
        <w:pStyle w:val="Textodecomentrio"/>
      </w:pPr>
      <w:r>
        <w:t>Já o saldo: fiquei na duvida se quer por tipo ou por todas as despesas e por todas as receitas</w:t>
      </w:r>
    </w:p>
  </w:comment>
  <w:comment w:id="59" w:author="Silvia Helena" w:date="2017-06-22T15:49:00Z" w:initials="SH">
    <w:p w:rsidR="00C40D2B" w:rsidRDefault="00C40D2B">
      <w:pPr>
        <w:pStyle w:val="Textodecomentrio"/>
      </w:pPr>
      <w:r>
        <w:rPr>
          <w:rStyle w:val="Refdecomentrio"/>
        </w:rPr>
        <w:annotationRef/>
      </w:r>
      <w:r>
        <w:t>CONFUSO</w:t>
      </w:r>
    </w:p>
  </w:comment>
  <w:comment w:id="62" w:author="Silvia Helena" w:date="2017-06-22T15:51:00Z" w:initials="SH">
    <w:p w:rsidR="00C40D2B" w:rsidRDefault="00C40D2B">
      <w:pPr>
        <w:pStyle w:val="Textodecomentrio"/>
      </w:pPr>
      <w:r>
        <w:rPr>
          <w:rStyle w:val="Refdecomentrio"/>
        </w:rPr>
        <w:annotationRef/>
      </w:r>
      <w:proofErr w:type="gramStart"/>
      <w:r>
        <w:t>não</w:t>
      </w:r>
      <w:proofErr w:type="gramEnd"/>
      <w:r>
        <w:t xml:space="preserve"> vejo necessidade disso, considerando que isto já estará relacionado a um lançamento referente a isso e </w:t>
      </w:r>
      <w:proofErr w:type="spellStart"/>
      <w:r>
        <w:t>la</w:t>
      </w:r>
      <w:proofErr w:type="spellEnd"/>
      <w:r>
        <w:t xml:space="preserve"> terá uma data</w:t>
      </w:r>
    </w:p>
  </w:comment>
  <w:comment w:id="80" w:author="Silvia Helena" w:date="2017-06-22T16:05:00Z" w:initials="SH">
    <w:p w:rsidR="00C40D2B" w:rsidRDefault="00C40D2B">
      <w:pPr>
        <w:pStyle w:val="Textodecomentrio"/>
      </w:pPr>
      <w:r>
        <w:rPr>
          <w:rStyle w:val="Refdecomentrio"/>
        </w:rPr>
        <w:annotationRef/>
      </w:r>
      <w:proofErr w:type="gramStart"/>
      <w:r>
        <w:t>isso</w:t>
      </w:r>
      <w:proofErr w:type="gramEnd"/>
      <w:r>
        <w:t xml:space="preserve"> já foi </w:t>
      </w:r>
      <w:proofErr w:type="spellStart"/>
      <w:r>
        <w:t>incluido</w:t>
      </w:r>
      <w:proofErr w:type="spellEnd"/>
      <w:r>
        <w:t xml:space="preserve"> antes</w:t>
      </w:r>
    </w:p>
    <w:p w:rsidR="00C40D2B" w:rsidRDefault="00C40D2B">
      <w:pPr>
        <w:pStyle w:val="Textodecomentrio"/>
      </w:pPr>
    </w:p>
    <w:p w:rsidR="00C40D2B" w:rsidRDefault="00C40D2B">
      <w:pPr>
        <w:pStyle w:val="Textodecomentrio"/>
      </w:pPr>
      <w:proofErr w:type="gramStart"/>
      <w:r>
        <w:t>aqui</w:t>
      </w:r>
      <w:proofErr w:type="gramEnd"/>
      <w:r>
        <w:t xml:space="preserve"> seria somente complementar com os dados referente a </w:t>
      </w:r>
      <w:proofErr w:type="spellStart"/>
      <w:r>
        <w:t>recorrencia</w:t>
      </w:r>
      <w:proofErr w:type="spellEnd"/>
    </w:p>
  </w:comment>
  <w:comment w:id="89" w:author="Silvia Helena" w:date="2017-06-22T16:06:00Z" w:initials="SH">
    <w:p w:rsidR="00C40D2B" w:rsidRDefault="00C40D2B">
      <w:pPr>
        <w:pStyle w:val="Textodecomentrio"/>
      </w:pPr>
      <w:r>
        <w:rPr>
          <w:rStyle w:val="Refdecomentrio"/>
        </w:rPr>
        <w:annotationRef/>
      </w:r>
      <w:proofErr w:type="gramStart"/>
      <w:r>
        <w:t>que</w:t>
      </w:r>
      <w:proofErr w:type="gramEnd"/>
      <w:r>
        <w:t xml:space="preserve"> valor??</w:t>
      </w:r>
    </w:p>
    <w:p w:rsidR="00C40D2B" w:rsidRDefault="00C40D2B">
      <w:pPr>
        <w:pStyle w:val="Textodecomentrio"/>
      </w:pPr>
      <w:r>
        <w:t>Ou quis dizer, uma inclusão de lançamento?</w:t>
      </w:r>
    </w:p>
  </w:comment>
  <w:comment w:id="90" w:author="Silvia Helena" w:date="2017-06-22T16:07:00Z" w:initials="SH">
    <w:p w:rsidR="00C40D2B" w:rsidRDefault="00C40D2B">
      <w:pPr>
        <w:pStyle w:val="Textodecomentrio"/>
      </w:pPr>
      <w:r>
        <w:rPr>
          <w:rStyle w:val="Refdecomentrio"/>
        </w:rPr>
        <w:annotationRef/>
      </w:r>
      <w:r>
        <w:t xml:space="preserve">Não vejo o </w:t>
      </w:r>
      <w:proofErr w:type="gramStart"/>
      <w:r>
        <w:t>porque</w:t>
      </w:r>
      <w:proofErr w:type="gramEnd"/>
      <w:r>
        <w:t xml:space="preserve"> deste requisito, já que o anterior já faz a mesma coisa, considerando que ao escolher uma categoria, ela já ira definir se é de receita ou despesa</w:t>
      </w:r>
    </w:p>
  </w:comment>
  <w:comment w:id="97" w:author="Silvia Helena" w:date="2017-06-22T16:08:00Z" w:initials="SH">
    <w:p w:rsidR="00C40D2B" w:rsidRDefault="00C40D2B">
      <w:pPr>
        <w:pStyle w:val="Textodecomentrio"/>
      </w:pPr>
      <w:r>
        <w:rPr>
          <w:rStyle w:val="Refdecomentrio"/>
        </w:rPr>
        <w:annotationRef/>
      </w:r>
      <w:r>
        <w:t xml:space="preserve">Não vejo isso como uma coisa </w:t>
      </w:r>
      <w:proofErr w:type="spellStart"/>
      <w:r>
        <w:t>necessaria</w:t>
      </w:r>
      <w:proofErr w:type="spellEnd"/>
    </w:p>
  </w:comment>
  <w:comment w:id="98" w:author="Silvia Helena" w:date="2017-06-22T16:11:00Z" w:initials="SH">
    <w:p w:rsidR="00C40D2B" w:rsidRDefault="00C40D2B">
      <w:pPr>
        <w:pStyle w:val="Textodecomentrio"/>
      </w:pPr>
      <w:r>
        <w:rPr>
          <w:rStyle w:val="Refdecomentrio"/>
        </w:rPr>
        <w:annotationRef/>
      </w:r>
      <w:r>
        <w:t>Este saldo é a soma das receitas ou despesas por tipo escolhido? É isso?</w:t>
      </w:r>
    </w:p>
  </w:comment>
  <w:comment w:id="99" w:author="Silvia Helena" w:date="2017-06-22T16:12:00Z" w:initials="SH">
    <w:p w:rsidR="00C40D2B" w:rsidRDefault="00C40D2B">
      <w:pPr>
        <w:pStyle w:val="Textodecomentrio"/>
      </w:pPr>
      <w:r>
        <w:rPr>
          <w:rStyle w:val="Refdecomentrio"/>
        </w:rPr>
        <w:annotationRef/>
      </w:r>
      <w:r>
        <w:t>O que é isso</w:t>
      </w:r>
      <w:proofErr w:type="gramStart"/>
      <w:r>
        <w:t>??</w:t>
      </w:r>
      <w:proofErr w:type="gramEnd"/>
    </w:p>
  </w:comment>
  <w:comment w:id="100" w:author="Silvia Helena" w:date="2017-06-22T16:14:00Z" w:initials="SH">
    <w:p w:rsidR="00C40D2B" w:rsidRDefault="00C40D2B" w:rsidP="002703F2">
      <w:pPr>
        <w:pStyle w:val="Textodecomentrio"/>
      </w:pPr>
      <w:r>
        <w:rPr>
          <w:rStyle w:val="Refdecomentrio"/>
        </w:rPr>
        <w:annotationRef/>
      </w:r>
      <w:r>
        <w:t>Notificar como</w:t>
      </w:r>
      <w:proofErr w:type="gramStart"/>
      <w:r>
        <w:t>???</w:t>
      </w:r>
      <w:proofErr w:type="gramEnd"/>
    </w:p>
    <w:p w:rsidR="00C40D2B" w:rsidRDefault="00C40D2B" w:rsidP="002703F2">
      <w:pPr>
        <w:pStyle w:val="Textodecomentrio"/>
      </w:pPr>
    </w:p>
    <w:p w:rsidR="00C40D2B" w:rsidRDefault="00C40D2B" w:rsidP="002703F2">
      <w:pPr>
        <w:pStyle w:val="Textodecomentrio"/>
      </w:pPr>
      <w:r>
        <w:t>O lançamento do que</w:t>
      </w:r>
      <w:proofErr w:type="gramStart"/>
      <w:r>
        <w:t>??</w:t>
      </w:r>
      <w:proofErr w:type="gramEnd"/>
    </w:p>
    <w:p w:rsidR="00C40D2B" w:rsidRDefault="00C40D2B" w:rsidP="002703F2">
      <w:pPr>
        <w:pStyle w:val="Textodecomentrio"/>
      </w:pPr>
    </w:p>
    <w:p w:rsidR="00C40D2B" w:rsidRDefault="00C40D2B" w:rsidP="002703F2">
      <w:pPr>
        <w:pStyle w:val="Textodecomentrio"/>
      </w:pPr>
      <w:r>
        <w:t xml:space="preserve">O </w:t>
      </w:r>
      <w:proofErr w:type="spellStart"/>
      <w:r>
        <w:t>usuario</w:t>
      </w:r>
      <w:proofErr w:type="spellEnd"/>
      <w:r>
        <w:t xml:space="preserve"> não vai lançar caso ele tenha algo a ser lançado</w:t>
      </w:r>
      <w:proofErr w:type="gramStart"/>
      <w:r>
        <w:t>??</w:t>
      </w:r>
      <w:proofErr w:type="gramEnd"/>
    </w:p>
    <w:p w:rsidR="00C40D2B" w:rsidRDefault="00C40D2B" w:rsidP="002703F2">
      <w:pPr>
        <w:pStyle w:val="Textodecomentrio"/>
      </w:pPr>
      <w:r>
        <w:t xml:space="preserve">Por que o </w:t>
      </w:r>
      <w:proofErr w:type="spellStart"/>
      <w:r>
        <w:t>app</w:t>
      </w:r>
      <w:proofErr w:type="spellEnd"/>
      <w:r>
        <w:t xml:space="preserve"> deve ficar perguntando se ele tem algo</w:t>
      </w:r>
      <w:proofErr w:type="gramStart"/>
      <w:r>
        <w:t>???</w:t>
      </w:r>
      <w:proofErr w:type="gramEnd"/>
    </w:p>
    <w:p w:rsidR="00C40D2B" w:rsidRDefault="00C40D2B" w:rsidP="002703F2">
      <w:pPr>
        <w:pStyle w:val="Textodecomentrio"/>
      </w:pPr>
    </w:p>
    <w:p w:rsidR="00C40D2B" w:rsidRDefault="00C40D2B" w:rsidP="002703F2">
      <w:pPr>
        <w:pStyle w:val="Textodecomentrio"/>
      </w:pPr>
      <w:r>
        <w:t xml:space="preserve">Achei estranho este requisito, na </w:t>
      </w:r>
      <w:proofErr w:type="spellStart"/>
      <w:r>
        <w:t>vdd</w:t>
      </w:r>
      <w:proofErr w:type="spellEnd"/>
      <w:r>
        <w:t xml:space="preserve"> não entendi o objetivo dele.</w:t>
      </w:r>
    </w:p>
  </w:comment>
  <w:comment w:id="117" w:author="Silvia Helena" w:date="2017-06-22T16:16:00Z" w:initials="SH">
    <w:p w:rsidR="00C40D2B" w:rsidRDefault="00C40D2B">
      <w:pPr>
        <w:pStyle w:val="Textodecomentrio"/>
      </w:pPr>
      <w:r>
        <w:rPr>
          <w:rStyle w:val="Refdecomentrio"/>
        </w:rPr>
        <w:annotationRef/>
      </w:r>
      <w:r>
        <w:t>O use case anterior já não faz isso</w:t>
      </w:r>
      <w:proofErr w:type="gramStart"/>
      <w:r>
        <w:t>??</w:t>
      </w:r>
      <w:proofErr w:type="gramEnd"/>
    </w:p>
  </w:comment>
  <w:comment w:id="120" w:author="Silvia Helena" w:date="2017-06-22T16:17:00Z" w:initials="SH">
    <w:p w:rsidR="00C40D2B" w:rsidRDefault="00C40D2B">
      <w:pPr>
        <w:pStyle w:val="Textodecomentrio"/>
      </w:pPr>
      <w:r>
        <w:rPr>
          <w:rStyle w:val="Refdecomentrio"/>
        </w:rPr>
        <w:annotationRef/>
      </w:r>
      <w:r>
        <w:t>O use case anterior FIGURA 4 já não faz isso</w:t>
      </w:r>
      <w:proofErr w:type="gramStart"/>
      <w:r>
        <w:t>??</w:t>
      </w:r>
      <w:proofErr w:type="gramEnd"/>
    </w:p>
  </w:comment>
  <w:comment w:id="123" w:author="Silvia Helena" w:date="2017-06-22T16:17:00Z" w:initials="SH">
    <w:p w:rsidR="00C40D2B" w:rsidRDefault="00C40D2B">
      <w:pPr>
        <w:pStyle w:val="Textodecomentrio"/>
      </w:pPr>
      <w:r>
        <w:rPr>
          <w:rStyle w:val="Refdecomentrio"/>
        </w:rPr>
        <w:annotationRef/>
      </w:r>
      <w:r>
        <w:t>CADE INCLUDES DE FILTRO E PESQUISA DO QUE SERA CONSULTADO?</w:t>
      </w:r>
    </w:p>
  </w:comment>
  <w:comment w:id="126" w:author="Silvia Helena" w:date="2017-06-22T16:17:00Z" w:initials="SH">
    <w:p w:rsidR="00C40D2B" w:rsidRDefault="00C40D2B">
      <w:pPr>
        <w:pStyle w:val="Textodecomentrio"/>
      </w:pPr>
      <w:r>
        <w:rPr>
          <w:rStyle w:val="Refdecomentrio"/>
        </w:rPr>
        <w:annotationRef/>
      </w:r>
      <w:r>
        <w:t>IDEM COMENTARIO ANTERIOR</w:t>
      </w:r>
    </w:p>
  </w:comment>
  <w:comment w:id="129" w:author="Silvia Helena" w:date="2017-06-22T16:18:00Z" w:initials="SH">
    <w:p w:rsidR="00C40D2B" w:rsidRDefault="00C40D2B">
      <w:pPr>
        <w:pStyle w:val="Textodecomentrio"/>
      </w:pPr>
      <w:r>
        <w:rPr>
          <w:rStyle w:val="Refdecomentrio"/>
        </w:rPr>
        <w:annotationRef/>
      </w:r>
      <w:r>
        <w:t>IDEM COMENTARIO ANTERIOR</w:t>
      </w:r>
    </w:p>
  </w:comment>
  <w:comment w:id="132" w:author="Silvia Helena" w:date="2017-06-22T16:18:00Z" w:initials="SH">
    <w:p w:rsidR="00C40D2B" w:rsidRDefault="00C40D2B">
      <w:pPr>
        <w:pStyle w:val="Textodecomentrio"/>
      </w:pPr>
      <w:r>
        <w:rPr>
          <w:rStyle w:val="Refdecomentrio"/>
        </w:rPr>
        <w:annotationRef/>
      </w:r>
      <w:r>
        <w:t>IDEM COMENTARIO ANTERIOR</w:t>
      </w:r>
    </w:p>
  </w:comment>
  <w:comment w:id="139" w:author="Silvia Helena" w:date="2017-06-27T00:08:00Z" w:initials="SH">
    <w:p w:rsidR="00D80941" w:rsidRDefault="00D80941">
      <w:pPr>
        <w:pStyle w:val="Textodecomentrio"/>
      </w:pPr>
      <w:r>
        <w:rPr>
          <w:rStyle w:val="Refdecomentrio"/>
        </w:rPr>
        <w:annotationRef/>
      </w:r>
      <w:r>
        <w:t>CADE OS OUTROS DIAGRAMAS DE SEQUENCIA DO SISTEMA</w:t>
      </w:r>
      <w:proofErr w:type="gramStart"/>
      <w:r>
        <w:t>??</w:t>
      </w:r>
      <w:proofErr w:type="gramEnd"/>
    </w:p>
    <w:p w:rsidR="001A67C5" w:rsidRDefault="001A67C5">
      <w:pPr>
        <w:pStyle w:val="Textodecomentrio"/>
      </w:pPr>
    </w:p>
    <w:p w:rsidR="001A67C5" w:rsidRDefault="001A67C5">
      <w:pPr>
        <w:pStyle w:val="Textodecomentrio"/>
      </w:pPr>
      <w:r>
        <w:t>VOCE NÃO ENTENDEU O OBJETIVO DESTE DIAGRAMA</w:t>
      </w:r>
    </w:p>
    <w:p w:rsidR="001A67C5" w:rsidRDefault="001A67C5">
      <w:pPr>
        <w:pStyle w:val="Textodecomentrio"/>
      </w:pPr>
    </w:p>
    <w:p w:rsidR="001A67C5" w:rsidRDefault="001A67C5">
      <w:pPr>
        <w:pStyle w:val="Textodecomentrio"/>
      </w:pPr>
      <w:r>
        <w:t xml:space="preserve">QUE ALIAS ELE DEPENDE DO DIAGRAMA DE CLASSES PARA EXISTIR, SENDO ASSIM O DE CLASSES DEVERIA ESTAR ANTES AQUI NO </w:t>
      </w:r>
      <w:proofErr w:type="gramStart"/>
      <w:r>
        <w:t>DOCUMENTO</w:t>
      </w:r>
      <w:proofErr w:type="gramEnd"/>
    </w:p>
  </w:comment>
  <w:comment w:id="140" w:author="Silvia Helena" w:date="2017-06-27T00:05:00Z" w:initials="SH">
    <w:p w:rsidR="00D80941" w:rsidRDefault="00D80941">
      <w:pPr>
        <w:pStyle w:val="Textodecomentrio"/>
      </w:pPr>
      <w:r>
        <w:rPr>
          <w:rStyle w:val="Refdecomentrio"/>
        </w:rPr>
        <w:annotationRef/>
      </w:r>
      <w:r>
        <w:t xml:space="preserve">NAO TEM O </w:t>
      </w:r>
      <w:proofErr w:type="gramStart"/>
      <w:r>
        <w:t>MENU</w:t>
      </w:r>
      <w:proofErr w:type="gramEnd"/>
      <w:r>
        <w:t xml:space="preserve"> NESSA SEQUENCIA PORQUE A ATIVIDADE MENU JÁ ACONTECEU ANTES, QUE ALIAS PARA CHEGAR A TODAS AS ATIVIDADES ANTES O SISTEMA PASSARA PELO MENU</w:t>
      </w:r>
    </w:p>
    <w:p w:rsidR="00D80941" w:rsidRDefault="00D80941">
      <w:pPr>
        <w:pStyle w:val="Textodecomentrio"/>
      </w:pPr>
    </w:p>
    <w:p w:rsidR="00D80941" w:rsidRDefault="00D80941">
      <w:pPr>
        <w:pStyle w:val="Textodecomentrio"/>
      </w:pPr>
      <w:r>
        <w:t xml:space="preserve">ENTAO TERIA QUE TER UMA SEQUENCIA DO </w:t>
      </w:r>
      <w:proofErr w:type="gramStart"/>
      <w:r>
        <w:t>MENU</w:t>
      </w:r>
      <w:proofErr w:type="gramEnd"/>
      <w:r>
        <w:t xml:space="preserve"> E PONTO.</w:t>
      </w:r>
    </w:p>
    <w:p w:rsidR="00D80941" w:rsidRDefault="00D80941">
      <w:pPr>
        <w:pStyle w:val="Textodecomentrio"/>
      </w:pPr>
    </w:p>
    <w:p w:rsidR="00D80941" w:rsidRDefault="00D80941">
      <w:pPr>
        <w:pStyle w:val="Textodecomentrio"/>
      </w:pPr>
      <w:r>
        <w:t xml:space="preserve">DEPOIS </w:t>
      </w:r>
      <w:proofErr w:type="gramStart"/>
      <w:r>
        <w:t>AS OUTRAS SEQUENCIAS</w:t>
      </w:r>
      <w:proofErr w:type="gramEnd"/>
      <w:r>
        <w:t>.</w:t>
      </w:r>
    </w:p>
    <w:p w:rsidR="00D80941" w:rsidRDefault="00D80941">
      <w:pPr>
        <w:pStyle w:val="Textodecomentrio"/>
      </w:pPr>
    </w:p>
  </w:comment>
  <w:comment w:id="141" w:author="Silvia Helena" w:date="2017-06-27T00:07:00Z" w:initials="SH">
    <w:p w:rsidR="001E0CC7" w:rsidRDefault="001E0CC7">
      <w:pPr>
        <w:pStyle w:val="Textodecomentrio"/>
      </w:pPr>
      <w:r>
        <w:rPr>
          <w:rStyle w:val="Refdecomentrio"/>
        </w:rPr>
        <w:annotationRef/>
      </w:r>
      <w:r>
        <w:t>IDEM CONSIDERAÇOES ANTERIORES.</w:t>
      </w:r>
    </w:p>
    <w:p w:rsidR="001E0CC7" w:rsidRDefault="001E0CC7">
      <w:pPr>
        <w:pStyle w:val="Textodecomentrio"/>
      </w:pPr>
    </w:p>
    <w:p w:rsidR="001E0CC7" w:rsidRDefault="001E0CC7">
      <w:pPr>
        <w:pStyle w:val="Textodecomentrio"/>
      </w:pPr>
      <w:r>
        <w:t>E O QUE CALCULAR MOVIMENTAÇÃO?</w:t>
      </w:r>
    </w:p>
    <w:p w:rsidR="001E0CC7" w:rsidRDefault="001E0CC7">
      <w:pPr>
        <w:pStyle w:val="Textodecomentrio"/>
      </w:pPr>
      <w:r>
        <w:t>NÃO SERIA LANÇAR MOVIMENTAÇÃO? DANDO ENTRADA PARA RECEITA E DESPESA</w:t>
      </w:r>
      <w:proofErr w:type="gramStart"/>
      <w:r>
        <w:t>??</w:t>
      </w:r>
      <w:proofErr w:type="gramEnd"/>
    </w:p>
    <w:p w:rsidR="001E0CC7" w:rsidRDefault="001E0CC7">
      <w:pPr>
        <w:pStyle w:val="Textodecomentrio"/>
      </w:pPr>
    </w:p>
    <w:p w:rsidR="001E0CC7" w:rsidRDefault="001E0CC7">
      <w:pPr>
        <w:pStyle w:val="Textodecomentrio"/>
      </w:pPr>
      <w:r>
        <w:t>CADE AS CLASSES DAO PARA SUPORTE DESTA SEQUENCIA</w:t>
      </w:r>
      <w:proofErr w:type="gramStart"/>
      <w:r>
        <w:t>??</w:t>
      </w:r>
      <w:proofErr w:type="gramEnd"/>
    </w:p>
  </w:comment>
  <w:comment w:id="142" w:author="Silvia Helena" w:date="2017-06-27T00:08:00Z" w:initials="SH">
    <w:p w:rsidR="002A49C4" w:rsidRDefault="00C40D2B" w:rsidP="00C40D2B">
      <w:pPr>
        <w:pStyle w:val="Textodecomentrio"/>
      </w:pPr>
      <w:r>
        <w:rPr>
          <w:rStyle w:val="Refdecomentrio"/>
        </w:rPr>
        <w:annotationRef/>
      </w:r>
    </w:p>
    <w:p w:rsidR="002A49C4" w:rsidRDefault="002A49C4" w:rsidP="00C40D2B">
      <w:pPr>
        <w:pStyle w:val="Textodecomentrio"/>
      </w:pPr>
      <w:r>
        <w:t>ESTE DIAGRAMA ESTA TODO ERRADO.</w:t>
      </w:r>
    </w:p>
    <w:p w:rsidR="002A49C4" w:rsidRPr="002A49C4" w:rsidRDefault="002A49C4" w:rsidP="00C40D2B">
      <w:pPr>
        <w:pStyle w:val="Textodecomentrio"/>
        <w:rPr>
          <w:b/>
        </w:rPr>
      </w:pPr>
      <w:r w:rsidRPr="002A49C4">
        <w:rPr>
          <w:b/>
        </w:rPr>
        <w:t xml:space="preserve">INFELIZMENTE ACREDITO QUE NÃO TENHA ENTENDIDO </w:t>
      </w:r>
      <w:r>
        <w:rPr>
          <w:b/>
        </w:rPr>
        <w:t>O OBJETIVO D</w:t>
      </w:r>
      <w:r w:rsidRPr="002A49C4">
        <w:rPr>
          <w:b/>
        </w:rPr>
        <w:t>ESTE DIAGRAMA.</w:t>
      </w:r>
    </w:p>
    <w:p w:rsidR="002A49C4" w:rsidRDefault="002A49C4" w:rsidP="00C40D2B">
      <w:pPr>
        <w:pStyle w:val="Textodecomentrio"/>
      </w:pPr>
    </w:p>
    <w:p w:rsidR="00C40D2B" w:rsidRDefault="00C40D2B" w:rsidP="00C40D2B">
      <w:pPr>
        <w:pStyle w:val="Textodecomentrio"/>
      </w:pPr>
      <w:r>
        <w:rPr>
          <w:rStyle w:val="Refdecomentrio"/>
        </w:rPr>
        <w:annotationRef/>
      </w:r>
      <w:r>
        <w:t>LOGIN DE USUARIO NÃO É CLASSE DAO</w:t>
      </w:r>
      <w:proofErr w:type="gramStart"/>
      <w:r>
        <w:t xml:space="preserve"> POIS</w:t>
      </w:r>
      <w:proofErr w:type="gramEnd"/>
      <w:r>
        <w:t xml:space="preserve"> ELE SOLICITA TAREFAS DO USUARIODAO</w:t>
      </w:r>
    </w:p>
    <w:p w:rsidR="00C40D2B" w:rsidRDefault="00C40D2B" w:rsidP="00C40D2B">
      <w:pPr>
        <w:pStyle w:val="Textodecomentrio"/>
      </w:pPr>
    </w:p>
    <w:p w:rsidR="00C40D2B" w:rsidRDefault="00C40D2B" w:rsidP="00C40D2B">
      <w:pPr>
        <w:pStyle w:val="Textodecomentrio"/>
      </w:pPr>
      <w:r>
        <w:t>NA DAO NÃO FAZ SENTIDO CLASSE COM NOME CADASTRO</w:t>
      </w:r>
      <w:proofErr w:type="gramStart"/>
      <w:r>
        <w:t>....</w:t>
      </w:r>
      <w:proofErr w:type="gramEnd"/>
    </w:p>
    <w:p w:rsidR="00C40D2B" w:rsidRDefault="00C40D2B" w:rsidP="00C40D2B">
      <w:pPr>
        <w:pStyle w:val="Textodecomentrio"/>
      </w:pPr>
    </w:p>
    <w:p w:rsidR="00C40D2B" w:rsidRDefault="00C40D2B" w:rsidP="00C40D2B">
      <w:pPr>
        <w:pStyle w:val="Textodecomentrio"/>
      </w:pPr>
      <w:proofErr w:type="gramStart"/>
      <w:r>
        <w:t>MENU</w:t>
      </w:r>
      <w:proofErr w:type="gramEnd"/>
      <w:r>
        <w:t xml:space="preserve"> SOMENTE NA CLASSE VIEW, NÃO TEM DADOS PARA O MENU PARA QUE HAJA UMA CLASSE EM DAO</w:t>
      </w:r>
    </w:p>
    <w:p w:rsidR="00C40D2B" w:rsidRDefault="00C40D2B" w:rsidP="00C40D2B">
      <w:pPr>
        <w:pStyle w:val="Textodecomentrio"/>
      </w:pPr>
    </w:p>
    <w:p w:rsidR="00C40D2B" w:rsidRDefault="00C40D2B" w:rsidP="00C40D2B">
      <w:pPr>
        <w:pStyle w:val="Textodecomentrio"/>
      </w:pPr>
      <w:r>
        <w:t>NEM EXCLUIRMOVIMENTAÇÃO</w:t>
      </w:r>
    </w:p>
    <w:p w:rsidR="00C40D2B" w:rsidRDefault="00C40D2B" w:rsidP="00C40D2B">
      <w:pPr>
        <w:pStyle w:val="Textodecomentrio"/>
      </w:pPr>
    </w:p>
    <w:p w:rsidR="00C40D2B" w:rsidRDefault="00C40D2B" w:rsidP="00C40D2B">
      <w:pPr>
        <w:pStyle w:val="Textodecomentrio"/>
      </w:pPr>
      <w:r>
        <w:t xml:space="preserve">EM RESUMO: </w:t>
      </w:r>
    </w:p>
    <w:p w:rsidR="00C40D2B" w:rsidRDefault="00C40D2B" w:rsidP="00C40D2B">
      <w:pPr>
        <w:pStyle w:val="Textodecomentrio"/>
      </w:pPr>
      <w:r>
        <w:t>CLASSES VIEW SÃO AQUELAS QUE IRAO GERAR AS TELAS DE INTERÇÃO COM O USUARIO</w:t>
      </w:r>
    </w:p>
    <w:p w:rsidR="00C40D2B" w:rsidRDefault="00C40D2B" w:rsidP="00C40D2B">
      <w:pPr>
        <w:pStyle w:val="Textodecomentrio"/>
      </w:pPr>
    </w:p>
    <w:p w:rsidR="00C40D2B" w:rsidRDefault="00C40D2B" w:rsidP="00C40D2B">
      <w:pPr>
        <w:pStyle w:val="Textodecomentrio"/>
      </w:pPr>
      <w:r>
        <w:t>CLASSES DAO SÃO AQUELAS QUE RECEBERÃO OS ATRIBUTOS VINDOS DAS CLASSES DAO E FARÃO ACESSO A BASE DE DADOS, OU SEJA, TEM QUE TER OS ATRIBUTOS DAS TABELAS E OS METODOS DE ACESSO A ELAS.</w:t>
      </w:r>
    </w:p>
    <w:p w:rsidR="00C40D2B" w:rsidRDefault="00C40D2B" w:rsidP="00C40D2B">
      <w:pPr>
        <w:pStyle w:val="Textodecomentrio"/>
      </w:pPr>
    </w:p>
    <w:p w:rsidR="00C40D2B" w:rsidRDefault="00C40D2B" w:rsidP="00C40D2B">
      <w:pPr>
        <w:pStyle w:val="Textodecomentrio"/>
      </w:pPr>
      <w:r>
        <w:t>NÃO É PORQUE TENHO UMA CLASSE VIEW DE UM DETERMINADO OBJETO QUE TEREI UMA DAO DO MESMO OBJETO</w:t>
      </w:r>
      <w:r w:rsidR="00D80941">
        <w:t>.</w:t>
      </w:r>
    </w:p>
    <w:p w:rsidR="00D80941" w:rsidRDefault="00D80941" w:rsidP="00C40D2B">
      <w:pPr>
        <w:pStyle w:val="Textodecomentrio"/>
      </w:pPr>
    </w:p>
    <w:p w:rsidR="00D80941" w:rsidRDefault="00D80941" w:rsidP="00C40D2B">
      <w:pPr>
        <w:pStyle w:val="Textodecomentrio"/>
      </w:pPr>
      <w:r>
        <w:t xml:space="preserve">NO SEU CASO DEVERIA TER SOMENTE </w:t>
      </w:r>
    </w:p>
    <w:p w:rsidR="00D80941" w:rsidRDefault="00D80941" w:rsidP="00C40D2B">
      <w:pPr>
        <w:pStyle w:val="Textodecomentrio"/>
      </w:pPr>
      <w:r>
        <w:t>DAO: USUARIO, CATEGORIA, FORMADEPAGAMENTO, LANCAMENTOS, PERSONALIZAÇÃO, E TALVEZ A DE SALDO.</w:t>
      </w:r>
    </w:p>
    <w:p w:rsidR="00D80941" w:rsidRDefault="00D80941" w:rsidP="00C40D2B">
      <w:pPr>
        <w:pStyle w:val="Textodecomentrio"/>
      </w:pPr>
    </w:p>
    <w:p w:rsidR="00C40D2B" w:rsidRDefault="00C40D2B" w:rsidP="00C40D2B">
      <w:pPr>
        <w:pStyle w:val="Textodecomentrio"/>
      </w:pPr>
    </w:p>
    <w:p w:rsidR="00C40D2B" w:rsidRDefault="00C40D2B" w:rsidP="00C40D2B">
      <w:pPr>
        <w:pStyle w:val="Textodecomentrio"/>
      </w:pPr>
    </w:p>
  </w:comment>
  <w:comment w:id="143" w:author="Silvia Helena" w:date="2017-06-27T00:09:00Z" w:initials="SH">
    <w:p w:rsidR="00CE2E83" w:rsidRDefault="00CE2E83">
      <w:pPr>
        <w:pStyle w:val="Textodecomentrio"/>
      </w:pPr>
      <w:r>
        <w:rPr>
          <w:rStyle w:val="Refdecomentrio"/>
        </w:rPr>
        <w:annotationRef/>
      </w:r>
      <w:r>
        <w:t>TODO ERRADO</w:t>
      </w:r>
    </w:p>
  </w:comment>
  <w:comment w:id="144" w:author="Silvia Helena" w:date="2017-06-27T00:18:00Z" w:initials="SH">
    <w:p w:rsidR="00CE2E83" w:rsidRDefault="00CE2E83">
      <w:pPr>
        <w:pStyle w:val="Textodecomentrio"/>
      </w:pPr>
      <w:r>
        <w:rPr>
          <w:rStyle w:val="Refdecomentrio"/>
        </w:rPr>
        <w:annotationRef/>
      </w:r>
      <w:r>
        <w:t>CHAVE ESTRANGEIRA NÃO PODE ESTAR COMO CHAVE PRIMARIA</w:t>
      </w:r>
    </w:p>
    <w:p w:rsidR="00CE2E83" w:rsidRDefault="00CE2E83">
      <w:pPr>
        <w:pStyle w:val="Textodecomentrio"/>
      </w:pPr>
    </w:p>
    <w:p w:rsidR="00CE2E83" w:rsidRDefault="00CE2E83">
      <w:pPr>
        <w:pStyle w:val="Textodecomentrio"/>
      </w:pPr>
      <w:r>
        <w:t>NOME DASTABELAS NÃO PODE TER ESPAÇO E NEM CARACTERES ESPECIAIS.</w:t>
      </w:r>
    </w:p>
    <w:p w:rsidR="00CE2E83" w:rsidRDefault="00CE2E83">
      <w:pPr>
        <w:pStyle w:val="Textodecomentrio"/>
      </w:pPr>
    </w:p>
    <w:p w:rsidR="003A2997" w:rsidRPr="003A2997" w:rsidRDefault="003A2997">
      <w:pPr>
        <w:pStyle w:val="Textodecomentrio"/>
        <w:rPr>
          <w:b/>
        </w:rPr>
      </w:pPr>
      <w:r>
        <w:t xml:space="preserve">CADE AS TABELAS: </w:t>
      </w:r>
      <w:r w:rsidRPr="003A2997">
        <w:rPr>
          <w:b/>
        </w:rPr>
        <w:t>CATEGORIA E FORMADEPAGAMENTO</w:t>
      </w:r>
      <w:proofErr w:type="gramStart"/>
      <w:r w:rsidRPr="003A2997">
        <w:rPr>
          <w:b/>
        </w:rPr>
        <w:t>??</w:t>
      </w:r>
      <w:proofErr w:type="gramEnd"/>
    </w:p>
    <w:p w:rsidR="003A2997" w:rsidRDefault="003A2997">
      <w:pPr>
        <w:pStyle w:val="Textodecomentrio"/>
      </w:pPr>
    </w:p>
    <w:p w:rsidR="00CE2E83" w:rsidRDefault="00CE2E83">
      <w:pPr>
        <w:pStyle w:val="Textodecomentrio"/>
      </w:pPr>
      <w:r w:rsidRPr="003A2997">
        <w:rPr>
          <w:b/>
        </w:rPr>
        <w:t>TABELA</w:t>
      </w:r>
      <w:r w:rsidR="003A2997">
        <w:rPr>
          <w:b/>
        </w:rPr>
        <w:t xml:space="preserve"> </w:t>
      </w:r>
      <w:r w:rsidRPr="003A2997">
        <w:rPr>
          <w:b/>
        </w:rPr>
        <w:t>PERSONALIZA</w:t>
      </w:r>
      <w:r w:rsidR="003A2997" w:rsidRPr="003A2997">
        <w:rPr>
          <w:b/>
        </w:rPr>
        <w:t>CAO</w:t>
      </w:r>
      <w:r w:rsidR="003A2997">
        <w:t>:</w:t>
      </w:r>
    </w:p>
    <w:p w:rsidR="003A2997" w:rsidRDefault="003A2997">
      <w:pPr>
        <w:pStyle w:val="Textodecomentrio"/>
      </w:pPr>
      <w:r>
        <w:t xml:space="preserve">- campos </w:t>
      </w:r>
      <w:proofErr w:type="spellStart"/>
      <w:r>
        <w:t>codigousurio</w:t>
      </w:r>
      <w:proofErr w:type="spellEnd"/>
      <w:r>
        <w:t xml:space="preserve"> </w:t>
      </w:r>
      <w:proofErr w:type="gramStart"/>
      <w:r>
        <w:t>2</w:t>
      </w:r>
      <w:proofErr w:type="gramEnd"/>
      <w:r>
        <w:t xml:space="preserve"> vezes na tabela</w:t>
      </w:r>
    </w:p>
    <w:p w:rsidR="003A2997" w:rsidRDefault="003A2997">
      <w:pPr>
        <w:pStyle w:val="Textodecomentrio"/>
      </w:pPr>
    </w:p>
    <w:p w:rsidR="003A2997" w:rsidRDefault="003A2997" w:rsidP="003A2997">
      <w:pPr>
        <w:pStyle w:val="Textodecomentrio"/>
      </w:pPr>
      <w:r w:rsidRPr="003A2997">
        <w:rPr>
          <w:b/>
        </w:rPr>
        <w:t>TABELA</w:t>
      </w:r>
      <w:r>
        <w:rPr>
          <w:b/>
        </w:rPr>
        <w:t xml:space="preserve"> NOTIFICAÇÕES</w:t>
      </w:r>
      <w:r>
        <w:t>:</w:t>
      </w:r>
    </w:p>
    <w:p w:rsidR="003A2997" w:rsidRDefault="003A2997" w:rsidP="003A2997">
      <w:pPr>
        <w:pStyle w:val="Textodecomentrio"/>
      </w:pPr>
      <w:r>
        <w:t xml:space="preserve">- campos </w:t>
      </w:r>
      <w:proofErr w:type="spellStart"/>
      <w:r>
        <w:t>codigousurio</w:t>
      </w:r>
      <w:proofErr w:type="spellEnd"/>
      <w:r>
        <w:t xml:space="preserve"> </w:t>
      </w:r>
      <w:proofErr w:type="gramStart"/>
      <w:r>
        <w:t>2</w:t>
      </w:r>
      <w:proofErr w:type="gramEnd"/>
      <w:r>
        <w:t xml:space="preserve"> vezes na tabela</w:t>
      </w:r>
    </w:p>
    <w:p w:rsidR="003A2997" w:rsidRDefault="003A2997" w:rsidP="003A2997">
      <w:pPr>
        <w:pStyle w:val="Textodecomentrio"/>
      </w:pPr>
      <w:r>
        <w:t xml:space="preserve">- não entendi o campo </w:t>
      </w:r>
      <w:proofErr w:type="spellStart"/>
      <w:r>
        <w:t>antecedencianotificacao</w:t>
      </w:r>
      <w:proofErr w:type="spellEnd"/>
    </w:p>
    <w:p w:rsidR="003A2997" w:rsidRDefault="003A2997" w:rsidP="003A2997">
      <w:pPr>
        <w:pStyle w:val="Textodecomentrio"/>
      </w:pPr>
    </w:p>
    <w:p w:rsidR="00450A24" w:rsidRDefault="00450A24" w:rsidP="00450A24">
      <w:pPr>
        <w:pStyle w:val="Textodecomentrio"/>
      </w:pPr>
      <w:r w:rsidRPr="003A2997">
        <w:rPr>
          <w:b/>
        </w:rPr>
        <w:t>TABELA</w:t>
      </w:r>
      <w:r>
        <w:rPr>
          <w:b/>
        </w:rPr>
        <w:t xml:space="preserve"> MOVIMENTAÇÃO</w:t>
      </w:r>
      <w:r>
        <w:t>:</w:t>
      </w:r>
    </w:p>
    <w:p w:rsidR="00450A24" w:rsidRDefault="00450A24" w:rsidP="00450A24">
      <w:pPr>
        <w:pStyle w:val="Textodecomentrio"/>
      </w:pPr>
      <w:r>
        <w:t xml:space="preserve">- o que é o campo </w:t>
      </w:r>
      <w:proofErr w:type="spellStart"/>
      <w:r>
        <w:t>tipomovimentação</w:t>
      </w:r>
      <w:proofErr w:type="spellEnd"/>
      <w:r>
        <w:t xml:space="preserve"> em </w:t>
      </w:r>
      <w:proofErr w:type="spellStart"/>
      <w:r>
        <w:t>boleano</w:t>
      </w:r>
      <w:proofErr w:type="spellEnd"/>
      <w:r>
        <w:t>?</w:t>
      </w:r>
    </w:p>
    <w:p w:rsidR="00450A24" w:rsidRDefault="00450A24" w:rsidP="00450A24">
      <w:pPr>
        <w:pStyle w:val="Textodecomentrio"/>
      </w:pPr>
      <w:r>
        <w:t xml:space="preserve">- o campo </w:t>
      </w:r>
      <w:proofErr w:type="spellStart"/>
      <w:r>
        <w:t>nomemovimentaçao</w:t>
      </w:r>
      <w:proofErr w:type="spellEnd"/>
      <w:r>
        <w:t xml:space="preserve"> deveria ser um campo chave estrangeira da tabela categoria</w:t>
      </w:r>
    </w:p>
    <w:p w:rsidR="00450A24" w:rsidRDefault="00450A24" w:rsidP="00450A24">
      <w:pPr>
        <w:pStyle w:val="Textodecomentrio"/>
      </w:pPr>
      <w:r>
        <w:t xml:space="preserve">- o que é </w:t>
      </w:r>
      <w:proofErr w:type="spellStart"/>
      <w:r>
        <w:t>formaquitacao</w:t>
      </w:r>
      <w:proofErr w:type="spellEnd"/>
      <w:proofErr w:type="gramStart"/>
      <w:r>
        <w:t>.....</w:t>
      </w:r>
      <w:proofErr w:type="gramEnd"/>
      <w:r>
        <w:t xml:space="preserve">? </w:t>
      </w:r>
    </w:p>
    <w:p w:rsidR="00450A24" w:rsidRDefault="00450A24" w:rsidP="00450A24">
      <w:pPr>
        <w:pStyle w:val="Textodecomentrio"/>
      </w:pPr>
      <w:r>
        <w:t xml:space="preserve">- o que é </w:t>
      </w:r>
      <w:proofErr w:type="spellStart"/>
      <w:r>
        <w:t>totalmovimentação</w:t>
      </w:r>
      <w:proofErr w:type="spellEnd"/>
      <w:r>
        <w:t>?</w:t>
      </w:r>
    </w:p>
    <w:p w:rsidR="00450A24" w:rsidRDefault="00450A24" w:rsidP="00450A24">
      <w:pPr>
        <w:pStyle w:val="Textodecomentrio"/>
      </w:pPr>
    </w:p>
    <w:p w:rsidR="00450A24" w:rsidRDefault="00450A24" w:rsidP="00450A24">
      <w:pPr>
        <w:pStyle w:val="Textodecomentrio"/>
      </w:pPr>
      <w:r>
        <w:t>O que é a tabela MOVIMENTACAO/SALDO</w:t>
      </w:r>
    </w:p>
    <w:p w:rsidR="00450A24" w:rsidRDefault="00450A24" w:rsidP="00450A24">
      <w:pPr>
        <w:pStyle w:val="Textodecomentrio"/>
      </w:pPr>
      <w:r>
        <w:t>E não se usa barra em nome de nada</w:t>
      </w:r>
    </w:p>
    <w:p w:rsidR="00450A24" w:rsidRDefault="00450A24" w:rsidP="00450A24">
      <w:pPr>
        <w:pStyle w:val="Textodecomentrio"/>
      </w:pPr>
    </w:p>
    <w:p w:rsidR="00450A24" w:rsidRDefault="00450A24" w:rsidP="00450A24">
      <w:pPr>
        <w:pStyle w:val="Textodecomentrio"/>
        <w:rPr>
          <w:b/>
        </w:rPr>
      </w:pPr>
      <w:r w:rsidRPr="00450A24">
        <w:rPr>
          <w:b/>
        </w:rPr>
        <w:t>TABELA SALDO</w:t>
      </w:r>
    </w:p>
    <w:p w:rsidR="00450A24" w:rsidRPr="00450A24" w:rsidRDefault="00450A24" w:rsidP="00450A24">
      <w:pPr>
        <w:pStyle w:val="Textodecomentrio"/>
      </w:pPr>
      <w:r>
        <w:rPr>
          <w:b/>
        </w:rPr>
        <w:t xml:space="preserve">- </w:t>
      </w:r>
      <w:r>
        <w:t xml:space="preserve">ESTA </w:t>
      </w:r>
      <w:proofErr w:type="spellStart"/>
      <w:r>
        <w:t>ESTA</w:t>
      </w:r>
      <w:proofErr w:type="spellEnd"/>
      <w:r>
        <w:t xml:space="preserve"> INTEIRA ERRADA</w:t>
      </w:r>
    </w:p>
    <w:p w:rsidR="003A2997" w:rsidRDefault="003A2997" w:rsidP="003A2997">
      <w:pPr>
        <w:pStyle w:val="Textodecomentrio"/>
      </w:pPr>
    </w:p>
    <w:p w:rsidR="003A2997" w:rsidRDefault="003A2997" w:rsidP="003A2997">
      <w:pPr>
        <w:pStyle w:val="Textodecomentrio"/>
      </w:pPr>
    </w:p>
    <w:p w:rsidR="003A2997" w:rsidRDefault="003A2997">
      <w:pPr>
        <w:pStyle w:val="Textodecomentrio"/>
      </w:pPr>
    </w:p>
  </w:comment>
  <w:comment w:id="145" w:author="Silvia Helena" w:date="2017-06-27T00:18:00Z" w:initials="SH">
    <w:p w:rsidR="00911244" w:rsidRDefault="00911244">
      <w:pPr>
        <w:pStyle w:val="Textodecomentrio"/>
      </w:pPr>
      <w:r>
        <w:rPr>
          <w:rStyle w:val="Refdecomentrio"/>
        </w:rPr>
        <w:annotationRef/>
      </w:r>
      <w:r>
        <w:t xml:space="preserve"> NÃO É ISSO QUE DEVERIA ESTAR AQUI</w:t>
      </w:r>
    </w:p>
    <w:p w:rsidR="00911244" w:rsidRDefault="00911244">
      <w:pPr>
        <w:pStyle w:val="Textodecomentrio"/>
      </w:pPr>
    </w:p>
    <w:p w:rsidR="00911244" w:rsidRDefault="00911244">
      <w:pPr>
        <w:pStyle w:val="Textodecomentrio"/>
      </w:pPr>
      <w:r>
        <w:t>NÃO FOI ISSO QUE FOI PEDIDO</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7A74" w:rsidRDefault="00907A74" w:rsidP="007D6C1B">
      <w:pPr>
        <w:spacing w:line="240" w:lineRule="auto"/>
      </w:pPr>
      <w:r>
        <w:separator/>
      </w:r>
    </w:p>
  </w:endnote>
  <w:endnote w:type="continuationSeparator" w:id="0">
    <w:p w:rsidR="00907A74" w:rsidRDefault="00907A74" w:rsidP="007D6C1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0D2B" w:rsidRPr="00E0286C" w:rsidRDefault="00C40D2B" w:rsidP="001E269C">
    <w:pPr>
      <w:pStyle w:val="Rodap"/>
      <w:jc w:val="right"/>
      <w:rPr>
        <w:b/>
        <w:bC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7A74" w:rsidRDefault="00907A74" w:rsidP="007D6C1B">
      <w:pPr>
        <w:spacing w:line="240" w:lineRule="auto"/>
      </w:pPr>
      <w:r>
        <w:separator/>
      </w:r>
    </w:p>
  </w:footnote>
  <w:footnote w:type="continuationSeparator" w:id="0">
    <w:p w:rsidR="00907A74" w:rsidRDefault="00907A74" w:rsidP="007D6C1B">
      <w:pPr>
        <w:spacing w:line="240" w:lineRule="auto"/>
      </w:pPr>
      <w:r>
        <w:continuationSeparator/>
      </w:r>
    </w:p>
  </w:footnote>
  <w:footnote w:id="1">
    <w:p w:rsidR="00C40D2B" w:rsidRDefault="00C40D2B" w:rsidP="009A73C6">
      <w:pPr>
        <w:pStyle w:val="Textodenotaderodap"/>
        <w:spacing w:after="0"/>
        <w:jc w:val="both"/>
      </w:pPr>
      <w:r>
        <w:rPr>
          <w:rStyle w:val="Refdenotaderodap"/>
          <w:rFonts w:cs="Arial"/>
        </w:rPr>
        <w:footnoteRef/>
      </w:r>
      <w:r>
        <w:t xml:space="preserve"> As despesas superam as receitas.</w:t>
      </w:r>
    </w:p>
  </w:footnote>
  <w:footnote w:id="2">
    <w:p w:rsidR="00C40D2B" w:rsidRDefault="00C40D2B" w:rsidP="009A73C6">
      <w:pPr>
        <w:pStyle w:val="Textodenotaderodap"/>
        <w:spacing w:after="0"/>
        <w:jc w:val="both"/>
      </w:pPr>
      <w:r>
        <w:rPr>
          <w:rStyle w:val="Refdenotaderodap"/>
          <w:rFonts w:cs="Arial"/>
        </w:rPr>
        <w:footnoteRef/>
      </w:r>
      <w:r>
        <w:t xml:space="preserve"> As despesas são iguais às receitas.</w:t>
      </w:r>
    </w:p>
  </w:footnote>
  <w:footnote w:id="3">
    <w:p w:rsidR="00C40D2B" w:rsidRDefault="00C40D2B" w:rsidP="009A73C6">
      <w:pPr>
        <w:pStyle w:val="Textodenotaderodap"/>
        <w:spacing w:after="0"/>
        <w:jc w:val="both"/>
      </w:pPr>
      <w:r>
        <w:rPr>
          <w:rStyle w:val="Refdenotaderodap"/>
          <w:rFonts w:cs="Arial"/>
        </w:rPr>
        <w:footnoteRef/>
      </w:r>
      <w:r>
        <w:t xml:space="preserve"> As receitas são superiores às despesas.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0D2B" w:rsidRDefault="00C40D2B">
    <w:pPr>
      <w:pStyle w:val="Cabealho"/>
      <w:jc w:val="right"/>
    </w:pPr>
    <w:fldSimple w:instr="PAGE   \* MERGEFORMAT">
      <w:r w:rsidR="002E6281">
        <w:rPr>
          <w:noProof/>
        </w:rPr>
        <w:t>50</w:t>
      </w:r>
    </w:fldSimple>
  </w:p>
  <w:p w:rsidR="00C40D2B" w:rsidRDefault="00C40D2B">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E0A63"/>
    <w:multiLevelType w:val="multilevel"/>
    <w:tmpl w:val="5B9AA890"/>
    <w:lvl w:ilvl="0">
      <w:start w:val="1"/>
      <w:numFmt w:val="decimal"/>
      <w:lvlText w:val="%1"/>
      <w:lvlJc w:val="left"/>
      <w:pPr>
        <w:ind w:left="432" w:hanging="432"/>
      </w:pPr>
    </w:lvl>
    <w:lvl w:ilvl="1">
      <w:start w:val="1"/>
      <w:numFmt w:val="decimal"/>
      <w:lvlText w:val="1.%2"/>
      <w:lvlJc w:val="left"/>
      <w:pPr>
        <w:ind w:left="576" w:hanging="576"/>
      </w:pPr>
      <w:rPr>
        <w:rFonts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2"/>
        <w:szCs w:val="22"/>
        <w:u w:val="none"/>
        <w:effect w:val="none"/>
        <w:vertAlign w:val="base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05651A15"/>
    <w:multiLevelType w:val="hybridMultilevel"/>
    <w:tmpl w:val="A872C998"/>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
    <w:nsid w:val="06291171"/>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2"/>
        <w:szCs w:val="22"/>
        <w:u w:val="none"/>
        <w:effect w:val="none"/>
        <w:vertAlign w:val="base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B945221"/>
    <w:multiLevelType w:val="hybridMultilevel"/>
    <w:tmpl w:val="1478BD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
    <w:nsid w:val="0EEE6AA8"/>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0EFC0DB2"/>
    <w:multiLevelType w:val="hybridMultilevel"/>
    <w:tmpl w:val="306AA6DC"/>
    <w:lvl w:ilvl="0" w:tplc="F3103018">
      <w:start w:val="1"/>
      <w:numFmt w:val="lowerLetter"/>
      <w:lvlText w:val="%1)"/>
      <w:lvlJc w:val="left"/>
      <w:pPr>
        <w:ind w:left="644" w:hanging="360"/>
      </w:pPr>
      <w:rPr>
        <w:rFonts w:hint="default"/>
        <w:i w:val="0"/>
        <w:iCs w:val="0"/>
        <w:sz w:val="24"/>
        <w:szCs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cs="Wingdings" w:hint="default"/>
      </w:rPr>
    </w:lvl>
    <w:lvl w:ilvl="3" w:tplc="04160001">
      <w:start w:val="1"/>
      <w:numFmt w:val="bullet"/>
      <w:lvlText w:val=""/>
      <w:lvlJc w:val="left"/>
      <w:pPr>
        <w:ind w:left="2880" w:hanging="360"/>
      </w:pPr>
      <w:rPr>
        <w:rFonts w:ascii="Symbol" w:hAnsi="Symbol" w:cs="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cs="Wingdings" w:hint="default"/>
      </w:rPr>
    </w:lvl>
    <w:lvl w:ilvl="6" w:tplc="04160001">
      <w:start w:val="1"/>
      <w:numFmt w:val="bullet"/>
      <w:lvlText w:val=""/>
      <w:lvlJc w:val="left"/>
      <w:pPr>
        <w:ind w:left="5040" w:hanging="360"/>
      </w:pPr>
      <w:rPr>
        <w:rFonts w:ascii="Symbol" w:hAnsi="Symbol" w:cs="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cs="Wingdings" w:hint="default"/>
      </w:rPr>
    </w:lvl>
  </w:abstractNum>
  <w:abstractNum w:abstractNumId="6">
    <w:nsid w:val="10A250D5"/>
    <w:multiLevelType w:val="hybridMultilevel"/>
    <w:tmpl w:val="9F96C80E"/>
    <w:lvl w:ilvl="0" w:tplc="DD627EDE">
      <w:start w:val="1"/>
      <w:numFmt w:val="decimal"/>
      <w:lvlText w:val="%1.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7">
    <w:nsid w:val="10FA734F"/>
    <w:multiLevelType w:val="hybridMultilevel"/>
    <w:tmpl w:val="EF4A71B0"/>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8">
    <w:nsid w:val="148A1617"/>
    <w:multiLevelType w:val="hybridMultilevel"/>
    <w:tmpl w:val="65ACEC72"/>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9">
    <w:nsid w:val="1C397CB5"/>
    <w:multiLevelType w:val="hybridMultilevel"/>
    <w:tmpl w:val="EE060EFA"/>
    <w:lvl w:ilvl="0" w:tplc="04160001">
      <w:start w:val="1"/>
      <w:numFmt w:val="bullet"/>
      <w:lvlText w:val=""/>
      <w:lvlJc w:val="left"/>
      <w:pPr>
        <w:ind w:left="360" w:hanging="360"/>
      </w:pPr>
      <w:rPr>
        <w:rFonts w:ascii="Symbol" w:hAnsi="Symbol" w:cs="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cs="Wingdings" w:hint="default"/>
      </w:rPr>
    </w:lvl>
    <w:lvl w:ilvl="3" w:tplc="04160001">
      <w:start w:val="1"/>
      <w:numFmt w:val="bullet"/>
      <w:lvlText w:val=""/>
      <w:lvlJc w:val="left"/>
      <w:pPr>
        <w:ind w:left="2520" w:hanging="360"/>
      </w:pPr>
      <w:rPr>
        <w:rFonts w:ascii="Symbol" w:hAnsi="Symbol" w:cs="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cs="Wingdings" w:hint="default"/>
      </w:rPr>
    </w:lvl>
    <w:lvl w:ilvl="6" w:tplc="04160001">
      <w:start w:val="1"/>
      <w:numFmt w:val="bullet"/>
      <w:lvlText w:val=""/>
      <w:lvlJc w:val="left"/>
      <w:pPr>
        <w:ind w:left="4680" w:hanging="360"/>
      </w:pPr>
      <w:rPr>
        <w:rFonts w:ascii="Symbol" w:hAnsi="Symbol" w:cs="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cs="Wingdings" w:hint="default"/>
      </w:rPr>
    </w:lvl>
  </w:abstractNum>
  <w:abstractNum w:abstractNumId="10">
    <w:nsid w:val="1F8F691C"/>
    <w:multiLevelType w:val="hybridMultilevel"/>
    <w:tmpl w:val="5D74C2F0"/>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1">
    <w:nsid w:val="22293396"/>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nsid w:val="241440CF"/>
    <w:multiLevelType w:val="hybridMultilevel"/>
    <w:tmpl w:val="3092ABF4"/>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3">
    <w:nsid w:val="249053AA"/>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4">
    <w:nsid w:val="30306894"/>
    <w:multiLevelType w:val="hybridMultilevel"/>
    <w:tmpl w:val="793EBF1A"/>
    <w:lvl w:ilvl="0" w:tplc="04160001">
      <w:start w:val="1"/>
      <w:numFmt w:val="bullet"/>
      <w:lvlText w:val=""/>
      <w:lvlJc w:val="left"/>
      <w:pPr>
        <w:ind w:left="360" w:hanging="360"/>
      </w:pPr>
      <w:rPr>
        <w:rFonts w:ascii="Symbol" w:hAnsi="Symbol" w:cs="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cs="Wingdings" w:hint="default"/>
      </w:rPr>
    </w:lvl>
    <w:lvl w:ilvl="3" w:tplc="04160001">
      <w:start w:val="1"/>
      <w:numFmt w:val="bullet"/>
      <w:lvlText w:val=""/>
      <w:lvlJc w:val="left"/>
      <w:pPr>
        <w:ind w:left="2520" w:hanging="360"/>
      </w:pPr>
      <w:rPr>
        <w:rFonts w:ascii="Symbol" w:hAnsi="Symbol" w:cs="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cs="Wingdings" w:hint="default"/>
      </w:rPr>
    </w:lvl>
    <w:lvl w:ilvl="6" w:tplc="04160001">
      <w:start w:val="1"/>
      <w:numFmt w:val="bullet"/>
      <w:lvlText w:val=""/>
      <w:lvlJc w:val="left"/>
      <w:pPr>
        <w:ind w:left="4680" w:hanging="360"/>
      </w:pPr>
      <w:rPr>
        <w:rFonts w:ascii="Symbol" w:hAnsi="Symbol" w:cs="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cs="Wingdings" w:hint="default"/>
      </w:rPr>
    </w:lvl>
  </w:abstractNum>
  <w:abstractNum w:abstractNumId="15">
    <w:nsid w:val="31A830CC"/>
    <w:multiLevelType w:val="hybridMultilevel"/>
    <w:tmpl w:val="95345272"/>
    <w:lvl w:ilvl="0" w:tplc="04160001">
      <w:start w:val="1"/>
      <w:numFmt w:val="bullet"/>
      <w:lvlText w:val=""/>
      <w:lvlJc w:val="left"/>
      <w:pPr>
        <w:ind w:left="1068" w:hanging="360"/>
      </w:pPr>
      <w:rPr>
        <w:rFonts w:ascii="Symbol" w:hAnsi="Symbol" w:cs="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cs="Wingdings" w:hint="default"/>
      </w:rPr>
    </w:lvl>
    <w:lvl w:ilvl="3" w:tplc="04160001">
      <w:start w:val="1"/>
      <w:numFmt w:val="bullet"/>
      <w:lvlText w:val=""/>
      <w:lvlJc w:val="left"/>
      <w:pPr>
        <w:ind w:left="3228" w:hanging="360"/>
      </w:pPr>
      <w:rPr>
        <w:rFonts w:ascii="Symbol" w:hAnsi="Symbol" w:cs="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cs="Wingdings" w:hint="default"/>
      </w:rPr>
    </w:lvl>
    <w:lvl w:ilvl="6" w:tplc="04160001">
      <w:start w:val="1"/>
      <w:numFmt w:val="bullet"/>
      <w:lvlText w:val=""/>
      <w:lvlJc w:val="left"/>
      <w:pPr>
        <w:ind w:left="5388" w:hanging="360"/>
      </w:pPr>
      <w:rPr>
        <w:rFonts w:ascii="Symbol" w:hAnsi="Symbol" w:cs="Symbol" w:hint="default"/>
      </w:rPr>
    </w:lvl>
    <w:lvl w:ilvl="7" w:tplc="04160003">
      <w:start w:val="1"/>
      <w:numFmt w:val="bullet"/>
      <w:lvlText w:val="o"/>
      <w:lvlJc w:val="left"/>
      <w:pPr>
        <w:ind w:left="6108" w:hanging="360"/>
      </w:pPr>
      <w:rPr>
        <w:rFonts w:ascii="Courier New" w:hAnsi="Courier New" w:cs="Courier New" w:hint="default"/>
      </w:rPr>
    </w:lvl>
    <w:lvl w:ilvl="8" w:tplc="04160005">
      <w:start w:val="1"/>
      <w:numFmt w:val="bullet"/>
      <w:lvlText w:val=""/>
      <w:lvlJc w:val="left"/>
      <w:pPr>
        <w:ind w:left="6828" w:hanging="360"/>
      </w:pPr>
      <w:rPr>
        <w:rFonts w:ascii="Wingdings" w:hAnsi="Wingdings" w:cs="Wingdings" w:hint="default"/>
      </w:rPr>
    </w:lvl>
  </w:abstractNum>
  <w:abstractNum w:abstractNumId="16">
    <w:nsid w:val="32C31F3D"/>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7">
    <w:nsid w:val="33C423B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355D7D08"/>
    <w:multiLevelType w:val="hybridMultilevel"/>
    <w:tmpl w:val="B7722992"/>
    <w:lvl w:ilvl="0" w:tplc="04160017">
      <w:start w:val="1"/>
      <w:numFmt w:val="low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9">
    <w:nsid w:val="35BC1F1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5EF4109"/>
    <w:multiLevelType w:val="hybridMultilevel"/>
    <w:tmpl w:val="A5CCEF52"/>
    <w:lvl w:ilvl="0" w:tplc="04160001">
      <w:start w:val="1"/>
      <w:numFmt w:val="bullet"/>
      <w:lvlText w:val=""/>
      <w:lvlJc w:val="left"/>
      <w:pPr>
        <w:ind w:left="720" w:hanging="360"/>
      </w:pPr>
      <w:rPr>
        <w:rFonts w:ascii="Symbol" w:hAnsi="Symbol" w:cs="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cs="Wingdings" w:hint="default"/>
      </w:rPr>
    </w:lvl>
    <w:lvl w:ilvl="3" w:tplc="04160001">
      <w:start w:val="1"/>
      <w:numFmt w:val="bullet"/>
      <w:lvlText w:val=""/>
      <w:lvlJc w:val="left"/>
      <w:pPr>
        <w:ind w:left="2880" w:hanging="360"/>
      </w:pPr>
      <w:rPr>
        <w:rFonts w:ascii="Symbol" w:hAnsi="Symbol" w:cs="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cs="Wingdings" w:hint="default"/>
      </w:rPr>
    </w:lvl>
    <w:lvl w:ilvl="6" w:tplc="04160001">
      <w:start w:val="1"/>
      <w:numFmt w:val="bullet"/>
      <w:lvlText w:val=""/>
      <w:lvlJc w:val="left"/>
      <w:pPr>
        <w:ind w:left="5040" w:hanging="360"/>
      </w:pPr>
      <w:rPr>
        <w:rFonts w:ascii="Symbol" w:hAnsi="Symbol" w:cs="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cs="Wingdings" w:hint="default"/>
      </w:rPr>
    </w:lvl>
  </w:abstractNum>
  <w:abstractNum w:abstractNumId="21">
    <w:nsid w:val="3EA75399"/>
    <w:multiLevelType w:val="hybridMultilevel"/>
    <w:tmpl w:val="CD84F5CE"/>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2">
    <w:nsid w:val="3F960D51"/>
    <w:multiLevelType w:val="hybridMultilevel"/>
    <w:tmpl w:val="34D071A2"/>
    <w:lvl w:ilvl="0" w:tplc="DD627EDE">
      <w:start w:val="1"/>
      <w:numFmt w:val="decimal"/>
      <w:lvlText w:val="%1.1"/>
      <w:lvlJc w:val="left"/>
      <w:pPr>
        <w:ind w:left="360" w:hanging="360"/>
      </w:pPr>
      <w:rPr>
        <w:rFonts w:hint="default"/>
      </w:r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3">
    <w:nsid w:val="42CD7BB2"/>
    <w:multiLevelType w:val="hybridMultilevel"/>
    <w:tmpl w:val="4760ACD6"/>
    <w:lvl w:ilvl="0" w:tplc="DD627EDE">
      <w:start w:val="1"/>
      <w:numFmt w:val="decimal"/>
      <w:lvlText w:val="%1.1"/>
      <w:lvlJc w:val="left"/>
      <w:pPr>
        <w:ind w:left="1068" w:hanging="360"/>
      </w:pPr>
      <w:rPr>
        <w:rFonts w:hint="default"/>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24">
    <w:nsid w:val="4B165889"/>
    <w:multiLevelType w:val="hybridMultilevel"/>
    <w:tmpl w:val="81369028"/>
    <w:lvl w:ilvl="0" w:tplc="04160001">
      <w:start w:val="1"/>
      <w:numFmt w:val="bullet"/>
      <w:lvlText w:val=""/>
      <w:lvlJc w:val="left"/>
      <w:pPr>
        <w:tabs>
          <w:tab w:val="num" w:pos="1080"/>
        </w:tabs>
        <w:ind w:left="1080" w:hanging="360"/>
      </w:pPr>
      <w:rPr>
        <w:rFonts w:ascii="Symbol" w:hAnsi="Symbol" w:cs="Symbol" w:hint="default"/>
      </w:rPr>
    </w:lvl>
    <w:lvl w:ilvl="1" w:tplc="04160003">
      <w:start w:val="1"/>
      <w:numFmt w:val="bullet"/>
      <w:lvlText w:val="o"/>
      <w:lvlJc w:val="left"/>
      <w:pPr>
        <w:tabs>
          <w:tab w:val="num" w:pos="1800"/>
        </w:tabs>
        <w:ind w:left="1800" w:hanging="360"/>
      </w:pPr>
      <w:rPr>
        <w:rFonts w:ascii="Courier New" w:hAnsi="Courier New" w:cs="Courier New" w:hint="default"/>
      </w:rPr>
    </w:lvl>
    <w:lvl w:ilvl="2" w:tplc="04160005">
      <w:start w:val="1"/>
      <w:numFmt w:val="bullet"/>
      <w:lvlText w:val=""/>
      <w:lvlJc w:val="left"/>
      <w:pPr>
        <w:tabs>
          <w:tab w:val="num" w:pos="2520"/>
        </w:tabs>
        <w:ind w:left="2520" w:hanging="360"/>
      </w:pPr>
      <w:rPr>
        <w:rFonts w:ascii="Wingdings" w:hAnsi="Wingdings" w:cs="Wingdings" w:hint="default"/>
      </w:rPr>
    </w:lvl>
    <w:lvl w:ilvl="3" w:tplc="04160001">
      <w:start w:val="1"/>
      <w:numFmt w:val="bullet"/>
      <w:lvlText w:val=""/>
      <w:lvlJc w:val="left"/>
      <w:pPr>
        <w:tabs>
          <w:tab w:val="num" w:pos="3240"/>
        </w:tabs>
        <w:ind w:left="3240" w:hanging="360"/>
      </w:pPr>
      <w:rPr>
        <w:rFonts w:ascii="Symbol" w:hAnsi="Symbol" w:cs="Symbol" w:hint="default"/>
      </w:rPr>
    </w:lvl>
    <w:lvl w:ilvl="4" w:tplc="04160003">
      <w:start w:val="1"/>
      <w:numFmt w:val="bullet"/>
      <w:lvlText w:val="o"/>
      <w:lvlJc w:val="left"/>
      <w:pPr>
        <w:tabs>
          <w:tab w:val="num" w:pos="3960"/>
        </w:tabs>
        <w:ind w:left="3960" w:hanging="360"/>
      </w:pPr>
      <w:rPr>
        <w:rFonts w:ascii="Courier New" w:hAnsi="Courier New" w:cs="Courier New" w:hint="default"/>
      </w:rPr>
    </w:lvl>
    <w:lvl w:ilvl="5" w:tplc="04160005">
      <w:start w:val="1"/>
      <w:numFmt w:val="bullet"/>
      <w:lvlText w:val=""/>
      <w:lvlJc w:val="left"/>
      <w:pPr>
        <w:tabs>
          <w:tab w:val="num" w:pos="4680"/>
        </w:tabs>
        <w:ind w:left="4680" w:hanging="360"/>
      </w:pPr>
      <w:rPr>
        <w:rFonts w:ascii="Wingdings" w:hAnsi="Wingdings" w:cs="Wingdings" w:hint="default"/>
      </w:rPr>
    </w:lvl>
    <w:lvl w:ilvl="6" w:tplc="04160001">
      <w:start w:val="1"/>
      <w:numFmt w:val="bullet"/>
      <w:lvlText w:val=""/>
      <w:lvlJc w:val="left"/>
      <w:pPr>
        <w:tabs>
          <w:tab w:val="num" w:pos="5400"/>
        </w:tabs>
        <w:ind w:left="5400" w:hanging="360"/>
      </w:pPr>
      <w:rPr>
        <w:rFonts w:ascii="Symbol" w:hAnsi="Symbol" w:cs="Symbol" w:hint="default"/>
      </w:rPr>
    </w:lvl>
    <w:lvl w:ilvl="7" w:tplc="04160003">
      <w:start w:val="1"/>
      <w:numFmt w:val="bullet"/>
      <w:lvlText w:val="o"/>
      <w:lvlJc w:val="left"/>
      <w:pPr>
        <w:tabs>
          <w:tab w:val="num" w:pos="6120"/>
        </w:tabs>
        <w:ind w:left="6120" w:hanging="360"/>
      </w:pPr>
      <w:rPr>
        <w:rFonts w:ascii="Courier New" w:hAnsi="Courier New" w:cs="Courier New" w:hint="default"/>
      </w:rPr>
    </w:lvl>
    <w:lvl w:ilvl="8" w:tplc="04160005">
      <w:start w:val="1"/>
      <w:numFmt w:val="bullet"/>
      <w:lvlText w:val=""/>
      <w:lvlJc w:val="left"/>
      <w:pPr>
        <w:tabs>
          <w:tab w:val="num" w:pos="6840"/>
        </w:tabs>
        <w:ind w:left="6840" w:hanging="360"/>
      </w:pPr>
      <w:rPr>
        <w:rFonts w:ascii="Wingdings" w:hAnsi="Wingdings" w:cs="Wingdings" w:hint="default"/>
      </w:rPr>
    </w:lvl>
  </w:abstractNum>
  <w:abstractNum w:abstractNumId="25">
    <w:nsid w:val="4C726CDE"/>
    <w:multiLevelType w:val="hybridMultilevel"/>
    <w:tmpl w:val="90EAE3C0"/>
    <w:lvl w:ilvl="0" w:tplc="04160019">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6">
    <w:nsid w:val="4CCB3D0C"/>
    <w:multiLevelType w:val="hybridMultilevel"/>
    <w:tmpl w:val="5BDC8786"/>
    <w:lvl w:ilvl="0" w:tplc="04160001">
      <w:start w:val="1"/>
      <w:numFmt w:val="bullet"/>
      <w:lvlText w:val=""/>
      <w:lvlJc w:val="left"/>
      <w:pPr>
        <w:tabs>
          <w:tab w:val="num" w:pos="1080"/>
        </w:tabs>
        <w:ind w:left="1080" w:hanging="360"/>
      </w:pPr>
      <w:rPr>
        <w:rFonts w:ascii="Symbol" w:hAnsi="Symbol" w:cs="Symbol" w:hint="default"/>
      </w:rPr>
    </w:lvl>
    <w:lvl w:ilvl="1" w:tplc="04160003">
      <w:start w:val="1"/>
      <w:numFmt w:val="bullet"/>
      <w:lvlText w:val="o"/>
      <w:lvlJc w:val="left"/>
      <w:pPr>
        <w:tabs>
          <w:tab w:val="num" w:pos="1800"/>
        </w:tabs>
        <w:ind w:left="1800" w:hanging="360"/>
      </w:pPr>
      <w:rPr>
        <w:rFonts w:ascii="Courier New" w:hAnsi="Courier New" w:cs="Courier New" w:hint="default"/>
      </w:rPr>
    </w:lvl>
    <w:lvl w:ilvl="2" w:tplc="04160005">
      <w:start w:val="1"/>
      <w:numFmt w:val="bullet"/>
      <w:lvlText w:val=""/>
      <w:lvlJc w:val="left"/>
      <w:pPr>
        <w:tabs>
          <w:tab w:val="num" w:pos="2520"/>
        </w:tabs>
        <w:ind w:left="2520" w:hanging="360"/>
      </w:pPr>
      <w:rPr>
        <w:rFonts w:ascii="Wingdings" w:hAnsi="Wingdings" w:cs="Wingdings" w:hint="default"/>
      </w:rPr>
    </w:lvl>
    <w:lvl w:ilvl="3" w:tplc="04160001">
      <w:start w:val="1"/>
      <w:numFmt w:val="bullet"/>
      <w:lvlText w:val=""/>
      <w:lvlJc w:val="left"/>
      <w:pPr>
        <w:tabs>
          <w:tab w:val="num" w:pos="3240"/>
        </w:tabs>
        <w:ind w:left="3240" w:hanging="360"/>
      </w:pPr>
      <w:rPr>
        <w:rFonts w:ascii="Symbol" w:hAnsi="Symbol" w:cs="Symbol" w:hint="default"/>
      </w:rPr>
    </w:lvl>
    <w:lvl w:ilvl="4" w:tplc="04160003">
      <w:start w:val="1"/>
      <w:numFmt w:val="bullet"/>
      <w:lvlText w:val="o"/>
      <w:lvlJc w:val="left"/>
      <w:pPr>
        <w:tabs>
          <w:tab w:val="num" w:pos="3960"/>
        </w:tabs>
        <w:ind w:left="3960" w:hanging="360"/>
      </w:pPr>
      <w:rPr>
        <w:rFonts w:ascii="Courier New" w:hAnsi="Courier New" w:cs="Courier New" w:hint="default"/>
      </w:rPr>
    </w:lvl>
    <w:lvl w:ilvl="5" w:tplc="04160005">
      <w:start w:val="1"/>
      <w:numFmt w:val="bullet"/>
      <w:lvlText w:val=""/>
      <w:lvlJc w:val="left"/>
      <w:pPr>
        <w:tabs>
          <w:tab w:val="num" w:pos="4680"/>
        </w:tabs>
        <w:ind w:left="4680" w:hanging="360"/>
      </w:pPr>
      <w:rPr>
        <w:rFonts w:ascii="Wingdings" w:hAnsi="Wingdings" w:cs="Wingdings" w:hint="default"/>
      </w:rPr>
    </w:lvl>
    <w:lvl w:ilvl="6" w:tplc="04160001">
      <w:start w:val="1"/>
      <w:numFmt w:val="bullet"/>
      <w:lvlText w:val=""/>
      <w:lvlJc w:val="left"/>
      <w:pPr>
        <w:tabs>
          <w:tab w:val="num" w:pos="5400"/>
        </w:tabs>
        <w:ind w:left="5400" w:hanging="360"/>
      </w:pPr>
      <w:rPr>
        <w:rFonts w:ascii="Symbol" w:hAnsi="Symbol" w:cs="Symbol" w:hint="default"/>
      </w:rPr>
    </w:lvl>
    <w:lvl w:ilvl="7" w:tplc="04160003">
      <w:start w:val="1"/>
      <w:numFmt w:val="bullet"/>
      <w:lvlText w:val="o"/>
      <w:lvlJc w:val="left"/>
      <w:pPr>
        <w:tabs>
          <w:tab w:val="num" w:pos="6120"/>
        </w:tabs>
        <w:ind w:left="6120" w:hanging="360"/>
      </w:pPr>
      <w:rPr>
        <w:rFonts w:ascii="Courier New" w:hAnsi="Courier New" w:cs="Courier New" w:hint="default"/>
      </w:rPr>
    </w:lvl>
    <w:lvl w:ilvl="8" w:tplc="04160005">
      <w:start w:val="1"/>
      <w:numFmt w:val="bullet"/>
      <w:lvlText w:val=""/>
      <w:lvlJc w:val="left"/>
      <w:pPr>
        <w:tabs>
          <w:tab w:val="num" w:pos="6840"/>
        </w:tabs>
        <w:ind w:left="6840" w:hanging="360"/>
      </w:pPr>
      <w:rPr>
        <w:rFonts w:ascii="Wingdings" w:hAnsi="Wingdings" w:cs="Wingdings" w:hint="default"/>
      </w:rPr>
    </w:lvl>
  </w:abstractNum>
  <w:abstractNum w:abstractNumId="27">
    <w:nsid w:val="4F9B4098"/>
    <w:multiLevelType w:val="hybridMultilevel"/>
    <w:tmpl w:val="6D02619A"/>
    <w:lvl w:ilvl="0" w:tplc="C778F12A">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8">
    <w:nsid w:val="50A467FF"/>
    <w:multiLevelType w:val="hybridMultilevel"/>
    <w:tmpl w:val="C41AB0B2"/>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29">
    <w:nsid w:val="50F57C15"/>
    <w:multiLevelType w:val="hybridMultilevel"/>
    <w:tmpl w:val="28325692"/>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30">
    <w:nsid w:val="5210093A"/>
    <w:multiLevelType w:val="multilevel"/>
    <w:tmpl w:val="3C66A22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5A2E68E1"/>
    <w:multiLevelType w:val="hybridMultilevel"/>
    <w:tmpl w:val="0868D750"/>
    <w:lvl w:ilvl="0" w:tplc="326E243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2">
    <w:nsid w:val="5F546505"/>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3">
    <w:nsid w:val="62482BBE"/>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4">
    <w:nsid w:val="68EF7559"/>
    <w:multiLevelType w:val="hybridMultilevel"/>
    <w:tmpl w:val="3F62DF16"/>
    <w:lvl w:ilvl="0" w:tplc="DD627EDE">
      <w:start w:val="1"/>
      <w:numFmt w:val="decimal"/>
      <w:lvlText w:val="%1.1"/>
      <w:lvlJc w:val="left"/>
      <w:pPr>
        <w:ind w:left="360" w:hanging="360"/>
      </w:pPr>
      <w:rPr>
        <w:rFonts w:hint="default"/>
      </w:r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35">
    <w:nsid w:val="6971539C"/>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nsid w:val="6DB80CE2"/>
    <w:multiLevelType w:val="hybridMultilevel"/>
    <w:tmpl w:val="C608D9E0"/>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7">
    <w:nsid w:val="730B39F7"/>
    <w:multiLevelType w:val="multilevel"/>
    <w:tmpl w:val="0416001D"/>
    <w:styleLink w:val="Estilo1"/>
    <w:lvl w:ilvl="0">
      <w:start w:val="1"/>
      <w:numFmt w:val="decimal"/>
      <w:lvlText w:val="%1)"/>
      <w:lvlJc w:val="left"/>
      <w:pPr>
        <w:ind w:left="360" w:hanging="360"/>
      </w:pPr>
      <w:rPr>
        <w:rFonts w:ascii="Arial" w:hAnsi="Arial" w:cs="Arial"/>
        <w:b/>
        <w:bCs/>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75045F1A"/>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9">
    <w:nsid w:val="780C4272"/>
    <w:multiLevelType w:val="hybridMultilevel"/>
    <w:tmpl w:val="B3F09E8C"/>
    <w:lvl w:ilvl="0" w:tplc="04160001">
      <w:start w:val="1"/>
      <w:numFmt w:val="bullet"/>
      <w:lvlText w:val=""/>
      <w:lvlJc w:val="left"/>
      <w:pPr>
        <w:tabs>
          <w:tab w:val="num" w:pos="1080"/>
        </w:tabs>
        <w:ind w:left="1080" w:hanging="360"/>
      </w:pPr>
      <w:rPr>
        <w:rFonts w:ascii="Symbol" w:hAnsi="Symbol" w:cs="Symbol" w:hint="default"/>
      </w:rPr>
    </w:lvl>
    <w:lvl w:ilvl="1" w:tplc="04160003">
      <w:start w:val="1"/>
      <w:numFmt w:val="bullet"/>
      <w:lvlText w:val="o"/>
      <w:lvlJc w:val="left"/>
      <w:pPr>
        <w:tabs>
          <w:tab w:val="num" w:pos="1800"/>
        </w:tabs>
        <w:ind w:left="1800" w:hanging="360"/>
      </w:pPr>
      <w:rPr>
        <w:rFonts w:ascii="Courier New" w:hAnsi="Courier New" w:cs="Courier New" w:hint="default"/>
      </w:rPr>
    </w:lvl>
    <w:lvl w:ilvl="2" w:tplc="04160005">
      <w:start w:val="1"/>
      <w:numFmt w:val="bullet"/>
      <w:lvlText w:val=""/>
      <w:lvlJc w:val="left"/>
      <w:pPr>
        <w:tabs>
          <w:tab w:val="num" w:pos="2520"/>
        </w:tabs>
        <w:ind w:left="2520" w:hanging="360"/>
      </w:pPr>
      <w:rPr>
        <w:rFonts w:ascii="Wingdings" w:hAnsi="Wingdings" w:cs="Wingdings" w:hint="default"/>
      </w:rPr>
    </w:lvl>
    <w:lvl w:ilvl="3" w:tplc="04160001">
      <w:start w:val="1"/>
      <w:numFmt w:val="bullet"/>
      <w:lvlText w:val=""/>
      <w:lvlJc w:val="left"/>
      <w:pPr>
        <w:tabs>
          <w:tab w:val="num" w:pos="3240"/>
        </w:tabs>
        <w:ind w:left="3240" w:hanging="360"/>
      </w:pPr>
      <w:rPr>
        <w:rFonts w:ascii="Symbol" w:hAnsi="Symbol" w:cs="Symbol" w:hint="default"/>
      </w:rPr>
    </w:lvl>
    <w:lvl w:ilvl="4" w:tplc="04160003">
      <w:start w:val="1"/>
      <w:numFmt w:val="bullet"/>
      <w:lvlText w:val="o"/>
      <w:lvlJc w:val="left"/>
      <w:pPr>
        <w:tabs>
          <w:tab w:val="num" w:pos="3960"/>
        </w:tabs>
        <w:ind w:left="3960" w:hanging="360"/>
      </w:pPr>
      <w:rPr>
        <w:rFonts w:ascii="Courier New" w:hAnsi="Courier New" w:cs="Courier New" w:hint="default"/>
      </w:rPr>
    </w:lvl>
    <w:lvl w:ilvl="5" w:tplc="04160005">
      <w:start w:val="1"/>
      <w:numFmt w:val="bullet"/>
      <w:lvlText w:val=""/>
      <w:lvlJc w:val="left"/>
      <w:pPr>
        <w:tabs>
          <w:tab w:val="num" w:pos="4680"/>
        </w:tabs>
        <w:ind w:left="4680" w:hanging="360"/>
      </w:pPr>
      <w:rPr>
        <w:rFonts w:ascii="Wingdings" w:hAnsi="Wingdings" w:cs="Wingdings" w:hint="default"/>
      </w:rPr>
    </w:lvl>
    <w:lvl w:ilvl="6" w:tplc="04160001">
      <w:start w:val="1"/>
      <w:numFmt w:val="bullet"/>
      <w:lvlText w:val=""/>
      <w:lvlJc w:val="left"/>
      <w:pPr>
        <w:tabs>
          <w:tab w:val="num" w:pos="5400"/>
        </w:tabs>
        <w:ind w:left="5400" w:hanging="360"/>
      </w:pPr>
      <w:rPr>
        <w:rFonts w:ascii="Symbol" w:hAnsi="Symbol" w:cs="Symbol" w:hint="default"/>
      </w:rPr>
    </w:lvl>
    <w:lvl w:ilvl="7" w:tplc="04160003">
      <w:start w:val="1"/>
      <w:numFmt w:val="bullet"/>
      <w:lvlText w:val="o"/>
      <w:lvlJc w:val="left"/>
      <w:pPr>
        <w:tabs>
          <w:tab w:val="num" w:pos="6120"/>
        </w:tabs>
        <w:ind w:left="6120" w:hanging="360"/>
      </w:pPr>
      <w:rPr>
        <w:rFonts w:ascii="Courier New" w:hAnsi="Courier New" w:cs="Courier New" w:hint="default"/>
      </w:rPr>
    </w:lvl>
    <w:lvl w:ilvl="8" w:tplc="04160005">
      <w:start w:val="1"/>
      <w:numFmt w:val="bullet"/>
      <w:lvlText w:val=""/>
      <w:lvlJc w:val="left"/>
      <w:pPr>
        <w:tabs>
          <w:tab w:val="num" w:pos="6840"/>
        </w:tabs>
        <w:ind w:left="6840" w:hanging="360"/>
      </w:pPr>
      <w:rPr>
        <w:rFonts w:ascii="Wingdings" w:hAnsi="Wingdings" w:cs="Wingdings" w:hint="default"/>
      </w:rPr>
    </w:lvl>
  </w:abstractNum>
  <w:abstractNum w:abstractNumId="40">
    <w:nsid w:val="7AA96B84"/>
    <w:multiLevelType w:val="multilevel"/>
    <w:tmpl w:val="C480F5A0"/>
    <w:lvl w:ilvl="0">
      <w:start w:val="1"/>
      <w:numFmt w:val="decimal"/>
      <w:lvlText w:val="%1"/>
      <w:lvlJc w:val="left"/>
      <w:pPr>
        <w:ind w:left="435" w:hanging="435"/>
      </w:pPr>
      <w:rPr>
        <w:rFonts w:hint="default"/>
      </w:rPr>
    </w:lvl>
    <w:lvl w:ilvl="1">
      <w:start w:val="1"/>
      <w:numFmt w:val="decimal"/>
      <w:lvlText w:val="%1.%2"/>
      <w:lvlJc w:val="left"/>
      <w:pPr>
        <w:ind w:left="1143" w:hanging="43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41">
    <w:nsid w:val="7C411C72"/>
    <w:multiLevelType w:val="hybridMultilevel"/>
    <w:tmpl w:val="F66C2E14"/>
    <w:lvl w:ilvl="0" w:tplc="04160001">
      <w:start w:val="1"/>
      <w:numFmt w:val="bullet"/>
      <w:lvlText w:val=""/>
      <w:lvlJc w:val="left"/>
      <w:pPr>
        <w:tabs>
          <w:tab w:val="num" w:pos="720"/>
        </w:tabs>
        <w:ind w:left="720" w:hanging="360"/>
      </w:pPr>
      <w:rPr>
        <w:rFonts w:ascii="Symbol" w:hAnsi="Symbol" w:cs="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Wingdings" w:hint="default"/>
      </w:rPr>
    </w:lvl>
    <w:lvl w:ilvl="3" w:tplc="04160001">
      <w:start w:val="1"/>
      <w:numFmt w:val="bullet"/>
      <w:lvlText w:val=""/>
      <w:lvlJc w:val="left"/>
      <w:pPr>
        <w:tabs>
          <w:tab w:val="num" w:pos="2880"/>
        </w:tabs>
        <w:ind w:left="2880" w:hanging="360"/>
      </w:pPr>
      <w:rPr>
        <w:rFonts w:ascii="Symbol" w:hAnsi="Symbol" w:cs="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Wingdings" w:hint="default"/>
      </w:rPr>
    </w:lvl>
    <w:lvl w:ilvl="6" w:tplc="04160001">
      <w:start w:val="1"/>
      <w:numFmt w:val="bullet"/>
      <w:lvlText w:val=""/>
      <w:lvlJc w:val="left"/>
      <w:pPr>
        <w:tabs>
          <w:tab w:val="num" w:pos="5040"/>
        </w:tabs>
        <w:ind w:left="5040" w:hanging="360"/>
      </w:pPr>
      <w:rPr>
        <w:rFonts w:ascii="Symbol" w:hAnsi="Symbol" w:cs="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Wingdings" w:hint="default"/>
      </w:rPr>
    </w:lvl>
  </w:abstractNum>
  <w:abstractNum w:abstractNumId="42">
    <w:nsid w:val="7F6931FF"/>
    <w:multiLevelType w:val="hybridMultilevel"/>
    <w:tmpl w:val="F2AAFBA2"/>
    <w:lvl w:ilvl="0" w:tplc="16BA2154">
      <w:start w:val="1"/>
      <w:numFmt w:val="decimal"/>
      <w:lvlText w:val="1.%1"/>
      <w:lvlJc w:val="left"/>
      <w:pPr>
        <w:ind w:left="36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abstractNumId w:val="31"/>
  </w:num>
  <w:num w:numId="2">
    <w:abstractNumId w:val="27"/>
  </w:num>
  <w:num w:numId="3">
    <w:abstractNumId w:val="2"/>
  </w:num>
  <w:num w:numId="4">
    <w:abstractNumId w:val="14"/>
  </w:num>
  <w:num w:numId="5">
    <w:abstractNumId w:val="20"/>
  </w:num>
  <w:num w:numId="6">
    <w:abstractNumId w:val="5"/>
  </w:num>
  <w:num w:numId="7">
    <w:abstractNumId w:val="30"/>
  </w:num>
  <w:num w:numId="8">
    <w:abstractNumId w:val="0"/>
  </w:num>
  <w:num w:numId="9">
    <w:abstractNumId w:val="42"/>
  </w:num>
  <w:num w:numId="10">
    <w:abstractNumId w:val="37"/>
  </w:num>
  <w:num w:numId="11">
    <w:abstractNumId w:val="11"/>
  </w:num>
  <w:num w:numId="12">
    <w:abstractNumId w:val="9"/>
  </w:num>
  <w:num w:numId="13">
    <w:abstractNumId w:val="1"/>
  </w:num>
  <w:num w:numId="14">
    <w:abstractNumId w:val="10"/>
  </w:num>
  <w:num w:numId="15">
    <w:abstractNumId w:val="12"/>
  </w:num>
  <w:num w:numId="16">
    <w:abstractNumId w:val="21"/>
  </w:num>
  <w:num w:numId="17">
    <w:abstractNumId w:val="36"/>
  </w:num>
  <w:num w:numId="18">
    <w:abstractNumId w:val="3"/>
  </w:num>
  <w:num w:numId="19">
    <w:abstractNumId w:val="25"/>
  </w:num>
  <w:num w:numId="20">
    <w:abstractNumId w:val="18"/>
  </w:num>
  <w:num w:numId="21">
    <w:abstractNumId w:val="34"/>
  </w:num>
  <w:num w:numId="22">
    <w:abstractNumId w:val="22"/>
  </w:num>
  <w:num w:numId="23">
    <w:abstractNumId w:val="6"/>
  </w:num>
  <w:num w:numId="24">
    <w:abstractNumId w:val="40"/>
  </w:num>
  <w:num w:numId="25">
    <w:abstractNumId w:val="13"/>
  </w:num>
  <w:num w:numId="26">
    <w:abstractNumId w:val="38"/>
  </w:num>
  <w:num w:numId="27">
    <w:abstractNumId w:val="23"/>
  </w:num>
  <w:num w:numId="28">
    <w:abstractNumId w:val="32"/>
  </w:num>
  <w:num w:numId="29">
    <w:abstractNumId w:val="16"/>
  </w:num>
  <w:num w:numId="30">
    <w:abstractNumId w:val="33"/>
  </w:num>
  <w:num w:numId="31">
    <w:abstractNumId w:val="17"/>
  </w:num>
  <w:num w:numId="32">
    <w:abstractNumId w:val="19"/>
  </w:num>
  <w:num w:numId="33">
    <w:abstractNumId w:val="15"/>
  </w:num>
  <w:num w:numId="34">
    <w:abstractNumId w:val="8"/>
  </w:num>
  <w:num w:numId="35">
    <w:abstractNumId w:val="41"/>
  </w:num>
  <w:num w:numId="36">
    <w:abstractNumId w:val="29"/>
  </w:num>
  <w:num w:numId="37">
    <w:abstractNumId w:val="24"/>
  </w:num>
  <w:num w:numId="38">
    <w:abstractNumId w:val="28"/>
  </w:num>
  <w:num w:numId="39">
    <w:abstractNumId w:val="7"/>
  </w:num>
  <w:num w:numId="40">
    <w:abstractNumId w:val="26"/>
  </w:num>
  <w:num w:numId="41">
    <w:abstractNumId w:val="39"/>
  </w:num>
  <w:num w:numId="42">
    <w:abstractNumId w:val="35"/>
  </w:num>
  <w:num w:numId="43">
    <w:abstractNumId w:val="11"/>
    <w:lvlOverride w:ilvl="0">
      <w:startOverride w:val="4"/>
    </w:lvlOverride>
    <w:lvlOverride w:ilvl="1">
      <w:startOverride w:val="2"/>
    </w:lvlOverride>
  </w:num>
  <w:num w:numId="4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trackRevisions/>
  <w:doNotTrackMove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D6C1B"/>
    <w:rsid w:val="00005B94"/>
    <w:rsid w:val="000063B2"/>
    <w:rsid w:val="00006BFD"/>
    <w:rsid w:val="000071DF"/>
    <w:rsid w:val="00007A6E"/>
    <w:rsid w:val="0002379D"/>
    <w:rsid w:val="00023FFD"/>
    <w:rsid w:val="0002427E"/>
    <w:rsid w:val="0002536F"/>
    <w:rsid w:val="0002776F"/>
    <w:rsid w:val="0003302E"/>
    <w:rsid w:val="00035D88"/>
    <w:rsid w:val="00037929"/>
    <w:rsid w:val="0004399B"/>
    <w:rsid w:val="000445BB"/>
    <w:rsid w:val="0004630A"/>
    <w:rsid w:val="000516F8"/>
    <w:rsid w:val="0005447C"/>
    <w:rsid w:val="00055F96"/>
    <w:rsid w:val="00056E95"/>
    <w:rsid w:val="00065639"/>
    <w:rsid w:val="00077595"/>
    <w:rsid w:val="00077AB4"/>
    <w:rsid w:val="000819AF"/>
    <w:rsid w:val="00085E37"/>
    <w:rsid w:val="0008629B"/>
    <w:rsid w:val="000863CB"/>
    <w:rsid w:val="000919BC"/>
    <w:rsid w:val="00092D07"/>
    <w:rsid w:val="0009422F"/>
    <w:rsid w:val="000A13BE"/>
    <w:rsid w:val="000A49F7"/>
    <w:rsid w:val="000A5C13"/>
    <w:rsid w:val="000A62CC"/>
    <w:rsid w:val="000B034F"/>
    <w:rsid w:val="000B5DBF"/>
    <w:rsid w:val="000B6964"/>
    <w:rsid w:val="000B771C"/>
    <w:rsid w:val="000C3269"/>
    <w:rsid w:val="000C4ED4"/>
    <w:rsid w:val="000C6109"/>
    <w:rsid w:val="000C695F"/>
    <w:rsid w:val="000C7A74"/>
    <w:rsid w:val="000D054E"/>
    <w:rsid w:val="000D1C2F"/>
    <w:rsid w:val="000D1E52"/>
    <w:rsid w:val="000D2E49"/>
    <w:rsid w:val="000D5202"/>
    <w:rsid w:val="000D6CC6"/>
    <w:rsid w:val="000D7C31"/>
    <w:rsid w:val="000E2D01"/>
    <w:rsid w:val="000E4D85"/>
    <w:rsid w:val="000E5B78"/>
    <w:rsid w:val="000E6CB1"/>
    <w:rsid w:val="000E7D92"/>
    <w:rsid w:val="000F046E"/>
    <w:rsid w:val="000F380F"/>
    <w:rsid w:val="000F4C06"/>
    <w:rsid w:val="000F50FE"/>
    <w:rsid w:val="000F7526"/>
    <w:rsid w:val="00102794"/>
    <w:rsid w:val="001040FA"/>
    <w:rsid w:val="0010480C"/>
    <w:rsid w:val="00105C30"/>
    <w:rsid w:val="00106576"/>
    <w:rsid w:val="0010658F"/>
    <w:rsid w:val="00112225"/>
    <w:rsid w:val="00121DDD"/>
    <w:rsid w:val="001302AF"/>
    <w:rsid w:val="00133446"/>
    <w:rsid w:val="0013347C"/>
    <w:rsid w:val="001348D1"/>
    <w:rsid w:val="0014078A"/>
    <w:rsid w:val="00143B23"/>
    <w:rsid w:val="0014517E"/>
    <w:rsid w:val="00150531"/>
    <w:rsid w:val="001530E2"/>
    <w:rsid w:val="00153928"/>
    <w:rsid w:val="00154039"/>
    <w:rsid w:val="00160D6A"/>
    <w:rsid w:val="00170192"/>
    <w:rsid w:val="0017227F"/>
    <w:rsid w:val="001728B1"/>
    <w:rsid w:val="00173C73"/>
    <w:rsid w:val="001759A4"/>
    <w:rsid w:val="00181CD0"/>
    <w:rsid w:val="00183ABF"/>
    <w:rsid w:val="00184521"/>
    <w:rsid w:val="00184F76"/>
    <w:rsid w:val="00186AF1"/>
    <w:rsid w:val="00186F63"/>
    <w:rsid w:val="00187A9A"/>
    <w:rsid w:val="001906E7"/>
    <w:rsid w:val="0019534B"/>
    <w:rsid w:val="001A54EB"/>
    <w:rsid w:val="001A67C5"/>
    <w:rsid w:val="001A75EA"/>
    <w:rsid w:val="001A7BF0"/>
    <w:rsid w:val="001B0468"/>
    <w:rsid w:val="001B052C"/>
    <w:rsid w:val="001B0C3E"/>
    <w:rsid w:val="001B2795"/>
    <w:rsid w:val="001B4957"/>
    <w:rsid w:val="001B595B"/>
    <w:rsid w:val="001B603F"/>
    <w:rsid w:val="001C0114"/>
    <w:rsid w:val="001D1669"/>
    <w:rsid w:val="001D6D4A"/>
    <w:rsid w:val="001E0CC7"/>
    <w:rsid w:val="001E269C"/>
    <w:rsid w:val="001E4B7D"/>
    <w:rsid w:val="001E5458"/>
    <w:rsid w:val="001E54C1"/>
    <w:rsid w:val="001F09AC"/>
    <w:rsid w:val="001F0A6E"/>
    <w:rsid w:val="001F14B3"/>
    <w:rsid w:val="001F435B"/>
    <w:rsid w:val="001F4BB1"/>
    <w:rsid w:val="00205F47"/>
    <w:rsid w:val="00206693"/>
    <w:rsid w:val="00210398"/>
    <w:rsid w:val="00214CD6"/>
    <w:rsid w:val="00216075"/>
    <w:rsid w:val="0021797D"/>
    <w:rsid w:val="00220235"/>
    <w:rsid w:val="002210BF"/>
    <w:rsid w:val="0022193E"/>
    <w:rsid w:val="0022375F"/>
    <w:rsid w:val="002242CE"/>
    <w:rsid w:val="00233209"/>
    <w:rsid w:val="00236B81"/>
    <w:rsid w:val="00240FBD"/>
    <w:rsid w:val="00243FE7"/>
    <w:rsid w:val="002442E6"/>
    <w:rsid w:val="00247C3D"/>
    <w:rsid w:val="0025094E"/>
    <w:rsid w:val="002547B6"/>
    <w:rsid w:val="00255A6C"/>
    <w:rsid w:val="00261026"/>
    <w:rsid w:val="002703F2"/>
    <w:rsid w:val="00271B17"/>
    <w:rsid w:val="00271E0B"/>
    <w:rsid w:val="0027644E"/>
    <w:rsid w:val="00276826"/>
    <w:rsid w:val="002805CD"/>
    <w:rsid w:val="00282BCB"/>
    <w:rsid w:val="002857AE"/>
    <w:rsid w:val="002872DF"/>
    <w:rsid w:val="00291FA3"/>
    <w:rsid w:val="00297A12"/>
    <w:rsid w:val="002A1FE8"/>
    <w:rsid w:val="002A49C4"/>
    <w:rsid w:val="002A5CB3"/>
    <w:rsid w:val="002A6074"/>
    <w:rsid w:val="002B0307"/>
    <w:rsid w:val="002B1697"/>
    <w:rsid w:val="002B27AF"/>
    <w:rsid w:val="002B4017"/>
    <w:rsid w:val="002B7825"/>
    <w:rsid w:val="002C17A6"/>
    <w:rsid w:val="002C2827"/>
    <w:rsid w:val="002C627C"/>
    <w:rsid w:val="002D31FF"/>
    <w:rsid w:val="002D3DF1"/>
    <w:rsid w:val="002D481A"/>
    <w:rsid w:val="002D509F"/>
    <w:rsid w:val="002E0AA1"/>
    <w:rsid w:val="002E352C"/>
    <w:rsid w:val="002E4128"/>
    <w:rsid w:val="002E6281"/>
    <w:rsid w:val="002E7780"/>
    <w:rsid w:val="002F2C79"/>
    <w:rsid w:val="002F30C9"/>
    <w:rsid w:val="002F5A41"/>
    <w:rsid w:val="002F658E"/>
    <w:rsid w:val="0030150E"/>
    <w:rsid w:val="00301B64"/>
    <w:rsid w:val="00305386"/>
    <w:rsid w:val="00311B05"/>
    <w:rsid w:val="00312811"/>
    <w:rsid w:val="003143CC"/>
    <w:rsid w:val="0031485E"/>
    <w:rsid w:val="00315E85"/>
    <w:rsid w:val="00323207"/>
    <w:rsid w:val="00323F8C"/>
    <w:rsid w:val="00330A1E"/>
    <w:rsid w:val="00330E20"/>
    <w:rsid w:val="0033330F"/>
    <w:rsid w:val="00334FDC"/>
    <w:rsid w:val="00337D6A"/>
    <w:rsid w:val="00342671"/>
    <w:rsid w:val="0034406E"/>
    <w:rsid w:val="003443F7"/>
    <w:rsid w:val="00346397"/>
    <w:rsid w:val="0035094F"/>
    <w:rsid w:val="00351DA0"/>
    <w:rsid w:val="00357566"/>
    <w:rsid w:val="003576D8"/>
    <w:rsid w:val="003579FE"/>
    <w:rsid w:val="0037045C"/>
    <w:rsid w:val="003736A3"/>
    <w:rsid w:val="00373E64"/>
    <w:rsid w:val="00376142"/>
    <w:rsid w:val="00377379"/>
    <w:rsid w:val="0038017A"/>
    <w:rsid w:val="00380FC2"/>
    <w:rsid w:val="00386177"/>
    <w:rsid w:val="003914FA"/>
    <w:rsid w:val="0039584B"/>
    <w:rsid w:val="003A2997"/>
    <w:rsid w:val="003A40C6"/>
    <w:rsid w:val="003A5F41"/>
    <w:rsid w:val="003A7B38"/>
    <w:rsid w:val="003A7D64"/>
    <w:rsid w:val="003B6893"/>
    <w:rsid w:val="003B70DF"/>
    <w:rsid w:val="003C0677"/>
    <w:rsid w:val="003C11D7"/>
    <w:rsid w:val="003C1B41"/>
    <w:rsid w:val="003C3D34"/>
    <w:rsid w:val="003C4608"/>
    <w:rsid w:val="003C4990"/>
    <w:rsid w:val="003C650C"/>
    <w:rsid w:val="003C73DB"/>
    <w:rsid w:val="003C7BB8"/>
    <w:rsid w:val="003D050C"/>
    <w:rsid w:val="003D08DA"/>
    <w:rsid w:val="003D2092"/>
    <w:rsid w:val="003D2A34"/>
    <w:rsid w:val="003E0160"/>
    <w:rsid w:val="003E1DF3"/>
    <w:rsid w:val="003E3024"/>
    <w:rsid w:val="003E3868"/>
    <w:rsid w:val="003E4548"/>
    <w:rsid w:val="003E6174"/>
    <w:rsid w:val="003E68F3"/>
    <w:rsid w:val="003E6E6F"/>
    <w:rsid w:val="003E7EB4"/>
    <w:rsid w:val="003F3463"/>
    <w:rsid w:val="003F595A"/>
    <w:rsid w:val="003F774E"/>
    <w:rsid w:val="004000FC"/>
    <w:rsid w:val="0040158F"/>
    <w:rsid w:val="00401A5C"/>
    <w:rsid w:val="00402251"/>
    <w:rsid w:val="00402CFA"/>
    <w:rsid w:val="00403928"/>
    <w:rsid w:val="00410B4F"/>
    <w:rsid w:val="00410B81"/>
    <w:rsid w:val="00411344"/>
    <w:rsid w:val="00417C43"/>
    <w:rsid w:val="0042481E"/>
    <w:rsid w:val="00426F50"/>
    <w:rsid w:val="004272A9"/>
    <w:rsid w:val="0043377B"/>
    <w:rsid w:val="00440C27"/>
    <w:rsid w:val="00444252"/>
    <w:rsid w:val="0044761E"/>
    <w:rsid w:val="004506BE"/>
    <w:rsid w:val="00450A24"/>
    <w:rsid w:val="00450BAC"/>
    <w:rsid w:val="00452122"/>
    <w:rsid w:val="00455612"/>
    <w:rsid w:val="00456BB0"/>
    <w:rsid w:val="00457ED4"/>
    <w:rsid w:val="00464ACB"/>
    <w:rsid w:val="0046613D"/>
    <w:rsid w:val="00466338"/>
    <w:rsid w:val="004670E3"/>
    <w:rsid w:val="00472795"/>
    <w:rsid w:val="00481FDD"/>
    <w:rsid w:val="00484AC7"/>
    <w:rsid w:val="004919FE"/>
    <w:rsid w:val="00494C48"/>
    <w:rsid w:val="004955C1"/>
    <w:rsid w:val="00496D12"/>
    <w:rsid w:val="004A0B15"/>
    <w:rsid w:val="004A0E25"/>
    <w:rsid w:val="004A29CB"/>
    <w:rsid w:val="004A3009"/>
    <w:rsid w:val="004A50A8"/>
    <w:rsid w:val="004A63D4"/>
    <w:rsid w:val="004B2613"/>
    <w:rsid w:val="004B3C8D"/>
    <w:rsid w:val="004C40E3"/>
    <w:rsid w:val="004C6D03"/>
    <w:rsid w:val="004D5DE7"/>
    <w:rsid w:val="004D7263"/>
    <w:rsid w:val="004D7767"/>
    <w:rsid w:val="004E47E3"/>
    <w:rsid w:val="004E4F7E"/>
    <w:rsid w:val="004E6011"/>
    <w:rsid w:val="004E763F"/>
    <w:rsid w:val="004E7AF2"/>
    <w:rsid w:val="004F2537"/>
    <w:rsid w:val="004F37B3"/>
    <w:rsid w:val="004F6A89"/>
    <w:rsid w:val="004F78E1"/>
    <w:rsid w:val="005021B3"/>
    <w:rsid w:val="00511D4C"/>
    <w:rsid w:val="00513767"/>
    <w:rsid w:val="005143D8"/>
    <w:rsid w:val="005423AE"/>
    <w:rsid w:val="00542FE4"/>
    <w:rsid w:val="005528FA"/>
    <w:rsid w:val="005567A5"/>
    <w:rsid w:val="005612E6"/>
    <w:rsid w:val="00561686"/>
    <w:rsid w:val="00563363"/>
    <w:rsid w:val="005651C4"/>
    <w:rsid w:val="00566FFF"/>
    <w:rsid w:val="005677DC"/>
    <w:rsid w:val="00570741"/>
    <w:rsid w:val="005743B8"/>
    <w:rsid w:val="005770F4"/>
    <w:rsid w:val="00583E4D"/>
    <w:rsid w:val="005842DF"/>
    <w:rsid w:val="00585F4D"/>
    <w:rsid w:val="0059389B"/>
    <w:rsid w:val="00594FAF"/>
    <w:rsid w:val="00595FFF"/>
    <w:rsid w:val="005A2B83"/>
    <w:rsid w:val="005B23E3"/>
    <w:rsid w:val="005B5808"/>
    <w:rsid w:val="005B7435"/>
    <w:rsid w:val="005C068B"/>
    <w:rsid w:val="005C1BFC"/>
    <w:rsid w:val="005C3A6C"/>
    <w:rsid w:val="005C482A"/>
    <w:rsid w:val="005C49D5"/>
    <w:rsid w:val="005D5786"/>
    <w:rsid w:val="005E1245"/>
    <w:rsid w:val="005F0884"/>
    <w:rsid w:val="005F1FC5"/>
    <w:rsid w:val="00602120"/>
    <w:rsid w:val="0060423F"/>
    <w:rsid w:val="006042D8"/>
    <w:rsid w:val="0060505D"/>
    <w:rsid w:val="006071B9"/>
    <w:rsid w:val="00607A58"/>
    <w:rsid w:val="0061280C"/>
    <w:rsid w:val="00613601"/>
    <w:rsid w:val="0061755B"/>
    <w:rsid w:val="0062233D"/>
    <w:rsid w:val="0062672F"/>
    <w:rsid w:val="00632AF0"/>
    <w:rsid w:val="00632D94"/>
    <w:rsid w:val="006374F4"/>
    <w:rsid w:val="0064013C"/>
    <w:rsid w:val="00641563"/>
    <w:rsid w:val="00643A80"/>
    <w:rsid w:val="006508BD"/>
    <w:rsid w:val="006524D3"/>
    <w:rsid w:val="00656A52"/>
    <w:rsid w:val="00660EDE"/>
    <w:rsid w:val="0066109D"/>
    <w:rsid w:val="00662169"/>
    <w:rsid w:val="006635DA"/>
    <w:rsid w:val="00663A84"/>
    <w:rsid w:val="00663B0B"/>
    <w:rsid w:val="006641CE"/>
    <w:rsid w:val="00667A48"/>
    <w:rsid w:val="00671800"/>
    <w:rsid w:val="006768E2"/>
    <w:rsid w:val="00683190"/>
    <w:rsid w:val="00691867"/>
    <w:rsid w:val="0069473A"/>
    <w:rsid w:val="0069595B"/>
    <w:rsid w:val="00695A8A"/>
    <w:rsid w:val="00695F30"/>
    <w:rsid w:val="00696957"/>
    <w:rsid w:val="00696CD4"/>
    <w:rsid w:val="006A0605"/>
    <w:rsid w:val="006A18F5"/>
    <w:rsid w:val="006A1F94"/>
    <w:rsid w:val="006A270B"/>
    <w:rsid w:val="006A46A4"/>
    <w:rsid w:val="006A5896"/>
    <w:rsid w:val="006A70F4"/>
    <w:rsid w:val="006A7D66"/>
    <w:rsid w:val="006B0BE4"/>
    <w:rsid w:val="006B0F52"/>
    <w:rsid w:val="006B2568"/>
    <w:rsid w:val="006B3998"/>
    <w:rsid w:val="006B728B"/>
    <w:rsid w:val="006C0FC5"/>
    <w:rsid w:val="006C4528"/>
    <w:rsid w:val="006C4746"/>
    <w:rsid w:val="006D23CA"/>
    <w:rsid w:val="006D5842"/>
    <w:rsid w:val="006D5E50"/>
    <w:rsid w:val="006D645E"/>
    <w:rsid w:val="006E26E6"/>
    <w:rsid w:val="006E6F51"/>
    <w:rsid w:val="006F2CCF"/>
    <w:rsid w:val="006F6240"/>
    <w:rsid w:val="006F7AE1"/>
    <w:rsid w:val="00701B53"/>
    <w:rsid w:val="00702164"/>
    <w:rsid w:val="00703EBD"/>
    <w:rsid w:val="007059AB"/>
    <w:rsid w:val="00707C31"/>
    <w:rsid w:val="007136CF"/>
    <w:rsid w:val="007226C5"/>
    <w:rsid w:val="0073362C"/>
    <w:rsid w:val="00734BF9"/>
    <w:rsid w:val="007376D5"/>
    <w:rsid w:val="00737C0B"/>
    <w:rsid w:val="00745C25"/>
    <w:rsid w:val="00747D7F"/>
    <w:rsid w:val="007508D0"/>
    <w:rsid w:val="0075522A"/>
    <w:rsid w:val="00755E51"/>
    <w:rsid w:val="00761102"/>
    <w:rsid w:val="0076127F"/>
    <w:rsid w:val="00761787"/>
    <w:rsid w:val="007622AE"/>
    <w:rsid w:val="00776800"/>
    <w:rsid w:val="00784E30"/>
    <w:rsid w:val="0079794F"/>
    <w:rsid w:val="007A0A31"/>
    <w:rsid w:val="007A23ED"/>
    <w:rsid w:val="007A4348"/>
    <w:rsid w:val="007A7826"/>
    <w:rsid w:val="007B41DF"/>
    <w:rsid w:val="007B4495"/>
    <w:rsid w:val="007C3150"/>
    <w:rsid w:val="007C4D0F"/>
    <w:rsid w:val="007C576D"/>
    <w:rsid w:val="007C63E2"/>
    <w:rsid w:val="007C785E"/>
    <w:rsid w:val="007D1525"/>
    <w:rsid w:val="007D1DBC"/>
    <w:rsid w:val="007D2CE8"/>
    <w:rsid w:val="007D395C"/>
    <w:rsid w:val="007D3E28"/>
    <w:rsid w:val="007D60A0"/>
    <w:rsid w:val="007D6243"/>
    <w:rsid w:val="007D64FC"/>
    <w:rsid w:val="007D6C1B"/>
    <w:rsid w:val="007E0FBD"/>
    <w:rsid w:val="007E1A95"/>
    <w:rsid w:val="007E3697"/>
    <w:rsid w:val="007E4176"/>
    <w:rsid w:val="007E527A"/>
    <w:rsid w:val="007F2FF1"/>
    <w:rsid w:val="007F3FDF"/>
    <w:rsid w:val="007F54F1"/>
    <w:rsid w:val="007F677F"/>
    <w:rsid w:val="00803693"/>
    <w:rsid w:val="0080739F"/>
    <w:rsid w:val="00811100"/>
    <w:rsid w:val="00814EEF"/>
    <w:rsid w:val="00816C02"/>
    <w:rsid w:val="00822CAA"/>
    <w:rsid w:val="00831406"/>
    <w:rsid w:val="00832519"/>
    <w:rsid w:val="00833361"/>
    <w:rsid w:val="00834B90"/>
    <w:rsid w:val="00837EB9"/>
    <w:rsid w:val="00845AFD"/>
    <w:rsid w:val="008473D7"/>
    <w:rsid w:val="008504D6"/>
    <w:rsid w:val="0086128D"/>
    <w:rsid w:val="008652F3"/>
    <w:rsid w:val="00866E47"/>
    <w:rsid w:val="008740ED"/>
    <w:rsid w:val="008750F7"/>
    <w:rsid w:val="00884AB4"/>
    <w:rsid w:val="00884EB2"/>
    <w:rsid w:val="00887014"/>
    <w:rsid w:val="0089227E"/>
    <w:rsid w:val="008922AE"/>
    <w:rsid w:val="00892FF5"/>
    <w:rsid w:val="00896A73"/>
    <w:rsid w:val="00896E59"/>
    <w:rsid w:val="008A1619"/>
    <w:rsid w:val="008A5093"/>
    <w:rsid w:val="008A6996"/>
    <w:rsid w:val="008B34B7"/>
    <w:rsid w:val="008B72CE"/>
    <w:rsid w:val="008C0576"/>
    <w:rsid w:val="008C18C5"/>
    <w:rsid w:val="008C2E19"/>
    <w:rsid w:val="008C711E"/>
    <w:rsid w:val="008D1C5A"/>
    <w:rsid w:val="008D3DC5"/>
    <w:rsid w:val="008D45C4"/>
    <w:rsid w:val="008D4A8F"/>
    <w:rsid w:val="008E0F3D"/>
    <w:rsid w:val="008F35D3"/>
    <w:rsid w:val="008F3C8C"/>
    <w:rsid w:val="00902717"/>
    <w:rsid w:val="00903DD2"/>
    <w:rsid w:val="00905011"/>
    <w:rsid w:val="009054F4"/>
    <w:rsid w:val="00905515"/>
    <w:rsid w:val="0090615C"/>
    <w:rsid w:val="00907A74"/>
    <w:rsid w:val="00910168"/>
    <w:rsid w:val="00911244"/>
    <w:rsid w:val="009134D4"/>
    <w:rsid w:val="00926BA8"/>
    <w:rsid w:val="00926BC4"/>
    <w:rsid w:val="009420A6"/>
    <w:rsid w:val="00945D5C"/>
    <w:rsid w:val="00952E34"/>
    <w:rsid w:val="00956525"/>
    <w:rsid w:val="009635A7"/>
    <w:rsid w:val="009641E0"/>
    <w:rsid w:val="0096475E"/>
    <w:rsid w:val="00967FC6"/>
    <w:rsid w:val="00971DB3"/>
    <w:rsid w:val="00981DBA"/>
    <w:rsid w:val="00985100"/>
    <w:rsid w:val="00985554"/>
    <w:rsid w:val="0098788F"/>
    <w:rsid w:val="0099120A"/>
    <w:rsid w:val="009A0524"/>
    <w:rsid w:val="009A1930"/>
    <w:rsid w:val="009A5780"/>
    <w:rsid w:val="009A57C8"/>
    <w:rsid w:val="009A73C6"/>
    <w:rsid w:val="009B0C4A"/>
    <w:rsid w:val="009B67F9"/>
    <w:rsid w:val="009C3F91"/>
    <w:rsid w:val="009C4B1F"/>
    <w:rsid w:val="009D11AE"/>
    <w:rsid w:val="009D4379"/>
    <w:rsid w:val="009E347C"/>
    <w:rsid w:val="009E5ACC"/>
    <w:rsid w:val="009F1B9A"/>
    <w:rsid w:val="009F2C1F"/>
    <w:rsid w:val="00A0244B"/>
    <w:rsid w:val="00A043CE"/>
    <w:rsid w:val="00A066EB"/>
    <w:rsid w:val="00A0685C"/>
    <w:rsid w:val="00A21195"/>
    <w:rsid w:val="00A2321B"/>
    <w:rsid w:val="00A275BF"/>
    <w:rsid w:val="00A30D71"/>
    <w:rsid w:val="00A339DB"/>
    <w:rsid w:val="00A33A81"/>
    <w:rsid w:val="00A354CA"/>
    <w:rsid w:val="00A43D62"/>
    <w:rsid w:val="00A4489C"/>
    <w:rsid w:val="00A4513F"/>
    <w:rsid w:val="00A478E4"/>
    <w:rsid w:val="00A54FEB"/>
    <w:rsid w:val="00A561CE"/>
    <w:rsid w:val="00A60850"/>
    <w:rsid w:val="00A6784E"/>
    <w:rsid w:val="00A71C10"/>
    <w:rsid w:val="00A777E0"/>
    <w:rsid w:val="00A82010"/>
    <w:rsid w:val="00A91CAF"/>
    <w:rsid w:val="00A95A15"/>
    <w:rsid w:val="00AA0EB9"/>
    <w:rsid w:val="00AA478E"/>
    <w:rsid w:val="00AA4B75"/>
    <w:rsid w:val="00AA63E5"/>
    <w:rsid w:val="00AA6C19"/>
    <w:rsid w:val="00AA6F6A"/>
    <w:rsid w:val="00AB06C5"/>
    <w:rsid w:val="00AB1A0C"/>
    <w:rsid w:val="00AB7335"/>
    <w:rsid w:val="00AC0CCE"/>
    <w:rsid w:val="00AC24D0"/>
    <w:rsid w:val="00AC3669"/>
    <w:rsid w:val="00AD3BA7"/>
    <w:rsid w:val="00AE0B97"/>
    <w:rsid w:val="00AE4A10"/>
    <w:rsid w:val="00AE6165"/>
    <w:rsid w:val="00AF24C8"/>
    <w:rsid w:val="00B02881"/>
    <w:rsid w:val="00B10A93"/>
    <w:rsid w:val="00B14A9D"/>
    <w:rsid w:val="00B16058"/>
    <w:rsid w:val="00B161FC"/>
    <w:rsid w:val="00B16D12"/>
    <w:rsid w:val="00B21EAD"/>
    <w:rsid w:val="00B238EF"/>
    <w:rsid w:val="00B24BFA"/>
    <w:rsid w:val="00B331A8"/>
    <w:rsid w:val="00B33489"/>
    <w:rsid w:val="00B361F8"/>
    <w:rsid w:val="00B37F7D"/>
    <w:rsid w:val="00B41338"/>
    <w:rsid w:val="00B43D9F"/>
    <w:rsid w:val="00B442AB"/>
    <w:rsid w:val="00B46123"/>
    <w:rsid w:val="00B46BC6"/>
    <w:rsid w:val="00B47EAE"/>
    <w:rsid w:val="00B51A2D"/>
    <w:rsid w:val="00B52A9A"/>
    <w:rsid w:val="00B5359E"/>
    <w:rsid w:val="00B5463F"/>
    <w:rsid w:val="00B56DA0"/>
    <w:rsid w:val="00B6281E"/>
    <w:rsid w:val="00B65B6A"/>
    <w:rsid w:val="00B66935"/>
    <w:rsid w:val="00B71819"/>
    <w:rsid w:val="00B72E1D"/>
    <w:rsid w:val="00B72FBD"/>
    <w:rsid w:val="00B7312B"/>
    <w:rsid w:val="00B733D0"/>
    <w:rsid w:val="00B7352E"/>
    <w:rsid w:val="00B74ED2"/>
    <w:rsid w:val="00B81684"/>
    <w:rsid w:val="00B826DD"/>
    <w:rsid w:val="00B8384F"/>
    <w:rsid w:val="00B83D85"/>
    <w:rsid w:val="00B85AED"/>
    <w:rsid w:val="00B938F0"/>
    <w:rsid w:val="00B9642B"/>
    <w:rsid w:val="00BA5BF5"/>
    <w:rsid w:val="00BA5D06"/>
    <w:rsid w:val="00BA6005"/>
    <w:rsid w:val="00BA7ECF"/>
    <w:rsid w:val="00BA7F4F"/>
    <w:rsid w:val="00BB020A"/>
    <w:rsid w:val="00BB2E63"/>
    <w:rsid w:val="00BC3EF1"/>
    <w:rsid w:val="00BD2C4D"/>
    <w:rsid w:val="00BD3024"/>
    <w:rsid w:val="00BE1284"/>
    <w:rsid w:val="00BE1882"/>
    <w:rsid w:val="00BE3306"/>
    <w:rsid w:val="00BF02E4"/>
    <w:rsid w:val="00C00BB3"/>
    <w:rsid w:val="00C00CCD"/>
    <w:rsid w:val="00C021B9"/>
    <w:rsid w:val="00C02858"/>
    <w:rsid w:val="00C106C4"/>
    <w:rsid w:val="00C12E48"/>
    <w:rsid w:val="00C14E7D"/>
    <w:rsid w:val="00C15185"/>
    <w:rsid w:val="00C16D1B"/>
    <w:rsid w:val="00C224F6"/>
    <w:rsid w:val="00C22D09"/>
    <w:rsid w:val="00C232DA"/>
    <w:rsid w:val="00C270FD"/>
    <w:rsid w:val="00C3051F"/>
    <w:rsid w:val="00C3326E"/>
    <w:rsid w:val="00C341AC"/>
    <w:rsid w:val="00C35146"/>
    <w:rsid w:val="00C35A6D"/>
    <w:rsid w:val="00C40D2B"/>
    <w:rsid w:val="00C43B87"/>
    <w:rsid w:val="00C44B23"/>
    <w:rsid w:val="00C47EF7"/>
    <w:rsid w:val="00C5322F"/>
    <w:rsid w:val="00C54E09"/>
    <w:rsid w:val="00C5519E"/>
    <w:rsid w:val="00C55C8A"/>
    <w:rsid w:val="00C618D6"/>
    <w:rsid w:val="00C649C9"/>
    <w:rsid w:val="00C74F8A"/>
    <w:rsid w:val="00C77EAD"/>
    <w:rsid w:val="00C83EBB"/>
    <w:rsid w:val="00C844E8"/>
    <w:rsid w:val="00C84968"/>
    <w:rsid w:val="00C92D98"/>
    <w:rsid w:val="00C92DDB"/>
    <w:rsid w:val="00C94821"/>
    <w:rsid w:val="00CA1764"/>
    <w:rsid w:val="00CA569A"/>
    <w:rsid w:val="00CB11D2"/>
    <w:rsid w:val="00CB4CB8"/>
    <w:rsid w:val="00CB67D6"/>
    <w:rsid w:val="00CB7AEB"/>
    <w:rsid w:val="00CB7B39"/>
    <w:rsid w:val="00CC0ECD"/>
    <w:rsid w:val="00CC2559"/>
    <w:rsid w:val="00CC471A"/>
    <w:rsid w:val="00CC480F"/>
    <w:rsid w:val="00CC4D72"/>
    <w:rsid w:val="00CC5ABA"/>
    <w:rsid w:val="00CD0D28"/>
    <w:rsid w:val="00CD5005"/>
    <w:rsid w:val="00CD7A2B"/>
    <w:rsid w:val="00CD7E85"/>
    <w:rsid w:val="00CE1C24"/>
    <w:rsid w:val="00CE22E4"/>
    <w:rsid w:val="00CE2E83"/>
    <w:rsid w:val="00CE6A0B"/>
    <w:rsid w:val="00CF1C06"/>
    <w:rsid w:val="00CF2C92"/>
    <w:rsid w:val="00CF4F46"/>
    <w:rsid w:val="00D01499"/>
    <w:rsid w:val="00D02417"/>
    <w:rsid w:val="00D0530B"/>
    <w:rsid w:val="00D10F40"/>
    <w:rsid w:val="00D1227A"/>
    <w:rsid w:val="00D25627"/>
    <w:rsid w:val="00D31EC8"/>
    <w:rsid w:val="00D327F4"/>
    <w:rsid w:val="00D35AFC"/>
    <w:rsid w:val="00D37BCF"/>
    <w:rsid w:val="00D40B0A"/>
    <w:rsid w:val="00D41B30"/>
    <w:rsid w:val="00D42355"/>
    <w:rsid w:val="00D429F6"/>
    <w:rsid w:val="00D42D72"/>
    <w:rsid w:val="00D4350F"/>
    <w:rsid w:val="00D51071"/>
    <w:rsid w:val="00D57D40"/>
    <w:rsid w:val="00D61C60"/>
    <w:rsid w:val="00D63E31"/>
    <w:rsid w:val="00D711F6"/>
    <w:rsid w:val="00D76DAE"/>
    <w:rsid w:val="00D80941"/>
    <w:rsid w:val="00D822C1"/>
    <w:rsid w:val="00D8420A"/>
    <w:rsid w:val="00D8461D"/>
    <w:rsid w:val="00D84A02"/>
    <w:rsid w:val="00D87C2E"/>
    <w:rsid w:val="00D92152"/>
    <w:rsid w:val="00D93532"/>
    <w:rsid w:val="00D94360"/>
    <w:rsid w:val="00D94C94"/>
    <w:rsid w:val="00DA115E"/>
    <w:rsid w:val="00DA1D07"/>
    <w:rsid w:val="00DA222A"/>
    <w:rsid w:val="00DA2951"/>
    <w:rsid w:val="00DA2B75"/>
    <w:rsid w:val="00DA7ED4"/>
    <w:rsid w:val="00DB3C05"/>
    <w:rsid w:val="00DB5BBF"/>
    <w:rsid w:val="00DB6EBC"/>
    <w:rsid w:val="00DB757D"/>
    <w:rsid w:val="00DC0413"/>
    <w:rsid w:val="00DC041A"/>
    <w:rsid w:val="00DC1D4A"/>
    <w:rsid w:val="00DC1E1F"/>
    <w:rsid w:val="00DC2758"/>
    <w:rsid w:val="00DC32BB"/>
    <w:rsid w:val="00DD0BE9"/>
    <w:rsid w:val="00DD0DB1"/>
    <w:rsid w:val="00DE34B8"/>
    <w:rsid w:val="00DE3B53"/>
    <w:rsid w:val="00DE630D"/>
    <w:rsid w:val="00DF0FC1"/>
    <w:rsid w:val="00DF6978"/>
    <w:rsid w:val="00DF7C7C"/>
    <w:rsid w:val="00E0257D"/>
    <w:rsid w:val="00E0286C"/>
    <w:rsid w:val="00E05E3E"/>
    <w:rsid w:val="00E07172"/>
    <w:rsid w:val="00E0734C"/>
    <w:rsid w:val="00E10E62"/>
    <w:rsid w:val="00E11E20"/>
    <w:rsid w:val="00E1447E"/>
    <w:rsid w:val="00E171A8"/>
    <w:rsid w:val="00E20E0F"/>
    <w:rsid w:val="00E22448"/>
    <w:rsid w:val="00E316F6"/>
    <w:rsid w:val="00E31B1A"/>
    <w:rsid w:val="00E32AA0"/>
    <w:rsid w:val="00E33497"/>
    <w:rsid w:val="00E4095C"/>
    <w:rsid w:val="00E42BFD"/>
    <w:rsid w:val="00E4316B"/>
    <w:rsid w:val="00E438CE"/>
    <w:rsid w:val="00E4427A"/>
    <w:rsid w:val="00E467AC"/>
    <w:rsid w:val="00E46814"/>
    <w:rsid w:val="00E46B04"/>
    <w:rsid w:val="00E505B2"/>
    <w:rsid w:val="00E524A2"/>
    <w:rsid w:val="00E53398"/>
    <w:rsid w:val="00E5698B"/>
    <w:rsid w:val="00E56AAC"/>
    <w:rsid w:val="00E62A66"/>
    <w:rsid w:val="00E655C7"/>
    <w:rsid w:val="00E716BE"/>
    <w:rsid w:val="00E77D13"/>
    <w:rsid w:val="00E802B7"/>
    <w:rsid w:val="00E8268F"/>
    <w:rsid w:val="00E8374D"/>
    <w:rsid w:val="00E93369"/>
    <w:rsid w:val="00E96375"/>
    <w:rsid w:val="00E96681"/>
    <w:rsid w:val="00E96AC2"/>
    <w:rsid w:val="00E96AF8"/>
    <w:rsid w:val="00EA214E"/>
    <w:rsid w:val="00EA4383"/>
    <w:rsid w:val="00EB53A5"/>
    <w:rsid w:val="00EC5E76"/>
    <w:rsid w:val="00ED3018"/>
    <w:rsid w:val="00ED568F"/>
    <w:rsid w:val="00ED591A"/>
    <w:rsid w:val="00ED6758"/>
    <w:rsid w:val="00ED683D"/>
    <w:rsid w:val="00ED76CE"/>
    <w:rsid w:val="00EF13EB"/>
    <w:rsid w:val="00EF1F48"/>
    <w:rsid w:val="00EF31DB"/>
    <w:rsid w:val="00EF391A"/>
    <w:rsid w:val="00EF50BF"/>
    <w:rsid w:val="00EF66B8"/>
    <w:rsid w:val="00F02335"/>
    <w:rsid w:val="00F04734"/>
    <w:rsid w:val="00F05589"/>
    <w:rsid w:val="00F15B0C"/>
    <w:rsid w:val="00F20083"/>
    <w:rsid w:val="00F22832"/>
    <w:rsid w:val="00F2320C"/>
    <w:rsid w:val="00F23457"/>
    <w:rsid w:val="00F242CE"/>
    <w:rsid w:val="00F27208"/>
    <w:rsid w:val="00F27666"/>
    <w:rsid w:val="00F27D47"/>
    <w:rsid w:val="00F304EB"/>
    <w:rsid w:val="00F32451"/>
    <w:rsid w:val="00F3670A"/>
    <w:rsid w:val="00F4100E"/>
    <w:rsid w:val="00F42ACD"/>
    <w:rsid w:val="00F509FE"/>
    <w:rsid w:val="00F51EBB"/>
    <w:rsid w:val="00F61CE1"/>
    <w:rsid w:val="00F63311"/>
    <w:rsid w:val="00F63D26"/>
    <w:rsid w:val="00F6767C"/>
    <w:rsid w:val="00F75022"/>
    <w:rsid w:val="00F75566"/>
    <w:rsid w:val="00F755AD"/>
    <w:rsid w:val="00F85951"/>
    <w:rsid w:val="00F85D91"/>
    <w:rsid w:val="00F8767E"/>
    <w:rsid w:val="00F92ACC"/>
    <w:rsid w:val="00F930E7"/>
    <w:rsid w:val="00F9427C"/>
    <w:rsid w:val="00F959A8"/>
    <w:rsid w:val="00FA0FA2"/>
    <w:rsid w:val="00FA2006"/>
    <w:rsid w:val="00FA498F"/>
    <w:rsid w:val="00FA5967"/>
    <w:rsid w:val="00FA6243"/>
    <w:rsid w:val="00FA6657"/>
    <w:rsid w:val="00FB238A"/>
    <w:rsid w:val="00FB79F9"/>
    <w:rsid w:val="00FC463F"/>
    <w:rsid w:val="00FC61D0"/>
    <w:rsid w:val="00FD5BBC"/>
    <w:rsid w:val="00FD7EF1"/>
    <w:rsid w:val="00FE051A"/>
    <w:rsid w:val="00FE3029"/>
    <w:rsid w:val="00FE602C"/>
    <w:rsid w:val="00FE7C11"/>
    <w:rsid w:val="00FF0194"/>
    <w:rsid w:val="00FF10EA"/>
    <w:rsid w:val="00FF16E7"/>
    <w:rsid w:val="00FF187F"/>
    <w:rsid w:val="00FF33B1"/>
    <w:rsid w:val="00FF3B0F"/>
  </w:rsids>
  <m:mathPr>
    <m:mathFont m:val="Cambria Math"/>
    <m:brkBin m:val="before"/>
    <m:brkBinSub m:val="--"/>
    <m:smallFrac m:val="off"/>
    <m:dispDef/>
    <m:lMargin m:val="0"/>
    <m:rMargin m:val="0"/>
    <m:defJc m:val="centerGroup"/>
    <m:wrapIndent m:val="1440"/>
    <m:intLim m:val="subSup"/>
    <m:naryLim m:val="undOvr"/>
  </m:mathPr>
  <w:uiCompat97To2003/>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Calibri" w:hAnsi="Arial" w:cs="Times New Roman"/>
        <w:lang w:val="pt-BR" w:eastAsia="pt-BR"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EF1F48"/>
    <w:pPr>
      <w:spacing w:line="360" w:lineRule="auto"/>
      <w:jc w:val="both"/>
    </w:pPr>
    <w:rPr>
      <w:rFonts w:cs="Arial"/>
      <w:sz w:val="24"/>
      <w:szCs w:val="24"/>
      <w:lang w:eastAsia="en-US"/>
    </w:rPr>
  </w:style>
  <w:style w:type="paragraph" w:styleId="Ttulo1">
    <w:name w:val="heading 1"/>
    <w:basedOn w:val="Normal"/>
    <w:next w:val="Normal"/>
    <w:link w:val="Ttulo1Char"/>
    <w:uiPriority w:val="99"/>
    <w:qFormat/>
    <w:rsid w:val="00A21195"/>
    <w:pPr>
      <w:keepNext/>
      <w:keepLines/>
      <w:numPr>
        <w:numId w:val="11"/>
      </w:numPr>
      <w:outlineLvl w:val="0"/>
    </w:pPr>
    <w:rPr>
      <w:rFonts w:eastAsia="Times New Roman"/>
      <w:b/>
      <w:bCs/>
      <w:caps/>
      <w:sz w:val="28"/>
      <w:szCs w:val="28"/>
    </w:rPr>
  </w:style>
  <w:style w:type="paragraph" w:styleId="Ttulo2">
    <w:name w:val="heading 2"/>
    <w:basedOn w:val="Normal"/>
    <w:next w:val="Normal"/>
    <w:link w:val="Ttulo2Char"/>
    <w:uiPriority w:val="99"/>
    <w:qFormat/>
    <w:rsid w:val="00F959A8"/>
    <w:pPr>
      <w:keepNext/>
      <w:keepLines/>
      <w:numPr>
        <w:ilvl w:val="1"/>
        <w:numId w:val="11"/>
      </w:numPr>
      <w:outlineLvl w:val="1"/>
    </w:pPr>
    <w:rPr>
      <w:rFonts w:eastAsia="Times New Roman"/>
      <w:b/>
      <w:bCs/>
    </w:rPr>
  </w:style>
  <w:style w:type="paragraph" w:styleId="Ttulo3">
    <w:name w:val="heading 3"/>
    <w:basedOn w:val="Normal"/>
    <w:next w:val="Normal"/>
    <w:link w:val="Ttulo3Char"/>
    <w:uiPriority w:val="99"/>
    <w:qFormat/>
    <w:rsid w:val="007D6C1B"/>
    <w:pPr>
      <w:keepNext/>
      <w:keepLines/>
      <w:numPr>
        <w:ilvl w:val="2"/>
        <w:numId w:val="11"/>
      </w:numPr>
      <w:outlineLvl w:val="2"/>
    </w:pPr>
    <w:rPr>
      <w:rFonts w:eastAsia="Times New Roman"/>
      <w:b/>
      <w:bCs/>
    </w:rPr>
  </w:style>
  <w:style w:type="paragraph" w:styleId="Ttulo4">
    <w:name w:val="heading 4"/>
    <w:basedOn w:val="Normal"/>
    <w:next w:val="Normal"/>
    <w:link w:val="Ttulo4Char"/>
    <w:uiPriority w:val="99"/>
    <w:qFormat/>
    <w:rsid w:val="007D6C1B"/>
    <w:pPr>
      <w:keepNext/>
      <w:keepLines/>
      <w:numPr>
        <w:ilvl w:val="3"/>
        <w:numId w:val="11"/>
      </w:numPr>
      <w:outlineLvl w:val="3"/>
    </w:pPr>
    <w:rPr>
      <w:rFonts w:eastAsia="Times New Roman"/>
      <w:b/>
      <w:bCs/>
    </w:rPr>
  </w:style>
  <w:style w:type="paragraph" w:styleId="Ttulo5">
    <w:name w:val="heading 5"/>
    <w:basedOn w:val="Normal"/>
    <w:next w:val="Normal"/>
    <w:link w:val="Ttulo5Char"/>
    <w:uiPriority w:val="99"/>
    <w:qFormat/>
    <w:rsid w:val="007D6C1B"/>
    <w:pPr>
      <w:keepNext/>
      <w:keepLines/>
      <w:numPr>
        <w:ilvl w:val="4"/>
        <w:numId w:val="11"/>
      </w:numPr>
      <w:spacing w:before="40"/>
      <w:outlineLvl w:val="4"/>
    </w:pPr>
    <w:rPr>
      <w:rFonts w:ascii="Calibri Light" w:eastAsia="Times New Roman" w:hAnsi="Calibri Light" w:cs="Calibri Light"/>
      <w:color w:val="2E74B5"/>
    </w:rPr>
  </w:style>
  <w:style w:type="paragraph" w:styleId="Ttulo6">
    <w:name w:val="heading 6"/>
    <w:basedOn w:val="Normal"/>
    <w:next w:val="Normal"/>
    <w:link w:val="Ttulo6Char"/>
    <w:uiPriority w:val="99"/>
    <w:qFormat/>
    <w:rsid w:val="007D6C1B"/>
    <w:pPr>
      <w:keepNext/>
      <w:keepLines/>
      <w:numPr>
        <w:ilvl w:val="5"/>
        <w:numId w:val="11"/>
      </w:numPr>
      <w:spacing w:before="40"/>
      <w:outlineLvl w:val="5"/>
    </w:pPr>
    <w:rPr>
      <w:rFonts w:ascii="Calibri Light" w:eastAsia="Times New Roman" w:hAnsi="Calibri Light" w:cs="Calibri Light"/>
      <w:color w:val="1F4D78"/>
    </w:rPr>
  </w:style>
  <w:style w:type="paragraph" w:styleId="Ttulo7">
    <w:name w:val="heading 7"/>
    <w:basedOn w:val="Normal"/>
    <w:next w:val="Normal"/>
    <w:link w:val="Ttulo7Char"/>
    <w:uiPriority w:val="99"/>
    <w:qFormat/>
    <w:rsid w:val="007D6C1B"/>
    <w:pPr>
      <w:keepNext/>
      <w:keepLines/>
      <w:numPr>
        <w:ilvl w:val="6"/>
        <w:numId w:val="11"/>
      </w:numPr>
      <w:spacing w:before="40"/>
      <w:outlineLvl w:val="6"/>
    </w:pPr>
    <w:rPr>
      <w:rFonts w:ascii="Calibri Light" w:eastAsia="Times New Roman" w:hAnsi="Calibri Light" w:cs="Calibri Light"/>
      <w:i/>
      <w:iCs/>
      <w:color w:val="1F4D78"/>
    </w:rPr>
  </w:style>
  <w:style w:type="paragraph" w:styleId="Ttulo8">
    <w:name w:val="heading 8"/>
    <w:basedOn w:val="Normal"/>
    <w:next w:val="Normal"/>
    <w:link w:val="Ttulo8Char"/>
    <w:uiPriority w:val="99"/>
    <w:qFormat/>
    <w:rsid w:val="007D6C1B"/>
    <w:pPr>
      <w:keepNext/>
      <w:keepLines/>
      <w:numPr>
        <w:ilvl w:val="7"/>
        <w:numId w:val="11"/>
      </w:numPr>
      <w:spacing w:before="40"/>
      <w:outlineLvl w:val="7"/>
    </w:pPr>
    <w:rPr>
      <w:rFonts w:ascii="Calibri Light" w:eastAsia="Times New Roman" w:hAnsi="Calibri Light" w:cs="Calibri Light"/>
      <w:color w:val="272727"/>
      <w:sz w:val="21"/>
      <w:szCs w:val="21"/>
    </w:rPr>
  </w:style>
  <w:style w:type="paragraph" w:styleId="Ttulo9">
    <w:name w:val="heading 9"/>
    <w:basedOn w:val="Normal"/>
    <w:next w:val="Normal"/>
    <w:link w:val="Ttulo9Char"/>
    <w:uiPriority w:val="99"/>
    <w:qFormat/>
    <w:rsid w:val="007D6C1B"/>
    <w:pPr>
      <w:keepNext/>
      <w:keepLines/>
      <w:numPr>
        <w:ilvl w:val="8"/>
        <w:numId w:val="11"/>
      </w:numPr>
      <w:spacing w:before="40"/>
      <w:outlineLvl w:val="8"/>
    </w:pPr>
    <w:rPr>
      <w:rFonts w:ascii="Calibri Light" w:eastAsia="Times New Roman" w:hAnsi="Calibri Light" w:cs="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A21195"/>
    <w:rPr>
      <w:rFonts w:eastAsia="Times New Roman"/>
      <w:b/>
      <w:bCs/>
      <w:caps/>
      <w:sz w:val="32"/>
      <w:szCs w:val="32"/>
    </w:rPr>
  </w:style>
  <w:style w:type="character" w:customStyle="1" w:styleId="Ttulo2Char">
    <w:name w:val="Título 2 Char"/>
    <w:basedOn w:val="Fontepargpadro"/>
    <w:link w:val="Ttulo2"/>
    <w:uiPriority w:val="99"/>
    <w:locked/>
    <w:rsid w:val="00F959A8"/>
    <w:rPr>
      <w:rFonts w:eastAsia="Times New Roman"/>
      <w:b/>
      <w:bCs/>
      <w:sz w:val="26"/>
      <w:szCs w:val="26"/>
    </w:rPr>
  </w:style>
  <w:style w:type="character" w:customStyle="1" w:styleId="Ttulo3Char">
    <w:name w:val="Título 3 Char"/>
    <w:basedOn w:val="Fontepargpadro"/>
    <w:link w:val="Ttulo3"/>
    <w:uiPriority w:val="99"/>
    <w:locked/>
    <w:rsid w:val="007D6C1B"/>
    <w:rPr>
      <w:rFonts w:eastAsia="Times New Roman"/>
      <w:b/>
      <w:bCs/>
      <w:sz w:val="24"/>
      <w:szCs w:val="24"/>
    </w:rPr>
  </w:style>
  <w:style w:type="character" w:customStyle="1" w:styleId="Ttulo4Char">
    <w:name w:val="Título 4 Char"/>
    <w:basedOn w:val="Fontepargpadro"/>
    <w:link w:val="Ttulo4"/>
    <w:uiPriority w:val="99"/>
    <w:semiHidden/>
    <w:locked/>
    <w:rsid w:val="007D6C1B"/>
    <w:rPr>
      <w:rFonts w:eastAsia="Times New Roman"/>
      <w:b/>
      <w:bCs/>
    </w:rPr>
  </w:style>
  <w:style w:type="character" w:customStyle="1" w:styleId="Ttulo5Char">
    <w:name w:val="Título 5 Char"/>
    <w:basedOn w:val="Fontepargpadro"/>
    <w:link w:val="Ttulo5"/>
    <w:uiPriority w:val="99"/>
    <w:semiHidden/>
    <w:locked/>
    <w:rsid w:val="007D6C1B"/>
    <w:rPr>
      <w:rFonts w:ascii="Calibri Light" w:hAnsi="Calibri Light" w:cs="Calibri Light"/>
      <w:color w:val="2E74B5"/>
    </w:rPr>
  </w:style>
  <w:style w:type="character" w:customStyle="1" w:styleId="Ttulo6Char">
    <w:name w:val="Título 6 Char"/>
    <w:basedOn w:val="Fontepargpadro"/>
    <w:link w:val="Ttulo6"/>
    <w:uiPriority w:val="99"/>
    <w:semiHidden/>
    <w:locked/>
    <w:rsid w:val="007D6C1B"/>
    <w:rPr>
      <w:rFonts w:ascii="Calibri Light" w:hAnsi="Calibri Light" w:cs="Calibri Light"/>
      <w:color w:val="1F4D78"/>
    </w:rPr>
  </w:style>
  <w:style w:type="character" w:customStyle="1" w:styleId="Ttulo7Char">
    <w:name w:val="Título 7 Char"/>
    <w:basedOn w:val="Fontepargpadro"/>
    <w:link w:val="Ttulo7"/>
    <w:uiPriority w:val="99"/>
    <w:semiHidden/>
    <w:locked/>
    <w:rsid w:val="007D6C1B"/>
    <w:rPr>
      <w:rFonts w:ascii="Calibri Light" w:hAnsi="Calibri Light" w:cs="Calibri Light"/>
      <w:i/>
      <w:iCs/>
      <w:color w:val="1F4D78"/>
    </w:rPr>
  </w:style>
  <w:style w:type="character" w:customStyle="1" w:styleId="Ttulo8Char">
    <w:name w:val="Título 8 Char"/>
    <w:basedOn w:val="Fontepargpadro"/>
    <w:link w:val="Ttulo8"/>
    <w:uiPriority w:val="99"/>
    <w:semiHidden/>
    <w:locked/>
    <w:rsid w:val="007D6C1B"/>
    <w:rPr>
      <w:rFonts w:ascii="Calibri Light" w:hAnsi="Calibri Light" w:cs="Calibri Light"/>
      <w:color w:val="272727"/>
      <w:sz w:val="21"/>
      <w:szCs w:val="21"/>
    </w:rPr>
  </w:style>
  <w:style w:type="character" w:customStyle="1" w:styleId="Ttulo9Char">
    <w:name w:val="Título 9 Char"/>
    <w:basedOn w:val="Fontepargpadro"/>
    <w:link w:val="Ttulo9"/>
    <w:uiPriority w:val="99"/>
    <w:semiHidden/>
    <w:locked/>
    <w:rsid w:val="007D6C1B"/>
    <w:rPr>
      <w:rFonts w:ascii="Calibri Light" w:hAnsi="Calibri Light" w:cs="Calibri Light"/>
      <w:i/>
      <w:iCs/>
      <w:color w:val="272727"/>
      <w:sz w:val="21"/>
      <w:szCs w:val="21"/>
    </w:rPr>
  </w:style>
  <w:style w:type="paragraph" w:styleId="Cabealho">
    <w:name w:val="header"/>
    <w:basedOn w:val="Normal"/>
    <w:link w:val="CabealhoChar"/>
    <w:uiPriority w:val="99"/>
    <w:rsid w:val="007D6C1B"/>
    <w:pPr>
      <w:tabs>
        <w:tab w:val="center" w:pos="4252"/>
        <w:tab w:val="right" w:pos="8504"/>
      </w:tabs>
      <w:spacing w:line="240" w:lineRule="auto"/>
    </w:pPr>
  </w:style>
  <w:style w:type="character" w:customStyle="1" w:styleId="CabealhoChar">
    <w:name w:val="Cabeçalho Char"/>
    <w:basedOn w:val="Fontepargpadro"/>
    <w:link w:val="Cabealho"/>
    <w:uiPriority w:val="99"/>
    <w:locked/>
    <w:rsid w:val="007D6C1B"/>
  </w:style>
  <w:style w:type="paragraph" w:styleId="Rodap">
    <w:name w:val="footer"/>
    <w:basedOn w:val="Normal"/>
    <w:link w:val="RodapChar"/>
    <w:uiPriority w:val="99"/>
    <w:rsid w:val="008C711E"/>
    <w:pPr>
      <w:tabs>
        <w:tab w:val="center" w:pos="4252"/>
        <w:tab w:val="right" w:pos="8504"/>
      </w:tabs>
      <w:spacing w:line="240" w:lineRule="auto"/>
    </w:pPr>
    <w:rPr>
      <w:sz w:val="20"/>
      <w:szCs w:val="20"/>
    </w:rPr>
  </w:style>
  <w:style w:type="character" w:customStyle="1" w:styleId="RodapChar">
    <w:name w:val="Rodapé Char"/>
    <w:basedOn w:val="Fontepargpadro"/>
    <w:link w:val="Rodap"/>
    <w:uiPriority w:val="99"/>
    <w:locked/>
    <w:rsid w:val="008C711E"/>
    <w:rPr>
      <w:sz w:val="20"/>
      <w:szCs w:val="20"/>
    </w:rPr>
  </w:style>
  <w:style w:type="table" w:styleId="Tabelacomgrade">
    <w:name w:val="Table Grid"/>
    <w:basedOn w:val="Tabelanormal"/>
    <w:uiPriority w:val="99"/>
    <w:rsid w:val="0039584B"/>
    <w:rPr>
      <w:rFonts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rsid w:val="0039584B"/>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locked/>
    <w:rsid w:val="0039584B"/>
    <w:rPr>
      <w:rFonts w:ascii="Segoe UI" w:hAnsi="Segoe UI" w:cs="Segoe UI"/>
      <w:sz w:val="18"/>
      <w:szCs w:val="18"/>
    </w:rPr>
  </w:style>
  <w:style w:type="paragraph" w:customStyle="1" w:styleId="TtuloSemNumerao">
    <w:name w:val="Título Sem Numeração"/>
    <w:basedOn w:val="Normal"/>
    <w:link w:val="TtuloSemNumeraoChar"/>
    <w:autoRedefine/>
    <w:uiPriority w:val="99"/>
    <w:rsid w:val="000F380F"/>
    <w:pPr>
      <w:jc w:val="center"/>
    </w:pPr>
    <w:rPr>
      <w:b/>
      <w:bCs/>
      <w:caps/>
      <w:sz w:val="28"/>
      <w:szCs w:val="28"/>
    </w:rPr>
  </w:style>
  <w:style w:type="paragraph" w:customStyle="1" w:styleId="CitaoDireta">
    <w:name w:val="Citação Direta"/>
    <w:basedOn w:val="Normal"/>
    <w:link w:val="CitaoDiretaChar"/>
    <w:uiPriority w:val="99"/>
    <w:rsid w:val="00CA1764"/>
    <w:pPr>
      <w:spacing w:line="240" w:lineRule="auto"/>
      <w:ind w:left="2268"/>
    </w:pPr>
    <w:rPr>
      <w:sz w:val="20"/>
      <w:szCs w:val="20"/>
    </w:rPr>
  </w:style>
  <w:style w:type="character" w:customStyle="1" w:styleId="TtuloSemNumeraoChar">
    <w:name w:val="Título Sem Numeração Char"/>
    <w:basedOn w:val="Fontepargpadro"/>
    <w:link w:val="TtuloSemNumerao"/>
    <w:uiPriority w:val="99"/>
    <w:locked/>
    <w:rsid w:val="000F380F"/>
    <w:rPr>
      <w:rFonts w:cs="Times New Roman"/>
      <w:b/>
      <w:bCs/>
      <w:caps/>
      <w:sz w:val="28"/>
      <w:szCs w:val="28"/>
    </w:rPr>
  </w:style>
  <w:style w:type="paragraph" w:customStyle="1" w:styleId="Ttulo2semnumerao">
    <w:name w:val="Título 2 sem numeração"/>
    <w:basedOn w:val="Ttulo2"/>
    <w:link w:val="Ttulo2semnumeraoChar"/>
    <w:uiPriority w:val="99"/>
    <w:rsid w:val="00B8384F"/>
    <w:pPr>
      <w:numPr>
        <w:ilvl w:val="0"/>
        <w:numId w:val="0"/>
      </w:numPr>
    </w:pPr>
  </w:style>
  <w:style w:type="paragraph" w:styleId="Sumrio1">
    <w:name w:val="toc 1"/>
    <w:basedOn w:val="Normal"/>
    <w:next w:val="Normal"/>
    <w:autoRedefine/>
    <w:uiPriority w:val="99"/>
    <w:semiHidden/>
    <w:rsid w:val="000F380F"/>
    <w:pPr>
      <w:spacing w:after="100"/>
    </w:pPr>
  </w:style>
  <w:style w:type="paragraph" w:customStyle="1" w:styleId="Ttulo1semnumerao">
    <w:name w:val="Título 1 sem numeração"/>
    <w:basedOn w:val="Normal"/>
    <w:link w:val="Ttulo1semnumeraoChar"/>
    <w:uiPriority w:val="99"/>
    <w:rsid w:val="00A21195"/>
    <w:rPr>
      <w:b/>
      <w:bCs/>
      <w:sz w:val="28"/>
      <w:szCs w:val="28"/>
    </w:rPr>
  </w:style>
  <w:style w:type="character" w:customStyle="1" w:styleId="Ttulo2semnumeraoChar">
    <w:name w:val="Título 2 sem numeração Char"/>
    <w:basedOn w:val="Ttulo2Char"/>
    <w:link w:val="Ttulo2semnumerao"/>
    <w:uiPriority w:val="99"/>
    <w:locked/>
    <w:rsid w:val="00B8384F"/>
    <w:rPr>
      <w:rFonts w:cs="Times New Roman"/>
    </w:rPr>
  </w:style>
  <w:style w:type="paragraph" w:customStyle="1" w:styleId="Referncia">
    <w:name w:val="Referência"/>
    <w:basedOn w:val="TtuloSemNumerao"/>
    <w:link w:val="RefernciaChar"/>
    <w:uiPriority w:val="99"/>
    <w:rsid w:val="002B4017"/>
    <w:pPr>
      <w:spacing w:line="240" w:lineRule="auto"/>
      <w:jc w:val="left"/>
    </w:pPr>
    <w:rPr>
      <w:b w:val="0"/>
      <w:bCs w:val="0"/>
      <w:caps w:val="0"/>
      <w:sz w:val="24"/>
      <w:szCs w:val="24"/>
    </w:rPr>
  </w:style>
  <w:style w:type="character" w:customStyle="1" w:styleId="Ttulo1semnumeraoChar">
    <w:name w:val="Título 1 sem numeração Char"/>
    <w:basedOn w:val="Fontepargpadro"/>
    <w:link w:val="Ttulo1semnumerao"/>
    <w:uiPriority w:val="99"/>
    <w:locked/>
    <w:rsid w:val="00A21195"/>
    <w:rPr>
      <w:rFonts w:cs="Times New Roman"/>
      <w:b/>
      <w:bCs/>
      <w:sz w:val="28"/>
      <w:szCs w:val="28"/>
    </w:rPr>
  </w:style>
  <w:style w:type="character" w:customStyle="1" w:styleId="CitaoDiretaChar">
    <w:name w:val="Citação Direta Char"/>
    <w:basedOn w:val="Fontepargpadro"/>
    <w:link w:val="CitaoDireta"/>
    <w:uiPriority w:val="99"/>
    <w:locked/>
    <w:rsid w:val="00CA1764"/>
    <w:rPr>
      <w:rFonts w:cs="Times New Roman"/>
      <w:sz w:val="20"/>
      <w:szCs w:val="20"/>
    </w:rPr>
  </w:style>
  <w:style w:type="paragraph" w:styleId="Sumrio2">
    <w:name w:val="toc 2"/>
    <w:basedOn w:val="Normal"/>
    <w:next w:val="Normal"/>
    <w:link w:val="Sumrio2Char"/>
    <w:autoRedefine/>
    <w:uiPriority w:val="99"/>
    <w:semiHidden/>
    <w:rsid w:val="000F380F"/>
    <w:pPr>
      <w:spacing w:after="100"/>
      <w:ind w:left="240"/>
    </w:pPr>
  </w:style>
  <w:style w:type="character" w:customStyle="1" w:styleId="RefernciaChar">
    <w:name w:val="Referência Char"/>
    <w:basedOn w:val="TtuloSemNumeraoChar"/>
    <w:link w:val="Referncia"/>
    <w:uiPriority w:val="99"/>
    <w:locked/>
    <w:rsid w:val="002B4017"/>
  </w:style>
  <w:style w:type="paragraph" w:styleId="Sumrio3">
    <w:name w:val="toc 3"/>
    <w:basedOn w:val="Normal"/>
    <w:next w:val="Normal"/>
    <w:autoRedefine/>
    <w:uiPriority w:val="99"/>
    <w:semiHidden/>
    <w:rsid w:val="000F380F"/>
    <w:pPr>
      <w:spacing w:after="100"/>
      <w:ind w:left="480"/>
    </w:pPr>
  </w:style>
  <w:style w:type="character" w:styleId="Hyperlink">
    <w:name w:val="Hyperlink"/>
    <w:basedOn w:val="Fontepargpadro"/>
    <w:uiPriority w:val="99"/>
    <w:rsid w:val="000F380F"/>
    <w:rPr>
      <w:rFonts w:cs="Times New Roman"/>
      <w:color w:val="0563C1"/>
      <w:u w:val="single"/>
    </w:rPr>
  </w:style>
  <w:style w:type="paragraph" w:customStyle="1" w:styleId="Sumrio">
    <w:name w:val="Sumário"/>
    <w:basedOn w:val="Sumrio2"/>
    <w:link w:val="SumrioChar"/>
    <w:uiPriority w:val="99"/>
    <w:rsid w:val="000F380F"/>
    <w:pPr>
      <w:tabs>
        <w:tab w:val="right" w:leader="dot" w:pos="9061"/>
      </w:tabs>
      <w:spacing w:after="0" w:line="240" w:lineRule="auto"/>
      <w:ind w:left="0"/>
    </w:pPr>
    <w:rPr>
      <w:noProof/>
    </w:rPr>
  </w:style>
  <w:style w:type="paragraph" w:styleId="CabealhodoSumrio">
    <w:name w:val="TOC Heading"/>
    <w:basedOn w:val="Ttulo1"/>
    <w:next w:val="Normal"/>
    <w:uiPriority w:val="99"/>
    <w:qFormat/>
    <w:rsid w:val="000F380F"/>
    <w:pPr>
      <w:numPr>
        <w:numId w:val="0"/>
      </w:numPr>
      <w:spacing w:before="240" w:line="259" w:lineRule="auto"/>
      <w:jc w:val="left"/>
      <w:outlineLvl w:val="9"/>
    </w:pPr>
    <w:rPr>
      <w:rFonts w:ascii="Calibri Light" w:hAnsi="Calibri Light" w:cs="Calibri Light"/>
      <w:b w:val="0"/>
      <w:bCs w:val="0"/>
      <w:caps w:val="0"/>
      <w:color w:val="2E74B5"/>
      <w:sz w:val="32"/>
      <w:szCs w:val="32"/>
      <w:lang w:eastAsia="pt-BR"/>
    </w:rPr>
  </w:style>
  <w:style w:type="character" w:customStyle="1" w:styleId="Sumrio2Char">
    <w:name w:val="Sumário 2 Char"/>
    <w:basedOn w:val="Fontepargpadro"/>
    <w:link w:val="Sumrio2"/>
    <w:uiPriority w:val="99"/>
    <w:locked/>
    <w:rsid w:val="000F380F"/>
    <w:rPr>
      <w:rFonts w:cs="Times New Roman"/>
    </w:rPr>
  </w:style>
  <w:style w:type="character" w:customStyle="1" w:styleId="SumrioChar">
    <w:name w:val="Sumário Char"/>
    <w:basedOn w:val="Sumrio2Char"/>
    <w:link w:val="Sumrio"/>
    <w:uiPriority w:val="99"/>
    <w:locked/>
    <w:rsid w:val="000F380F"/>
    <w:rPr>
      <w:noProof/>
    </w:rPr>
  </w:style>
  <w:style w:type="paragraph" w:customStyle="1" w:styleId="Ttulosemindicaonumrica">
    <w:name w:val="Título sem indicação numérica"/>
    <w:basedOn w:val="Normal"/>
    <w:uiPriority w:val="99"/>
    <w:rsid w:val="00E505B2"/>
    <w:pPr>
      <w:spacing w:after="160" w:line="259" w:lineRule="auto"/>
      <w:jc w:val="center"/>
    </w:pPr>
    <w:rPr>
      <w:b/>
      <w:bCs/>
      <w:caps/>
      <w:sz w:val="28"/>
      <w:szCs w:val="28"/>
    </w:rPr>
  </w:style>
  <w:style w:type="character" w:customStyle="1" w:styleId="apple-converted-space">
    <w:name w:val="apple-converted-space"/>
    <w:basedOn w:val="Fontepargpadro"/>
    <w:uiPriority w:val="99"/>
    <w:rsid w:val="00E505B2"/>
    <w:rPr>
      <w:rFonts w:cs="Times New Roman"/>
    </w:rPr>
  </w:style>
  <w:style w:type="paragraph" w:styleId="Legenda">
    <w:name w:val="caption"/>
    <w:basedOn w:val="Normal"/>
    <w:next w:val="Normal"/>
    <w:autoRedefine/>
    <w:uiPriority w:val="99"/>
    <w:qFormat/>
    <w:rsid w:val="007226C5"/>
    <w:pPr>
      <w:spacing w:line="276" w:lineRule="auto"/>
      <w:jc w:val="center"/>
    </w:pPr>
    <w:rPr>
      <w:b/>
      <w:bCs/>
      <w:sz w:val="20"/>
      <w:szCs w:val="20"/>
    </w:rPr>
  </w:style>
  <w:style w:type="paragraph" w:styleId="NormalWeb">
    <w:name w:val="Normal (Web)"/>
    <w:basedOn w:val="Normal"/>
    <w:uiPriority w:val="99"/>
    <w:rsid w:val="002F30C9"/>
    <w:pPr>
      <w:spacing w:before="100" w:beforeAutospacing="1" w:after="100" w:afterAutospacing="1" w:line="240" w:lineRule="auto"/>
      <w:jc w:val="left"/>
    </w:pPr>
    <w:rPr>
      <w:rFonts w:ascii="Times New Roman" w:eastAsia="Times New Roman" w:hAnsi="Times New Roman" w:cs="Times New Roman"/>
      <w:lang w:eastAsia="pt-BR"/>
    </w:rPr>
  </w:style>
  <w:style w:type="paragraph" w:styleId="PargrafodaLista">
    <w:name w:val="List Paragraph"/>
    <w:basedOn w:val="Normal"/>
    <w:uiPriority w:val="34"/>
    <w:qFormat/>
    <w:rsid w:val="002F30C9"/>
    <w:pPr>
      <w:ind w:left="720"/>
    </w:pPr>
  </w:style>
  <w:style w:type="paragraph" w:styleId="Bibliografia">
    <w:name w:val="Bibliography"/>
    <w:basedOn w:val="Normal"/>
    <w:next w:val="Normal"/>
    <w:uiPriority w:val="99"/>
    <w:rsid w:val="002F30C9"/>
  </w:style>
  <w:style w:type="paragraph" w:styleId="ndicedeilustraes">
    <w:name w:val="table of figures"/>
    <w:basedOn w:val="Normal"/>
    <w:next w:val="Normal"/>
    <w:uiPriority w:val="99"/>
    <w:semiHidden/>
    <w:rsid w:val="001A54EB"/>
  </w:style>
  <w:style w:type="paragraph" w:styleId="Textodenotaderodap">
    <w:name w:val="footnote text"/>
    <w:basedOn w:val="Normal"/>
    <w:link w:val="TextodenotaderodapChar"/>
    <w:uiPriority w:val="99"/>
    <w:semiHidden/>
    <w:rsid w:val="007136CF"/>
    <w:pPr>
      <w:spacing w:after="160" w:line="240" w:lineRule="auto"/>
      <w:jc w:val="left"/>
    </w:pPr>
    <w:rPr>
      <w:sz w:val="20"/>
      <w:szCs w:val="20"/>
    </w:rPr>
  </w:style>
  <w:style w:type="character" w:customStyle="1" w:styleId="TextodenotaderodapChar">
    <w:name w:val="Texto de nota de rodapé Char"/>
    <w:basedOn w:val="Fontepargpadro"/>
    <w:link w:val="Textodenotaderodap"/>
    <w:uiPriority w:val="99"/>
    <w:semiHidden/>
    <w:locked/>
    <w:rsid w:val="007136CF"/>
    <w:rPr>
      <w:rFonts w:cs="Times New Roman"/>
      <w:sz w:val="20"/>
      <w:szCs w:val="20"/>
    </w:rPr>
  </w:style>
  <w:style w:type="character" w:styleId="Refdenotaderodap">
    <w:name w:val="footnote reference"/>
    <w:basedOn w:val="Fontepargpadro"/>
    <w:uiPriority w:val="99"/>
    <w:semiHidden/>
    <w:rsid w:val="007136CF"/>
    <w:rPr>
      <w:rFonts w:cs="Times New Roman"/>
      <w:vertAlign w:val="superscript"/>
    </w:rPr>
  </w:style>
  <w:style w:type="character" w:styleId="Refdecomentrio">
    <w:name w:val="annotation reference"/>
    <w:basedOn w:val="Fontepargpadro"/>
    <w:uiPriority w:val="99"/>
    <w:semiHidden/>
    <w:rsid w:val="00E93369"/>
    <w:rPr>
      <w:rFonts w:cs="Times New Roman"/>
      <w:sz w:val="16"/>
      <w:szCs w:val="16"/>
    </w:rPr>
  </w:style>
  <w:style w:type="paragraph" w:styleId="Textodecomentrio">
    <w:name w:val="annotation text"/>
    <w:basedOn w:val="Normal"/>
    <w:link w:val="TextodecomentrioChar"/>
    <w:uiPriority w:val="99"/>
    <w:semiHidden/>
    <w:rsid w:val="00E93369"/>
    <w:rPr>
      <w:sz w:val="20"/>
      <w:szCs w:val="20"/>
    </w:rPr>
  </w:style>
  <w:style w:type="character" w:customStyle="1" w:styleId="TextodecomentrioChar">
    <w:name w:val="Texto de comentário Char"/>
    <w:basedOn w:val="Fontepargpadro"/>
    <w:link w:val="Textodecomentrio"/>
    <w:uiPriority w:val="99"/>
    <w:locked/>
    <w:rsid w:val="00E93369"/>
    <w:rPr>
      <w:rFonts w:cs="Times New Roman"/>
      <w:sz w:val="20"/>
      <w:szCs w:val="20"/>
    </w:rPr>
  </w:style>
  <w:style w:type="paragraph" w:styleId="Assuntodocomentrio">
    <w:name w:val="annotation subject"/>
    <w:basedOn w:val="Textodecomentrio"/>
    <w:next w:val="Textodecomentrio"/>
    <w:link w:val="AssuntodocomentrioChar"/>
    <w:uiPriority w:val="99"/>
    <w:semiHidden/>
    <w:rsid w:val="0069595B"/>
    <w:pPr>
      <w:spacing w:line="240" w:lineRule="auto"/>
    </w:pPr>
    <w:rPr>
      <w:b/>
      <w:bCs/>
    </w:rPr>
  </w:style>
  <w:style w:type="character" w:customStyle="1" w:styleId="AssuntodocomentrioChar">
    <w:name w:val="Assunto do comentário Char"/>
    <w:basedOn w:val="TextodecomentrioChar"/>
    <w:link w:val="Assuntodocomentrio"/>
    <w:uiPriority w:val="99"/>
    <w:semiHidden/>
    <w:locked/>
    <w:rsid w:val="0069595B"/>
    <w:rPr>
      <w:b/>
      <w:bCs/>
    </w:rPr>
  </w:style>
  <w:style w:type="character" w:styleId="TextodoEspaoReservado">
    <w:name w:val="Placeholder Text"/>
    <w:basedOn w:val="Fontepargpadro"/>
    <w:uiPriority w:val="99"/>
    <w:semiHidden/>
    <w:rsid w:val="008C18C5"/>
    <w:rPr>
      <w:rFonts w:cs="Times New Roman"/>
      <w:color w:val="808080"/>
    </w:rPr>
  </w:style>
  <w:style w:type="paragraph" w:customStyle="1" w:styleId="Citaodireta0">
    <w:name w:val="Citação direta"/>
    <w:basedOn w:val="Normal"/>
    <w:link w:val="CitaodiretaChar0"/>
    <w:uiPriority w:val="99"/>
    <w:rsid w:val="007D1525"/>
    <w:pPr>
      <w:spacing w:line="240" w:lineRule="auto"/>
      <w:ind w:left="2268"/>
    </w:pPr>
    <w:rPr>
      <w:sz w:val="20"/>
      <w:szCs w:val="20"/>
    </w:rPr>
  </w:style>
  <w:style w:type="paragraph" w:customStyle="1" w:styleId="Equao">
    <w:name w:val="Equação"/>
    <w:basedOn w:val="Normal"/>
    <w:link w:val="EquaoChar"/>
    <w:uiPriority w:val="99"/>
    <w:rsid w:val="00DF0FC1"/>
    <w:pPr>
      <w:spacing w:after="160" w:line="240" w:lineRule="auto"/>
      <w:jc w:val="left"/>
    </w:pPr>
    <w:rPr>
      <w:i/>
      <w:iCs/>
    </w:rPr>
  </w:style>
  <w:style w:type="character" w:customStyle="1" w:styleId="CitaodiretaChar0">
    <w:name w:val="Citação direta Char"/>
    <w:basedOn w:val="Fontepargpadro"/>
    <w:link w:val="Citaodireta0"/>
    <w:uiPriority w:val="99"/>
    <w:locked/>
    <w:rsid w:val="007D1525"/>
    <w:rPr>
      <w:rFonts w:cs="Times New Roman"/>
      <w:sz w:val="20"/>
      <w:szCs w:val="20"/>
    </w:rPr>
  </w:style>
  <w:style w:type="character" w:customStyle="1" w:styleId="EquaoChar">
    <w:name w:val="Equação Char"/>
    <w:basedOn w:val="Fontepargpadro"/>
    <w:link w:val="Equao"/>
    <w:uiPriority w:val="99"/>
    <w:locked/>
    <w:rsid w:val="00DF0FC1"/>
    <w:rPr>
      <w:rFonts w:cs="Times New Roman"/>
      <w:i/>
      <w:iCs/>
    </w:rPr>
  </w:style>
  <w:style w:type="numbering" w:customStyle="1" w:styleId="Estilo1">
    <w:name w:val="Estilo1"/>
    <w:rsid w:val="00103FD7"/>
    <w:pPr>
      <w:numPr>
        <w:numId w:val="10"/>
      </w:numPr>
    </w:pPr>
  </w:style>
</w:styles>
</file>

<file path=word/webSettings.xml><?xml version="1.0" encoding="utf-8"?>
<w:webSettings xmlns:r="http://schemas.openxmlformats.org/officeDocument/2006/relationships" xmlns:w="http://schemas.openxmlformats.org/wordprocessingml/2006/main">
  <w:divs>
    <w:div w:id="1635254646">
      <w:marLeft w:val="0"/>
      <w:marRight w:val="0"/>
      <w:marTop w:val="0"/>
      <w:marBottom w:val="0"/>
      <w:divBdr>
        <w:top w:val="none" w:sz="0" w:space="0" w:color="auto"/>
        <w:left w:val="none" w:sz="0" w:space="0" w:color="auto"/>
        <w:bottom w:val="none" w:sz="0" w:space="0" w:color="auto"/>
        <w:right w:val="none" w:sz="0" w:space="0" w:color="auto"/>
      </w:divBdr>
    </w:div>
    <w:div w:id="1635254647">
      <w:marLeft w:val="0"/>
      <w:marRight w:val="0"/>
      <w:marTop w:val="0"/>
      <w:marBottom w:val="0"/>
      <w:divBdr>
        <w:top w:val="none" w:sz="0" w:space="0" w:color="auto"/>
        <w:left w:val="none" w:sz="0" w:space="0" w:color="auto"/>
        <w:bottom w:val="none" w:sz="0" w:space="0" w:color="auto"/>
        <w:right w:val="none" w:sz="0" w:space="0" w:color="auto"/>
      </w:divBdr>
    </w:div>
    <w:div w:id="1635254648">
      <w:marLeft w:val="0"/>
      <w:marRight w:val="0"/>
      <w:marTop w:val="0"/>
      <w:marBottom w:val="0"/>
      <w:divBdr>
        <w:top w:val="none" w:sz="0" w:space="0" w:color="auto"/>
        <w:left w:val="none" w:sz="0" w:space="0" w:color="auto"/>
        <w:bottom w:val="none" w:sz="0" w:space="0" w:color="auto"/>
        <w:right w:val="none" w:sz="0" w:space="0" w:color="auto"/>
      </w:divBdr>
    </w:div>
    <w:div w:id="1635254649">
      <w:marLeft w:val="0"/>
      <w:marRight w:val="0"/>
      <w:marTop w:val="0"/>
      <w:marBottom w:val="0"/>
      <w:divBdr>
        <w:top w:val="none" w:sz="0" w:space="0" w:color="auto"/>
        <w:left w:val="none" w:sz="0" w:space="0" w:color="auto"/>
        <w:bottom w:val="none" w:sz="0" w:space="0" w:color="auto"/>
        <w:right w:val="none" w:sz="0" w:space="0" w:color="auto"/>
      </w:divBdr>
    </w:div>
    <w:div w:id="1635254650">
      <w:marLeft w:val="0"/>
      <w:marRight w:val="0"/>
      <w:marTop w:val="0"/>
      <w:marBottom w:val="0"/>
      <w:divBdr>
        <w:top w:val="none" w:sz="0" w:space="0" w:color="auto"/>
        <w:left w:val="none" w:sz="0" w:space="0" w:color="auto"/>
        <w:bottom w:val="none" w:sz="0" w:space="0" w:color="auto"/>
        <w:right w:val="none" w:sz="0" w:space="0" w:color="auto"/>
      </w:divBdr>
    </w:div>
    <w:div w:id="1635254651">
      <w:marLeft w:val="0"/>
      <w:marRight w:val="0"/>
      <w:marTop w:val="0"/>
      <w:marBottom w:val="0"/>
      <w:divBdr>
        <w:top w:val="none" w:sz="0" w:space="0" w:color="auto"/>
        <w:left w:val="none" w:sz="0" w:space="0" w:color="auto"/>
        <w:bottom w:val="none" w:sz="0" w:space="0" w:color="auto"/>
        <w:right w:val="none" w:sz="0" w:space="0" w:color="auto"/>
      </w:divBdr>
    </w:div>
    <w:div w:id="1635254652">
      <w:marLeft w:val="0"/>
      <w:marRight w:val="0"/>
      <w:marTop w:val="0"/>
      <w:marBottom w:val="0"/>
      <w:divBdr>
        <w:top w:val="none" w:sz="0" w:space="0" w:color="auto"/>
        <w:left w:val="none" w:sz="0" w:space="0" w:color="auto"/>
        <w:bottom w:val="none" w:sz="0" w:space="0" w:color="auto"/>
        <w:right w:val="none" w:sz="0" w:space="0" w:color="auto"/>
      </w:divBdr>
    </w:div>
    <w:div w:id="1635254653">
      <w:marLeft w:val="0"/>
      <w:marRight w:val="0"/>
      <w:marTop w:val="0"/>
      <w:marBottom w:val="0"/>
      <w:divBdr>
        <w:top w:val="none" w:sz="0" w:space="0" w:color="auto"/>
        <w:left w:val="none" w:sz="0" w:space="0" w:color="auto"/>
        <w:bottom w:val="none" w:sz="0" w:space="0" w:color="auto"/>
        <w:right w:val="none" w:sz="0" w:space="0" w:color="auto"/>
      </w:divBdr>
    </w:div>
    <w:div w:id="1635254654">
      <w:marLeft w:val="0"/>
      <w:marRight w:val="0"/>
      <w:marTop w:val="0"/>
      <w:marBottom w:val="0"/>
      <w:divBdr>
        <w:top w:val="none" w:sz="0" w:space="0" w:color="auto"/>
        <w:left w:val="none" w:sz="0" w:space="0" w:color="auto"/>
        <w:bottom w:val="none" w:sz="0" w:space="0" w:color="auto"/>
        <w:right w:val="none" w:sz="0" w:space="0" w:color="auto"/>
      </w:divBdr>
    </w:div>
    <w:div w:id="1635254655">
      <w:marLeft w:val="0"/>
      <w:marRight w:val="0"/>
      <w:marTop w:val="0"/>
      <w:marBottom w:val="0"/>
      <w:divBdr>
        <w:top w:val="none" w:sz="0" w:space="0" w:color="auto"/>
        <w:left w:val="none" w:sz="0" w:space="0" w:color="auto"/>
        <w:bottom w:val="none" w:sz="0" w:space="0" w:color="auto"/>
        <w:right w:val="none" w:sz="0" w:space="0" w:color="auto"/>
      </w:divBdr>
    </w:div>
    <w:div w:id="1635254656">
      <w:marLeft w:val="0"/>
      <w:marRight w:val="0"/>
      <w:marTop w:val="0"/>
      <w:marBottom w:val="0"/>
      <w:divBdr>
        <w:top w:val="none" w:sz="0" w:space="0" w:color="auto"/>
        <w:left w:val="none" w:sz="0" w:space="0" w:color="auto"/>
        <w:bottom w:val="none" w:sz="0" w:space="0" w:color="auto"/>
        <w:right w:val="none" w:sz="0" w:space="0" w:color="auto"/>
      </w:divBdr>
    </w:div>
    <w:div w:id="1635254657">
      <w:marLeft w:val="0"/>
      <w:marRight w:val="0"/>
      <w:marTop w:val="0"/>
      <w:marBottom w:val="0"/>
      <w:divBdr>
        <w:top w:val="none" w:sz="0" w:space="0" w:color="auto"/>
        <w:left w:val="none" w:sz="0" w:space="0" w:color="auto"/>
        <w:bottom w:val="none" w:sz="0" w:space="0" w:color="auto"/>
        <w:right w:val="none" w:sz="0" w:space="0" w:color="auto"/>
      </w:divBdr>
    </w:div>
    <w:div w:id="1635254658">
      <w:marLeft w:val="0"/>
      <w:marRight w:val="0"/>
      <w:marTop w:val="0"/>
      <w:marBottom w:val="0"/>
      <w:divBdr>
        <w:top w:val="none" w:sz="0" w:space="0" w:color="auto"/>
        <w:left w:val="none" w:sz="0" w:space="0" w:color="auto"/>
        <w:bottom w:val="none" w:sz="0" w:space="0" w:color="auto"/>
        <w:right w:val="none" w:sz="0" w:space="0" w:color="auto"/>
      </w:divBdr>
    </w:div>
    <w:div w:id="1635254659">
      <w:marLeft w:val="0"/>
      <w:marRight w:val="0"/>
      <w:marTop w:val="0"/>
      <w:marBottom w:val="0"/>
      <w:divBdr>
        <w:top w:val="none" w:sz="0" w:space="0" w:color="auto"/>
        <w:left w:val="none" w:sz="0" w:space="0" w:color="auto"/>
        <w:bottom w:val="none" w:sz="0" w:space="0" w:color="auto"/>
        <w:right w:val="none" w:sz="0" w:space="0" w:color="auto"/>
      </w:divBdr>
    </w:div>
    <w:div w:id="1635254660">
      <w:marLeft w:val="0"/>
      <w:marRight w:val="0"/>
      <w:marTop w:val="0"/>
      <w:marBottom w:val="0"/>
      <w:divBdr>
        <w:top w:val="none" w:sz="0" w:space="0" w:color="auto"/>
        <w:left w:val="none" w:sz="0" w:space="0" w:color="auto"/>
        <w:bottom w:val="none" w:sz="0" w:space="0" w:color="auto"/>
        <w:right w:val="none" w:sz="0" w:space="0" w:color="auto"/>
      </w:divBdr>
    </w:div>
    <w:div w:id="1635254661">
      <w:marLeft w:val="0"/>
      <w:marRight w:val="0"/>
      <w:marTop w:val="0"/>
      <w:marBottom w:val="0"/>
      <w:divBdr>
        <w:top w:val="none" w:sz="0" w:space="0" w:color="auto"/>
        <w:left w:val="none" w:sz="0" w:space="0" w:color="auto"/>
        <w:bottom w:val="none" w:sz="0" w:space="0" w:color="auto"/>
        <w:right w:val="none" w:sz="0" w:space="0" w:color="auto"/>
      </w:divBdr>
    </w:div>
    <w:div w:id="1635254662">
      <w:marLeft w:val="0"/>
      <w:marRight w:val="0"/>
      <w:marTop w:val="0"/>
      <w:marBottom w:val="0"/>
      <w:divBdr>
        <w:top w:val="none" w:sz="0" w:space="0" w:color="auto"/>
        <w:left w:val="none" w:sz="0" w:space="0" w:color="auto"/>
        <w:bottom w:val="none" w:sz="0" w:space="0" w:color="auto"/>
        <w:right w:val="none" w:sz="0" w:space="0" w:color="auto"/>
      </w:divBdr>
    </w:div>
    <w:div w:id="1635254663">
      <w:marLeft w:val="0"/>
      <w:marRight w:val="0"/>
      <w:marTop w:val="0"/>
      <w:marBottom w:val="0"/>
      <w:divBdr>
        <w:top w:val="none" w:sz="0" w:space="0" w:color="auto"/>
        <w:left w:val="none" w:sz="0" w:space="0" w:color="auto"/>
        <w:bottom w:val="none" w:sz="0" w:space="0" w:color="auto"/>
        <w:right w:val="none" w:sz="0" w:space="0" w:color="auto"/>
      </w:divBdr>
    </w:div>
    <w:div w:id="1635254664">
      <w:marLeft w:val="0"/>
      <w:marRight w:val="0"/>
      <w:marTop w:val="0"/>
      <w:marBottom w:val="0"/>
      <w:divBdr>
        <w:top w:val="none" w:sz="0" w:space="0" w:color="auto"/>
        <w:left w:val="none" w:sz="0" w:space="0" w:color="auto"/>
        <w:bottom w:val="none" w:sz="0" w:space="0" w:color="auto"/>
        <w:right w:val="none" w:sz="0" w:space="0" w:color="auto"/>
      </w:divBdr>
    </w:div>
    <w:div w:id="1635254665">
      <w:marLeft w:val="0"/>
      <w:marRight w:val="0"/>
      <w:marTop w:val="0"/>
      <w:marBottom w:val="0"/>
      <w:divBdr>
        <w:top w:val="none" w:sz="0" w:space="0" w:color="auto"/>
        <w:left w:val="none" w:sz="0" w:space="0" w:color="auto"/>
        <w:bottom w:val="none" w:sz="0" w:space="0" w:color="auto"/>
        <w:right w:val="none" w:sz="0" w:space="0" w:color="auto"/>
      </w:divBdr>
    </w:div>
    <w:div w:id="1635254666">
      <w:marLeft w:val="0"/>
      <w:marRight w:val="0"/>
      <w:marTop w:val="0"/>
      <w:marBottom w:val="0"/>
      <w:divBdr>
        <w:top w:val="none" w:sz="0" w:space="0" w:color="auto"/>
        <w:left w:val="none" w:sz="0" w:space="0" w:color="auto"/>
        <w:bottom w:val="none" w:sz="0" w:space="0" w:color="auto"/>
        <w:right w:val="none" w:sz="0" w:space="0" w:color="auto"/>
      </w:divBdr>
    </w:div>
    <w:div w:id="1635254667">
      <w:marLeft w:val="0"/>
      <w:marRight w:val="0"/>
      <w:marTop w:val="0"/>
      <w:marBottom w:val="0"/>
      <w:divBdr>
        <w:top w:val="none" w:sz="0" w:space="0" w:color="auto"/>
        <w:left w:val="none" w:sz="0" w:space="0" w:color="auto"/>
        <w:bottom w:val="none" w:sz="0" w:space="0" w:color="auto"/>
        <w:right w:val="none" w:sz="0" w:space="0" w:color="auto"/>
      </w:divBdr>
    </w:div>
    <w:div w:id="1635254668">
      <w:marLeft w:val="0"/>
      <w:marRight w:val="0"/>
      <w:marTop w:val="0"/>
      <w:marBottom w:val="0"/>
      <w:divBdr>
        <w:top w:val="none" w:sz="0" w:space="0" w:color="auto"/>
        <w:left w:val="none" w:sz="0" w:space="0" w:color="auto"/>
        <w:bottom w:val="none" w:sz="0" w:space="0" w:color="auto"/>
        <w:right w:val="none" w:sz="0" w:space="0" w:color="auto"/>
      </w:divBdr>
    </w:div>
    <w:div w:id="1635254669">
      <w:marLeft w:val="0"/>
      <w:marRight w:val="0"/>
      <w:marTop w:val="0"/>
      <w:marBottom w:val="0"/>
      <w:divBdr>
        <w:top w:val="none" w:sz="0" w:space="0" w:color="auto"/>
        <w:left w:val="none" w:sz="0" w:space="0" w:color="auto"/>
        <w:bottom w:val="none" w:sz="0" w:space="0" w:color="auto"/>
        <w:right w:val="none" w:sz="0" w:space="0" w:color="auto"/>
      </w:divBdr>
    </w:div>
    <w:div w:id="1635254670">
      <w:marLeft w:val="0"/>
      <w:marRight w:val="0"/>
      <w:marTop w:val="0"/>
      <w:marBottom w:val="0"/>
      <w:divBdr>
        <w:top w:val="none" w:sz="0" w:space="0" w:color="auto"/>
        <w:left w:val="none" w:sz="0" w:space="0" w:color="auto"/>
        <w:bottom w:val="none" w:sz="0" w:space="0" w:color="auto"/>
        <w:right w:val="none" w:sz="0" w:space="0" w:color="auto"/>
      </w:divBdr>
    </w:div>
    <w:div w:id="1635254671">
      <w:marLeft w:val="0"/>
      <w:marRight w:val="0"/>
      <w:marTop w:val="0"/>
      <w:marBottom w:val="0"/>
      <w:divBdr>
        <w:top w:val="none" w:sz="0" w:space="0" w:color="auto"/>
        <w:left w:val="none" w:sz="0" w:space="0" w:color="auto"/>
        <w:bottom w:val="none" w:sz="0" w:space="0" w:color="auto"/>
        <w:right w:val="none" w:sz="0" w:space="0" w:color="auto"/>
      </w:divBdr>
    </w:div>
    <w:div w:id="1635254672">
      <w:marLeft w:val="0"/>
      <w:marRight w:val="0"/>
      <w:marTop w:val="0"/>
      <w:marBottom w:val="0"/>
      <w:divBdr>
        <w:top w:val="none" w:sz="0" w:space="0" w:color="auto"/>
        <w:left w:val="none" w:sz="0" w:space="0" w:color="auto"/>
        <w:bottom w:val="none" w:sz="0" w:space="0" w:color="auto"/>
        <w:right w:val="none" w:sz="0" w:space="0" w:color="auto"/>
      </w:divBdr>
    </w:div>
    <w:div w:id="1635254673">
      <w:marLeft w:val="0"/>
      <w:marRight w:val="0"/>
      <w:marTop w:val="0"/>
      <w:marBottom w:val="0"/>
      <w:divBdr>
        <w:top w:val="none" w:sz="0" w:space="0" w:color="auto"/>
        <w:left w:val="none" w:sz="0" w:space="0" w:color="auto"/>
        <w:bottom w:val="none" w:sz="0" w:space="0" w:color="auto"/>
        <w:right w:val="none" w:sz="0" w:space="0" w:color="auto"/>
      </w:divBdr>
    </w:div>
    <w:div w:id="1635254674">
      <w:marLeft w:val="0"/>
      <w:marRight w:val="0"/>
      <w:marTop w:val="0"/>
      <w:marBottom w:val="0"/>
      <w:divBdr>
        <w:top w:val="none" w:sz="0" w:space="0" w:color="auto"/>
        <w:left w:val="none" w:sz="0" w:space="0" w:color="auto"/>
        <w:bottom w:val="none" w:sz="0" w:space="0" w:color="auto"/>
        <w:right w:val="none" w:sz="0" w:space="0" w:color="auto"/>
      </w:divBdr>
    </w:div>
    <w:div w:id="1635254675">
      <w:marLeft w:val="0"/>
      <w:marRight w:val="0"/>
      <w:marTop w:val="0"/>
      <w:marBottom w:val="0"/>
      <w:divBdr>
        <w:top w:val="none" w:sz="0" w:space="0" w:color="auto"/>
        <w:left w:val="none" w:sz="0" w:space="0" w:color="auto"/>
        <w:bottom w:val="none" w:sz="0" w:space="0" w:color="auto"/>
        <w:right w:val="none" w:sz="0" w:space="0" w:color="auto"/>
      </w:divBdr>
    </w:div>
    <w:div w:id="1635254676">
      <w:marLeft w:val="0"/>
      <w:marRight w:val="0"/>
      <w:marTop w:val="0"/>
      <w:marBottom w:val="0"/>
      <w:divBdr>
        <w:top w:val="none" w:sz="0" w:space="0" w:color="auto"/>
        <w:left w:val="none" w:sz="0" w:space="0" w:color="auto"/>
        <w:bottom w:val="none" w:sz="0" w:space="0" w:color="auto"/>
        <w:right w:val="none" w:sz="0" w:space="0" w:color="auto"/>
      </w:divBdr>
    </w:div>
    <w:div w:id="1635254677">
      <w:marLeft w:val="0"/>
      <w:marRight w:val="0"/>
      <w:marTop w:val="0"/>
      <w:marBottom w:val="0"/>
      <w:divBdr>
        <w:top w:val="none" w:sz="0" w:space="0" w:color="auto"/>
        <w:left w:val="none" w:sz="0" w:space="0" w:color="auto"/>
        <w:bottom w:val="none" w:sz="0" w:space="0" w:color="auto"/>
        <w:right w:val="none" w:sz="0" w:space="0" w:color="auto"/>
      </w:divBdr>
    </w:div>
    <w:div w:id="1635254678">
      <w:marLeft w:val="0"/>
      <w:marRight w:val="0"/>
      <w:marTop w:val="0"/>
      <w:marBottom w:val="0"/>
      <w:divBdr>
        <w:top w:val="none" w:sz="0" w:space="0" w:color="auto"/>
        <w:left w:val="none" w:sz="0" w:space="0" w:color="auto"/>
        <w:bottom w:val="none" w:sz="0" w:space="0" w:color="auto"/>
        <w:right w:val="none" w:sz="0" w:space="0" w:color="auto"/>
      </w:divBdr>
    </w:div>
    <w:div w:id="1635254679">
      <w:marLeft w:val="0"/>
      <w:marRight w:val="0"/>
      <w:marTop w:val="0"/>
      <w:marBottom w:val="0"/>
      <w:divBdr>
        <w:top w:val="none" w:sz="0" w:space="0" w:color="auto"/>
        <w:left w:val="none" w:sz="0" w:space="0" w:color="auto"/>
        <w:bottom w:val="none" w:sz="0" w:space="0" w:color="auto"/>
        <w:right w:val="none" w:sz="0" w:space="0" w:color="auto"/>
      </w:divBdr>
    </w:div>
    <w:div w:id="1635254680">
      <w:marLeft w:val="0"/>
      <w:marRight w:val="0"/>
      <w:marTop w:val="0"/>
      <w:marBottom w:val="0"/>
      <w:divBdr>
        <w:top w:val="none" w:sz="0" w:space="0" w:color="auto"/>
        <w:left w:val="none" w:sz="0" w:space="0" w:color="auto"/>
        <w:bottom w:val="none" w:sz="0" w:space="0" w:color="auto"/>
        <w:right w:val="none" w:sz="0" w:space="0" w:color="auto"/>
      </w:divBdr>
    </w:div>
    <w:div w:id="1635254681">
      <w:marLeft w:val="0"/>
      <w:marRight w:val="0"/>
      <w:marTop w:val="0"/>
      <w:marBottom w:val="0"/>
      <w:divBdr>
        <w:top w:val="none" w:sz="0" w:space="0" w:color="auto"/>
        <w:left w:val="none" w:sz="0" w:space="0" w:color="auto"/>
        <w:bottom w:val="none" w:sz="0" w:space="0" w:color="auto"/>
        <w:right w:val="none" w:sz="0" w:space="0" w:color="auto"/>
      </w:divBdr>
    </w:div>
    <w:div w:id="1635254682">
      <w:marLeft w:val="0"/>
      <w:marRight w:val="0"/>
      <w:marTop w:val="0"/>
      <w:marBottom w:val="0"/>
      <w:divBdr>
        <w:top w:val="none" w:sz="0" w:space="0" w:color="auto"/>
        <w:left w:val="none" w:sz="0" w:space="0" w:color="auto"/>
        <w:bottom w:val="none" w:sz="0" w:space="0" w:color="auto"/>
        <w:right w:val="none" w:sz="0" w:space="0" w:color="auto"/>
      </w:divBdr>
    </w:div>
    <w:div w:id="1635254683">
      <w:marLeft w:val="0"/>
      <w:marRight w:val="0"/>
      <w:marTop w:val="0"/>
      <w:marBottom w:val="0"/>
      <w:divBdr>
        <w:top w:val="none" w:sz="0" w:space="0" w:color="auto"/>
        <w:left w:val="none" w:sz="0" w:space="0" w:color="auto"/>
        <w:bottom w:val="none" w:sz="0" w:space="0" w:color="auto"/>
        <w:right w:val="none" w:sz="0" w:space="0" w:color="auto"/>
      </w:divBdr>
    </w:div>
    <w:div w:id="1635254684">
      <w:marLeft w:val="0"/>
      <w:marRight w:val="0"/>
      <w:marTop w:val="0"/>
      <w:marBottom w:val="0"/>
      <w:divBdr>
        <w:top w:val="none" w:sz="0" w:space="0" w:color="auto"/>
        <w:left w:val="none" w:sz="0" w:space="0" w:color="auto"/>
        <w:bottom w:val="none" w:sz="0" w:space="0" w:color="auto"/>
        <w:right w:val="none" w:sz="0" w:space="0" w:color="auto"/>
      </w:divBdr>
    </w:div>
    <w:div w:id="1635254685">
      <w:marLeft w:val="0"/>
      <w:marRight w:val="0"/>
      <w:marTop w:val="0"/>
      <w:marBottom w:val="0"/>
      <w:divBdr>
        <w:top w:val="none" w:sz="0" w:space="0" w:color="auto"/>
        <w:left w:val="none" w:sz="0" w:space="0" w:color="auto"/>
        <w:bottom w:val="none" w:sz="0" w:space="0" w:color="auto"/>
        <w:right w:val="none" w:sz="0" w:space="0" w:color="auto"/>
      </w:divBdr>
    </w:div>
    <w:div w:id="1635254686">
      <w:marLeft w:val="0"/>
      <w:marRight w:val="0"/>
      <w:marTop w:val="0"/>
      <w:marBottom w:val="0"/>
      <w:divBdr>
        <w:top w:val="none" w:sz="0" w:space="0" w:color="auto"/>
        <w:left w:val="none" w:sz="0" w:space="0" w:color="auto"/>
        <w:bottom w:val="none" w:sz="0" w:space="0" w:color="auto"/>
        <w:right w:val="none" w:sz="0" w:space="0" w:color="auto"/>
      </w:divBdr>
    </w:div>
    <w:div w:id="1635254687">
      <w:marLeft w:val="0"/>
      <w:marRight w:val="0"/>
      <w:marTop w:val="0"/>
      <w:marBottom w:val="0"/>
      <w:divBdr>
        <w:top w:val="none" w:sz="0" w:space="0" w:color="auto"/>
        <w:left w:val="none" w:sz="0" w:space="0" w:color="auto"/>
        <w:bottom w:val="none" w:sz="0" w:space="0" w:color="auto"/>
        <w:right w:val="none" w:sz="0" w:space="0" w:color="auto"/>
      </w:divBdr>
    </w:div>
    <w:div w:id="1635254688">
      <w:marLeft w:val="0"/>
      <w:marRight w:val="0"/>
      <w:marTop w:val="0"/>
      <w:marBottom w:val="0"/>
      <w:divBdr>
        <w:top w:val="none" w:sz="0" w:space="0" w:color="auto"/>
        <w:left w:val="none" w:sz="0" w:space="0" w:color="auto"/>
        <w:bottom w:val="none" w:sz="0" w:space="0" w:color="auto"/>
        <w:right w:val="none" w:sz="0" w:space="0" w:color="auto"/>
      </w:divBdr>
    </w:div>
    <w:div w:id="1635254689">
      <w:marLeft w:val="0"/>
      <w:marRight w:val="0"/>
      <w:marTop w:val="0"/>
      <w:marBottom w:val="0"/>
      <w:divBdr>
        <w:top w:val="none" w:sz="0" w:space="0" w:color="auto"/>
        <w:left w:val="none" w:sz="0" w:space="0" w:color="auto"/>
        <w:bottom w:val="none" w:sz="0" w:space="0" w:color="auto"/>
        <w:right w:val="none" w:sz="0" w:space="0" w:color="auto"/>
      </w:divBdr>
    </w:div>
    <w:div w:id="1635254690">
      <w:marLeft w:val="0"/>
      <w:marRight w:val="0"/>
      <w:marTop w:val="0"/>
      <w:marBottom w:val="0"/>
      <w:divBdr>
        <w:top w:val="none" w:sz="0" w:space="0" w:color="auto"/>
        <w:left w:val="none" w:sz="0" w:space="0" w:color="auto"/>
        <w:bottom w:val="none" w:sz="0" w:space="0" w:color="auto"/>
        <w:right w:val="none" w:sz="0" w:space="0" w:color="auto"/>
      </w:divBdr>
    </w:div>
    <w:div w:id="1635254691">
      <w:marLeft w:val="0"/>
      <w:marRight w:val="0"/>
      <w:marTop w:val="0"/>
      <w:marBottom w:val="0"/>
      <w:divBdr>
        <w:top w:val="none" w:sz="0" w:space="0" w:color="auto"/>
        <w:left w:val="none" w:sz="0" w:space="0" w:color="auto"/>
        <w:bottom w:val="none" w:sz="0" w:space="0" w:color="auto"/>
        <w:right w:val="none" w:sz="0" w:space="0" w:color="auto"/>
      </w:divBdr>
    </w:div>
    <w:div w:id="1635254692">
      <w:marLeft w:val="0"/>
      <w:marRight w:val="0"/>
      <w:marTop w:val="0"/>
      <w:marBottom w:val="0"/>
      <w:divBdr>
        <w:top w:val="none" w:sz="0" w:space="0" w:color="auto"/>
        <w:left w:val="none" w:sz="0" w:space="0" w:color="auto"/>
        <w:bottom w:val="none" w:sz="0" w:space="0" w:color="auto"/>
        <w:right w:val="none" w:sz="0" w:space="0" w:color="auto"/>
      </w:divBdr>
    </w:div>
    <w:div w:id="1635254693">
      <w:marLeft w:val="0"/>
      <w:marRight w:val="0"/>
      <w:marTop w:val="0"/>
      <w:marBottom w:val="0"/>
      <w:divBdr>
        <w:top w:val="none" w:sz="0" w:space="0" w:color="auto"/>
        <w:left w:val="none" w:sz="0" w:space="0" w:color="auto"/>
        <w:bottom w:val="none" w:sz="0" w:space="0" w:color="auto"/>
        <w:right w:val="none" w:sz="0" w:space="0" w:color="auto"/>
      </w:divBdr>
    </w:div>
    <w:div w:id="1635254694">
      <w:marLeft w:val="0"/>
      <w:marRight w:val="0"/>
      <w:marTop w:val="0"/>
      <w:marBottom w:val="0"/>
      <w:divBdr>
        <w:top w:val="none" w:sz="0" w:space="0" w:color="auto"/>
        <w:left w:val="none" w:sz="0" w:space="0" w:color="auto"/>
        <w:bottom w:val="none" w:sz="0" w:space="0" w:color="auto"/>
        <w:right w:val="none" w:sz="0" w:space="0" w:color="auto"/>
      </w:divBdr>
    </w:div>
    <w:div w:id="1635254695">
      <w:marLeft w:val="0"/>
      <w:marRight w:val="0"/>
      <w:marTop w:val="0"/>
      <w:marBottom w:val="0"/>
      <w:divBdr>
        <w:top w:val="none" w:sz="0" w:space="0" w:color="auto"/>
        <w:left w:val="none" w:sz="0" w:space="0" w:color="auto"/>
        <w:bottom w:val="none" w:sz="0" w:space="0" w:color="auto"/>
        <w:right w:val="none" w:sz="0" w:space="0" w:color="auto"/>
      </w:divBdr>
    </w:div>
    <w:div w:id="1635254696">
      <w:marLeft w:val="0"/>
      <w:marRight w:val="0"/>
      <w:marTop w:val="0"/>
      <w:marBottom w:val="0"/>
      <w:divBdr>
        <w:top w:val="none" w:sz="0" w:space="0" w:color="auto"/>
        <w:left w:val="none" w:sz="0" w:space="0" w:color="auto"/>
        <w:bottom w:val="none" w:sz="0" w:space="0" w:color="auto"/>
        <w:right w:val="none" w:sz="0" w:space="0" w:color="auto"/>
      </w:divBdr>
    </w:div>
    <w:div w:id="1635254697">
      <w:marLeft w:val="0"/>
      <w:marRight w:val="0"/>
      <w:marTop w:val="0"/>
      <w:marBottom w:val="0"/>
      <w:divBdr>
        <w:top w:val="none" w:sz="0" w:space="0" w:color="auto"/>
        <w:left w:val="none" w:sz="0" w:space="0" w:color="auto"/>
        <w:bottom w:val="none" w:sz="0" w:space="0" w:color="auto"/>
        <w:right w:val="none" w:sz="0" w:space="0" w:color="auto"/>
      </w:divBdr>
    </w:div>
    <w:div w:id="1635254698">
      <w:marLeft w:val="0"/>
      <w:marRight w:val="0"/>
      <w:marTop w:val="0"/>
      <w:marBottom w:val="0"/>
      <w:divBdr>
        <w:top w:val="none" w:sz="0" w:space="0" w:color="auto"/>
        <w:left w:val="none" w:sz="0" w:space="0" w:color="auto"/>
        <w:bottom w:val="none" w:sz="0" w:space="0" w:color="auto"/>
        <w:right w:val="none" w:sz="0" w:space="0" w:color="auto"/>
      </w:divBdr>
    </w:div>
    <w:div w:id="1635254699">
      <w:marLeft w:val="0"/>
      <w:marRight w:val="0"/>
      <w:marTop w:val="0"/>
      <w:marBottom w:val="0"/>
      <w:divBdr>
        <w:top w:val="none" w:sz="0" w:space="0" w:color="auto"/>
        <w:left w:val="none" w:sz="0" w:space="0" w:color="auto"/>
        <w:bottom w:val="none" w:sz="0" w:space="0" w:color="auto"/>
        <w:right w:val="none" w:sz="0" w:space="0" w:color="auto"/>
      </w:divBdr>
    </w:div>
    <w:div w:id="1635254700">
      <w:marLeft w:val="0"/>
      <w:marRight w:val="0"/>
      <w:marTop w:val="0"/>
      <w:marBottom w:val="0"/>
      <w:divBdr>
        <w:top w:val="none" w:sz="0" w:space="0" w:color="auto"/>
        <w:left w:val="none" w:sz="0" w:space="0" w:color="auto"/>
        <w:bottom w:val="none" w:sz="0" w:space="0" w:color="auto"/>
        <w:right w:val="none" w:sz="0" w:space="0" w:color="auto"/>
      </w:divBdr>
    </w:div>
    <w:div w:id="1635254701">
      <w:marLeft w:val="0"/>
      <w:marRight w:val="0"/>
      <w:marTop w:val="0"/>
      <w:marBottom w:val="0"/>
      <w:divBdr>
        <w:top w:val="none" w:sz="0" w:space="0" w:color="auto"/>
        <w:left w:val="none" w:sz="0" w:space="0" w:color="auto"/>
        <w:bottom w:val="none" w:sz="0" w:space="0" w:color="auto"/>
        <w:right w:val="none" w:sz="0" w:space="0" w:color="auto"/>
      </w:divBdr>
    </w:div>
    <w:div w:id="1635254702">
      <w:marLeft w:val="0"/>
      <w:marRight w:val="0"/>
      <w:marTop w:val="0"/>
      <w:marBottom w:val="0"/>
      <w:divBdr>
        <w:top w:val="none" w:sz="0" w:space="0" w:color="auto"/>
        <w:left w:val="none" w:sz="0" w:space="0" w:color="auto"/>
        <w:bottom w:val="none" w:sz="0" w:space="0" w:color="auto"/>
        <w:right w:val="none" w:sz="0" w:space="0" w:color="auto"/>
      </w:divBdr>
    </w:div>
    <w:div w:id="1635254703">
      <w:marLeft w:val="0"/>
      <w:marRight w:val="0"/>
      <w:marTop w:val="0"/>
      <w:marBottom w:val="0"/>
      <w:divBdr>
        <w:top w:val="none" w:sz="0" w:space="0" w:color="auto"/>
        <w:left w:val="none" w:sz="0" w:space="0" w:color="auto"/>
        <w:bottom w:val="none" w:sz="0" w:space="0" w:color="auto"/>
        <w:right w:val="none" w:sz="0" w:space="0" w:color="auto"/>
      </w:divBdr>
    </w:div>
    <w:div w:id="1635254704">
      <w:marLeft w:val="0"/>
      <w:marRight w:val="0"/>
      <w:marTop w:val="0"/>
      <w:marBottom w:val="0"/>
      <w:divBdr>
        <w:top w:val="none" w:sz="0" w:space="0" w:color="auto"/>
        <w:left w:val="none" w:sz="0" w:space="0" w:color="auto"/>
        <w:bottom w:val="none" w:sz="0" w:space="0" w:color="auto"/>
        <w:right w:val="none" w:sz="0" w:space="0" w:color="auto"/>
      </w:divBdr>
    </w:div>
    <w:div w:id="1635254705">
      <w:marLeft w:val="0"/>
      <w:marRight w:val="0"/>
      <w:marTop w:val="0"/>
      <w:marBottom w:val="0"/>
      <w:divBdr>
        <w:top w:val="none" w:sz="0" w:space="0" w:color="auto"/>
        <w:left w:val="none" w:sz="0" w:space="0" w:color="auto"/>
        <w:bottom w:val="none" w:sz="0" w:space="0" w:color="auto"/>
        <w:right w:val="none" w:sz="0" w:space="0" w:color="auto"/>
      </w:divBdr>
    </w:div>
    <w:div w:id="1635254706">
      <w:marLeft w:val="0"/>
      <w:marRight w:val="0"/>
      <w:marTop w:val="0"/>
      <w:marBottom w:val="0"/>
      <w:divBdr>
        <w:top w:val="none" w:sz="0" w:space="0" w:color="auto"/>
        <w:left w:val="none" w:sz="0" w:space="0" w:color="auto"/>
        <w:bottom w:val="none" w:sz="0" w:space="0" w:color="auto"/>
        <w:right w:val="none" w:sz="0" w:space="0" w:color="auto"/>
      </w:divBdr>
    </w:div>
    <w:div w:id="1635254707">
      <w:marLeft w:val="0"/>
      <w:marRight w:val="0"/>
      <w:marTop w:val="0"/>
      <w:marBottom w:val="0"/>
      <w:divBdr>
        <w:top w:val="none" w:sz="0" w:space="0" w:color="auto"/>
        <w:left w:val="none" w:sz="0" w:space="0" w:color="auto"/>
        <w:bottom w:val="none" w:sz="0" w:space="0" w:color="auto"/>
        <w:right w:val="none" w:sz="0" w:space="0" w:color="auto"/>
      </w:divBdr>
    </w:div>
    <w:div w:id="1635254708">
      <w:marLeft w:val="0"/>
      <w:marRight w:val="0"/>
      <w:marTop w:val="0"/>
      <w:marBottom w:val="0"/>
      <w:divBdr>
        <w:top w:val="none" w:sz="0" w:space="0" w:color="auto"/>
        <w:left w:val="none" w:sz="0" w:space="0" w:color="auto"/>
        <w:bottom w:val="none" w:sz="0" w:space="0" w:color="auto"/>
        <w:right w:val="none" w:sz="0" w:space="0" w:color="auto"/>
      </w:divBdr>
    </w:div>
    <w:div w:id="1635254709">
      <w:marLeft w:val="0"/>
      <w:marRight w:val="0"/>
      <w:marTop w:val="0"/>
      <w:marBottom w:val="0"/>
      <w:divBdr>
        <w:top w:val="none" w:sz="0" w:space="0" w:color="auto"/>
        <w:left w:val="none" w:sz="0" w:space="0" w:color="auto"/>
        <w:bottom w:val="none" w:sz="0" w:space="0" w:color="auto"/>
        <w:right w:val="none" w:sz="0" w:space="0" w:color="auto"/>
      </w:divBdr>
    </w:div>
    <w:div w:id="1635254710">
      <w:marLeft w:val="0"/>
      <w:marRight w:val="0"/>
      <w:marTop w:val="0"/>
      <w:marBottom w:val="0"/>
      <w:divBdr>
        <w:top w:val="none" w:sz="0" w:space="0" w:color="auto"/>
        <w:left w:val="none" w:sz="0" w:space="0" w:color="auto"/>
        <w:bottom w:val="none" w:sz="0" w:space="0" w:color="auto"/>
        <w:right w:val="none" w:sz="0" w:space="0" w:color="auto"/>
      </w:divBdr>
    </w:div>
    <w:div w:id="1635254711">
      <w:marLeft w:val="0"/>
      <w:marRight w:val="0"/>
      <w:marTop w:val="0"/>
      <w:marBottom w:val="0"/>
      <w:divBdr>
        <w:top w:val="none" w:sz="0" w:space="0" w:color="auto"/>
        <w:left w:val="none" w:sz="0" w:space="0" w:color="auto"/>
        <w:bottom w:val="none" w:sz="0" w:space="0" w:color="auto"/>
        <w:right w:val="none" w:sz="0" w:space="0" w:color="auto"/>
      </w:divBdr>
    </w:div>
    <w:div w:id="1635254712">
      <w:marLeft w:val="0"/>
      <w:marRight w:val="0"/>
      <w:marTop w:val="0"/>
      <w:marBottom w:val="0"/>
      <w:divBdr>
        <w:top w:val="none" w:sz="0" w:space="0" w:color="auto"/>
        <w:left w:val="none" w:sz="0" w:space="0" w:color="auto"/>
        <w:bottom w:val="none" w:sz="0" w:space="0" w:color="auto"/>
        <w:right w:val="none" w:sz="0" w:space="0" w:color="auto"/>
      </w:divBdr>
    </w:div>
    <w:div w:id="1635254713">
      <w:marLeft w:val="0"/>
      <w:marRight w:val="0"/>
      <w:marTop w:val="0"/>
      <w:marBottom w:val="0"/>
      <w:divBdr>
        <w:top w:val="none" w:sz="0" w:space="0" w:color="auto"/>
        <w:left w:val="none" w:sz="0" w:space="0" w:color="auto"/>
        <w:bottom w:val="none" w:sz="0" w:space="0" w:color="auto"/>
        <w:right w:val="none" w:sz="0" w:space="0" w:color="auto"/>
      </w:divBdr>
    </w:div>
    <w:div w:id="1635254714">
      <w:marLeft w:val="0"/>
      <w:marRight w:val="0"/>
      <w:marTop w:val="0"/>
      <w:marBottom w:val="0"/>
      <w:divBdr>
        <w:top w:val="none" w:sz="0" w:space="0" w:color="auto"/>
        <w:left w:val="none" w:sz="0" w:space="0" w:color="auto"/>
        <w:bottom w:val="none" w:sz="0" w:space="0" w:color="auto"/>
        <w:right w:val="none" w:sz="0" w:space="0" w:color="auto"/>
      </w:divBdr>
    </w:div>
    <w:div w:id="1635254715">
      <w:marLeft w:val="0"/>
      <w:marRight w:val="0"/>
      <w:marTop w:val="0"/>
      <w:marBottom w:val="0"/>
      <w:divBdr>
        <w:top w:val="none" w:sz="0" w:space="0" w:color="auto"/>
        <w:left w:val="none" w:sz="0" w:space="0" w:color="auto"/>
        <w:bottom w:val="none" w:sz="0" w:space="0" w:color="auto"/>
        <w:right w:val="none" w:sz="0" w:space="0" w:color="auto"/>
      </w:divBdr>
    </w:div>
    <w:div w:id="1635254716">
      <w:marLeft w:val="0"/>
      <w:marRight w:val="0"/>
      <w:marTop w:val="0"/>
      <w:marBottom w:val="0"/>
      <w:divBdr>
        <w:top w:val="none" w:sz="0" w:space="0" w:color="auto"/>
        <w:left w:val="none" w:sz="0" w:space="0" w:color="auto"/>
        <w:bottom w:val="none" w:sz="0" w:space="0" w:color="auto"/>
        <w:right w:val="none" w:sz="0" w:space="0" w:color="auto"/>
      </w:divBdr>
    </w:div>
    <w:div w:id="1635254717">
      <w:marLeft w:val="0"/>
      <w:marRight w:val="0"/>
      <w:marTop w:val="0"/>
      <w:marBottom w:val="0"/>
      <w:divBdr>
        <w:top w:val="none" w:sz="0" w:space="0" w:color="auto"/>
        <w:left w:val="none" w:sz="0" w:space="0" w:color="auto"/>
        <w:bottom w:val="none" w:sz="0" w:space="0" w:color="auto"/>
        <w:right w:val="none" w:sz="0" w:space="0" w:color="auto"/>
      </w:divBdr>
    </w:div>
    <w:div w:id="1635254718">
      <w:marLeft w:val="0"/>
      <w:marRight w:val="0"/>
      <w:marTop w:val="0"/>
      <w:marBottom w:val="0"/>
      <w:divBdr>
        <w:top w:val="none" w:sz="0" w:space="0" w:color="auto"/>
        <w:left w:val="none" w:sz="0" w:space="0" w:color="auto"/>
        <w:bottom w:val="none" w:sz="0" w:space="0" w:color="auto"/>
        <w:right w:val="none" w:sz="0" w:space="0" w:color="auto"/>
      </w:divBdr>
    </w:div>
    <w:div w:id="1635254719">
      <w:marLeft w:val="0"/>
      <w:marRight w:val="0"/>
      <w:marTop w:val="0"/>
      <w:marBottom w:val="0"/>
      <w:divBdr>
        <w:top w:val="none" w:sz="0" w:space="0" w:color="auto"/>
        <w:left w:val="none" w:sz="0" w:space="0" w:color="auto"/>
        <w:bottom w:val="none" w:sz="0" w:space="0" w:color="auto"/>
        <w:right w:val="none" w:sz="0" w:space="0" w:color="auto"/>
      </w:divBdr>
    </w:div>
    <w:div w:id="1635254720">
      <w:marLeft w:val="0"/>
      <w:marRight w:val="0"/>
      <w:marTop w:val="0"/>
      <w:marBottom w:val="0"/>
      <w:divBdr>
        <w:top w:val="none" w:sz="0" w:space="0" w:color="auto"/>
        <w:left w:val="none" w:sz="0" w:space="0" w:color="auto"/>
        <w:bottom w:val="none" w:sz="0" w:space="0" w:color="auto"/>
        <w:right w:val="none" w:sz="0" w:space="0" w:color="auto"/>
      </w:divBdr>
    </w:div>
    <w:div w:id="1635254721">
      <w:marLeft w:val="0"/>
      <w:marRight w:val="0"/>
      <w:marTop w:val="0"/>
      <w:marBottom w:val="0"/>
      <w:divBdr>
        <w:top w:val="none" w:sz="0" w:space="0" w:color="auto"/>
        <w:left w:val="none" w:sz="0" w:space="0" w:color="auto"/>
        <w:bottom w:val="none" w:sz="0" w:space="0" w:color="auto"/>
        <w:right w:val="none" w:sz="0" w:space="0" w:color="auto"/>
      </w:divBdr>
    </w:div>
    <w:div w:id="1635254722">
      <w:marLeft w:val="0"/>
      <w:marRight w:val="0"/>
      <w:marTop w:val="0"/>
      <w:marBottom w:val="0"/>
      <w:divBdr>
        <w:top w:val="none" w:sz="0" w:space="0" w:color="auto"/>
        <w:left w:val="none" w:sz="0" w:space="0" w:color="auto"/>
        <w:bottom w:val="none" w:sz="0" w:space="0" w:color="auto"/>
        <w:right w:val="none" w:sz="0" w:space="0" w:color="auto"/>
      </w:divBdr>
    </w:div>
    <w:div w:id="1635254723">
      <w:marLeft w:val="0"/>
      <w:marRight w:val="0"/>
      <w:marTop w:val="0"/>
      <w:marBottom w:val="0"/>
      <w:divBdr>
        <w:top w:val="none" w:sz="0" w:space="0" w:color="auto"/>
        <w:left w:val="none" w:sz="0" w:space="0" w:color="auto"/>
        <w:bottom w:val="none" w:sz="0" w:space="0" w:color="auto"/>
        <w:right w:val="none" w:sz="0" w:space="0" w:color="auto"/>
      </w:divBdr>
    </w:div>
    <w:div w:id="1635254724">
      <w:marLeft w:val="0"/>
      <w:marRight w:val="0"/>
      <w:marTop w:val="0"/>
      <w:marBottom w:val="0"/>
      <w:divBdr>
        <w:top w:val="none" w:sz="0" w:space="0" w:color="auto"/>
        <w:left w:val="none" w:sz="0" w:space="0" w:color="auto"/>
        <w:bottom w:val="none" w:sz="0" w:space="0" w:color="auto"/>
        <w:right w:val="none" w:sz="0" w:space="0" w:color="auto"/>
      </w:divBdr>
    </w:div>
    <w:div w:id="1635254725">
      <w:marLeft w:val="0"/>
      <w:marRight w:val="0"/>
      <w:marTop w:val="0"/>
      <w:marBottom w:val="0"/>
      <w:divBdr>
        <w:top w:val="none" w:sz="0" w:space="0" w:color="auto"/>
        <w:left w:val="none" w:sz="0" w:space="0" w:color="auto"/>
        <w:bottom w:val="none" w:sz="0" w:space="0" w:color="auto"/>
        <w:right w:val="none" w:sz="0" w:space="0" w:color="auto"/>
      </w:divBdr>
    </w:div>
    <w:div w:id="1635254726">
      <w:marLeft w:val="0"/>
      <w:marRight w:val="0"/>
      <w:marTop w:val="0"/>
      <w:marBottom w:val="0"/>
      <w:divBdr>
        <w:top w:val="none" w:sz="0" w:space="0" w:color="auto"/>
        <w:left w:val="none" w:sz="0" w:space="0" w:color="auto"/>
        <w:bottom w:val="none" w:sz="0" w:space="0" w:color="auto"/>
        <w:right w:val="none" w:sz="0" w:space="0" w:color="auto"/>
      </w:divBdr>
    </w:div>
    <w:div w:id="1635254727">
      <w:marLeft w:val="0"/>
      <w:marRight w:val="0"/>
      <w:marTop w:val="0"/>
      <w:marBottom w:val="0"/>
      <w:divBdr>
        <w:top w:val="none" w:sz="0" w:space="0" w:color="auto"/>
        <w:left w:val="none" w:sz="0" w:space="0" w:color="auto"/>
        <w:bottom w:val="none" w:sz="0" w:space="0" w:color="auto"/>
        <w:right w:val="none" w:sz="0" w:space="0" w:color="auto"/>
      </w:divBdr>
    </w:div>
    <w:div w:id="1635254728">
      <w:marLeft w:val="0"/>
      <w:marRight w:val="0"/>
      <w:marTop w:val="0"/>
      <w:marBottom w:val="0"/>
      <w:divBdr>
        <w:top w:val="none" w:sz="0" w:space="0" w:color="auto"/>
        <w:left w:val="none" w:sz="0" w:space="0" w:color="auto"/>
        <w:bottom w:val="none" w:sz="0" w:space="0" w:color="auto"/>
        <w:right w:val="none" w:sz="0" w:space="0" w:color="auto"/>
      </w:divBdr>
    </w:div>
    <w:div w:id="1635254729">
      <w:marLeft w:val="0"/>
      <w:marRight w:val="0"/>
      <w:marTop w:val="0"/>
      <w:marBottom w:val="0"/>
      <w:divBdr>
        <w:top w:val="none" w:sz="0" w:space="0" w:color="auto"/>
        <w:left w:val="none" w:sz="0" w:space="0" w:color="auto"/>
        <w:bottom w:val="none" w:sz="0" w:space="0" w:color="auto"/>
        <w:right w:val="none" w:sz="0" w:space="0" w:color="auto"/>
      </w:divBdr>
    </w:div>
    <w:div w:id="1635254730">
      <w:marLeft w:val="0"/>
      <w:marRight w:val="0"/>
      <w:marTop w:val="0"/>
      <w:marBottom w:val="0"/>
      <w:divBdr>
        <w:top w:val="none" w:sz="0" w:space="0" w:color="auto"/>
        <w:left w:val="none" w:sz="0" w:space="0" w:color="auto"/>
        <w:bottom w:val="none" w:sz="0" w:space="0" w:color="auto"/>
        <w:right w:val="none" w:sz="0" w:space="0" w:color="auto"/>
      </w:divBdr>
    </w:div>
    <w:div w:id="1635254731">
      <w:marLeft w:val="0"/>
      <w:marRight w:val="0"/>
      <w:marTop w:val="0"/>
      <w:marBottom w:val="0"/>
      <w:divBdr>
        <w:top w:val="none" w:sz="0" w:space="0" w:color="auto"/>
        <w:left w:val="none" w:sz="0" w:space="0" w:color="auto"/>
        <w:bottom w:val="none" w:sz="0" w:space="0" w:color="auto"/>
        <w:right w:val="none" w:sz="0" w:space="0" w:color="auto"/>
      </w:divBdr>
    </w:div>
    <w:div w:id="1635254732">
      <w:marLeft w:val="0"/>
      <w:marRight w:val="0"/>
      <w:marTop w:val="0"/>
      <w:marBottom w:val="0"/>
      <w:divBdr>
        <w:top w:val="none" w:sz="0" w:space="0" w:color="auto"/>
        <w:left w:val="none" w:sz="0" w:space="0" w:color="auto"/>
        <w:bottom w:val="none" w:sz="0" w:space="0" w:color="auto"/>
        <w:right w:val="none" w:sz="0" w:space="0" w:color="auto"/>
      </w:divBdr>
    </w:div>
    <w:div w:id="1635254733">
      <w:marLeft w:val="0"/>
      <w:marRight w:val="0"/>
      <w:marTop w:val="0"/>
      <w:marBottom w:val="0"/>
      <w:divBdr>
        <w:top w:val="none" w:sz="0" w:space="0" w:color="auto"/>
        <w:left w:val="none" w:sz="0" w:space="0" w:color="auto"/>
        <w:bottom w:val="none" w:sz="0" w:space="0" w:color="auto"/>
        <w:right w:val="none" w:sz="0" w:space="0" w:color="auto"/>
      </w:divBdr>
    </w:div>
    <w:div w:id="1635254734">
      <w:marLeft w:val="0"/>
      <w:marRight w:val="0"/>
      <w:marTop w:val="0"/>
      <w:marBottom w:val="0"/>
      <w:divBdr>
        <w:top w:val="none" w:sz="0" w:space="0" w:color="auto"/>
        <w:left w:val="none" w:sz="0" w:space="0" w:color="auto"/>
        <w:bottom w:val="none" w:sz="0" w:space="0" w:color="auto"/>
        <w:right w:val="none" w:sz="0" w:space="0" w:color="auto"/>
      </w:divBdr>
    </w:div>
    <w:div w:id="1635254735">
      <w:marLeft w:val="0"/>
      <w:marRight w:val="0"/>
      <w:marTop w:val="0"/>
      <w:marBottom w:val="0"/>
      <w:divBdr>
        <w:top w:val="none" w:sz="0" w:space="0" w:color="auto"/>
        <w:left w:val="none" w:sz="0" w:space="0" w:color="auto"/>
        <w:bottom w:val="none" w:sz="0" w:space="0" w:color="auto"/>
        <w:right w:val="none" w:sz="0" w:space="0" w:color="auto"/>
      </w:divBdr>
    </w:div>
    <w:div w:id="1635254736">
      <w:marLeft w:val="0"/>
      <w:marRight w:val="0"/>
      <w:marTop w:val="0"/>
      <w:marBottom w:val="0"/>
      <w:divBdr>
        <w:top w:val="none" w:sz="0" w:space="0" w:color="auto"/>
        <w:left w:val="none" w:sz="0" w:space="0" w:color="auto"/>
        <w:bottom w:val="none" w:sz="0" w:space="0" w:color="auto"/>
        <w:right w:val="none" w:sz="0" w:space="0" w:color="auto"/>
      </w:divBdr>
    </w:div>
    <w:div w:id="1635254737">
      <w:marLeft w:val="0"/>
      <w:marRight w:val="0"/>
      <w:marTop w:val="0"/>
      <w:marBottom w:val="0"/>
      <w:divBdr>
        <w:top w:val="none" w:sz="0" w:space="0" w:color="auto"/>
        <w:left w:val="none" w:sz="0" w:space="0" w:color="auto"/>
        <w:bottom w:val="none" w:sz="0" w:space="0" w:color="auto"/>
        <w:right w:val="none" w:sz="0" w:space="0" w:color="auto"/>
      </w:divBdr>
    </w:div>
    <w:div w:id="1635254738">
      <w:marLeft w:val="0"/>
      <w:marRight w:val="0"/>
      <w:marTop w:val="0"/>
      <w:marBottom w:val="0"/>
      <w:divBdr>
        <w:top w:val="none" w:sz="0" w:space="0" w:color="auto"/>
        <w:left w:val="none" w:sz="0" w:space="0" w:color="auto"/>
        <w:bottom w:val="none" w:sz="0" w:space="0" w:color="auto"/>
        <w:right w:val="none" w:sz="0" w:space="0" w:color="auto"/>
      </w:divBdr>
    </w:div>
    <w:div w:id="1635254739">
      <w:marLeft w:val="0"/>
      <w:marRight w:val="0"/>
      <w:marTop w:val="0"/>
      <w:marBottom w:val="0"/>
      <w:divBdr>
        <w:top w:val="none" w:sz="0" w:space="0" w:color="auto"/>
        <w:left w:val="none" w:sz="0" w:space="0" w:color="auto"/>
        <w:bottom w:val="none" w:sz="0" w:space="0" w:color="auto"/>
        <w:right w:val="none" w:sz="0" w:space="0" w:color="auto"/>
      </w:divBdr>
    </w:div>
    <w:div w:id="1635254740">
      <w:marLeft w:val="0"/>
      <w:marRight w:val="0"/>
      <w:marTop w:val="0"/>
      <w:marBottom w:val="0"/>
      <w:divBdr>
        <w:top w:val="none" w:sz="0" w:space="0" w:color="auto"/>
        <w:left w:val="none" w:sz="0" w:space="0" w:color="auto"/>
        <w:bottom w:val="none" w:sz="0" w:space="0" w:color="auto"/>
        <w:right w:val="none" w:sz="0" w:space="0" w:color="auto"/>
      </w:divBdr>
    </w:div>
    <w:div w:id="1635254741">
      <w:marLeft w:val="0"/>
      <w:marRight w:val="0"/>
      <w:marTop w:val="0"/>
      <w:marBottom w:val="0"/>
      <w:divBdr>
        <w:top w:val="none" w:sz="0" w:space="0" w:color="auto"/>
        <w:left w:val="none" w:sz="0" w:space="0" w:color="auto"/>
        <w:bottom w:val="none" w:sz="0" w:space="0" w:color="auto"/>
        <w:right w:val="none" w:sz="0" w:space="0" w:color="auto"/>
      </w:divBdr>
    </w:div>
    <w:div w:id="1635254742">
      <w:marLeft w:val="0"/>
      <w:marRight w:val="0"/>
      <w:marTop w:val="0"/>
      <w:marBottom w:val="0"/>
      <w:divBdr>
        <w:top w:val="none" w:sz="0" w:space="0" w:color="auto"/>
        <w:left w:val="none" w:sz="0" w:space="0" w:color="auto"/>
        <w:bottom w:val="none" w:sz="0" w:space="0" w:color="auto"/>
        <w:right w:val="none" w:sz="0" w:space="0" w:color="auto"/>
      </w:divBdr>
    </w:div>
    <w:div w:id="1635254743">
      <w:marLeft w:val="0"/>
      <w:marRight w:val="0"/>
      <w:marTop w:val="0"/>
      <w:marBottom w:val="0"/>
      <w:divBdr>
        <w:top w:val="none" w:sz="0" w:space="0" w:color="auto"/>
        <w:left w:val="none" w:sz="0" w:space="0" w:color="auto"/>
        <w:bottom w:val="none" w:sz="0" w:space="0" w:color="auto"/>
        <w:right w:val="none" w:sz="0" w:space="0" w:color="auto"/>
      </w:divBdr>
    </w:div>
    <w:div w:id="1635254744">
      <w:marLeft w:val="0"/>
      <w:marRight w:val="0"/>
      <w:marTop w:val="0"/>
      <w:marBottom w:val="0"/>
      <w:divBdr>
        <w:top w:val="none" w:sz="0" w:space="0" w:color="auto"/>
        <w:left w:val="none" w:sz="0" w:space="0" w:color="auto"/>
        <w:bottom w:val="none" w:sz="0" w:space="0" w:color="auto"/>
        <w:right w:val="none" w:sz="0" w:space="0" w:color="auto"/>
      </w:divBdr>
    </w:div>
    <w:div w:id="1635254745">
      <w:marLeft w:val="0"/>
      <w:marRight w:val="0"/>
      <w:marTop w:val="0"/>
      <w:marBottom w:val="0"/>
      <w:divBdr>
        <w:top w:val="none" w:sz="0" w:space="0" w:color="auto"/>
        <w:left w:val="none" w:sz="0" w:space="0" w:color="auto"/>
        <w:bottom w:val="none" w:sz="0" w:space="0" w:color="auto"/>
        <w:right w:val="none" w:sz="0" w:space="0" w:color="auto"/>
      </w:divBdr>
    </w:div>
    <w:div w:id="1635254746">
      <w:marLeft w:val="0"/>
      <w:marRight w:val="0"/>
      <w:marTop w:val="0"/>
      <w:marBottom w:val="0"/>
      <w:divBdr>
        <w:top w:val="none" w:sz="0" w:space="0" w:color="auto"/>
        <w:left w:val="none" w:sz="0" w:space="0" w:color="auto"/>
        <w:bottom w:val="none" w:sz="0" w:space="0" w:color="auto"/>
        <w:right w:val="none" w:sz="0" w:space="0" w:color="auto"/>
      </w:divBdr>
    </w:div>
    <w:div w:id="1635254747">
      <w:marLeft w:val="0"/>
      <w:marRight w:val="0"/>
      <w:marTop w:val="0"/>
      <w:marBottom w:val="0"/>
      <w:divBdr>
        <w:top w:val="none" w:sz="0" w:space="0" w:color="auto"/>
        <w:left w:val="none" w:sz="0" w:space="0" w:color="auto"/>
        <w:bottom w:val="none" w:sz="0" w:space="0" w:color="auto"/>
        <w:right w:val="none" w:sz="0" w:space="0" w:color="auto"/>
      </w:divBdr>
    </w:div>
    <w:div w:id="1635254748">
      <w:marLeft w:val="0"/>
      <w:marRight w:val="0"/>
      <w:marTop w:val="0"/>
      <w:marBottom w:val="0"/>
      <w:divBdr>
        <w:top w:val="none" w:sz="0" w:space="0" w:color="auto"/>
        <w:left w:val="none" w:sz="0" w:space="0" w:color="auto"/>
        <w:bottom w:val="none" w:sz="0" w:space="0" w:color="auto"/>
        <w:right w:val="none" w:sz="0" w:space="0" w:color="auto"/>
      </w:divBdr>
    </w:div>
    <w:div w:id="1635254749">
      <w:marLeft w:val="0"/>
      <w:marRight w:val="0"/>
      <w:marTop w:val="0"/>
      <w:marBottom w:val="0"/>
      <w:divBdr>
        <w:top w:val="none" w:sz="0" w:space="0" w:color="auto"/>
        <w:left w:val="none" w:sz="0" w:space="0" w:color="auto"/>
        <w:bottom w:val="none" w:sz="0" w:space="0" w:color="auto"/>
        <w:right w:val="none" w:sz="0" w:space="0" w:color="auto"/>
      </w:divBdr>
    </w:div>
    <w:div w:id="1635254750">
      <w:marLeft w:val="0"/>
      <w:marRight w:val="0"/>
      <w:marTop w:val="0"/>
      <w:marBottom w:val="0"/>
      <w:divBdr>
        <w:top w:val="none" w:sz="0" w:space="0" w:color="auto"/>
        <w:left w:val="none" w:sz="0" w:space="0" w:color="auto"/>
        <w:bottom w:val="none" w:sz="0" w:space="0" w:color="auto"/>
        <w:right w:val="none" w:sz="0" w:space="0" w:color="auto"/>
      </w:divBdr>
    </w:div>
    <w:div w:id="1635254751">
      <w:marLeft w:val="0"/>
      <w:marRight w:val="0"/>
      <w:marTop w:val="0"/>
      <w:marBottom w:val="0"/>
      <w:divBdr>
        <w:top w:val="none" w:sz="0" w:space="0" w:color="auto"/>
        <w:left w:val="none" w:sz="0" w:space="0" w:color="auto"/>
        <w:bottom w:val="none" w:sz="0" w:space="0" w:color="auto"/>
        <w:right w:val="none" w:sz="0" w:space="0" w:color="auto"/>
      </w:divBdr>
    </w:div>
    <w:div w:id="1635254752">
      <w:marLeft w:val="0"/>
      <w:marRight w:val="0"/>
      <w:marTop w:val="0"/>
      <w:marBottom w:val="0"/>
      <w:divBdr>
        <w:top w:val="none" w:sz="0" w:space="0" w:color="auto"/>
        <w:left w:val="none" w:sz="0" w:space="0" w:color="auto"/>
        <w:bottom w:val="none" w:sz="0" w:space="0" w:color="auto"/>
        <w:right w:val="none" w:sz="0" w:space="0" w:color="auto"/>
      </w:divBdr>
    </w:div>
    <w:div w:id="1635254753">
      <w:marLeft w:val="0"/>
      <w:marRight w:val="0"/>
      <w:marTop w:val="0"/>
      <w:marBottom w:val="0"/>
      <w:divBdr>
        <w:top w:val="none" w:sz="0" w:space="0" w:color="auto"/>
        <w:left w:val="none" w:sz="0" w:space="0" w:color="auto"/>
        <w:bottom w:val="none" w:sz="0" w:space="0" w:color="auto"/>
        <w:right w:val="none" w:sz="0" w:space="0" w:color="auto"/>
      </w:divBdr>
    </w:div>
    <w:div w:id="1635254754">
      <w:marLeft w:val="0"/>
      <w:marRight w:val="0"/>
      <w:marTop w:val="0"/>
      <w:marBottom w:val="0"/>
      <w:divBdr>
        <w:top w:val="none" w:sz="0" w:space="0" w:color="auto"/>
        <w:left w:val="none" w:sz="0" w:space="0" w:color="auto"/>
        <w:bottom w:val="none" w:sz="0" w:space="0" w:color="auto"/>
        <w:right w:val="none" w:sz="0" w:space="0" w:color="auto"/>
      </w:divBdr>
    </w:div>
    <w:div w:id="1635254755">
      <w:marLeft w:val="0"/>
      <w:marRight w:val="0"/>
      <w:marTop w:val="0"/>
      <w:marBottom w:val="0"/>
      <w:divBdr>
        <w:top w:val="none" w:sz="0" w:space="0" w:color="auto"/>
        <w:left w:val="none" w:sz="0" w:space="0" w:color="auto"/>
        <w:bottom w:val="none" w:sz="0" w:space="0" w:color="auto"/>
        <w:right w:val="none" w:sz="0" w:space="0" w:color="auto"/>
      </w:divBdr>
    </w:div>
    <w:div w:id="1635254756">
      <w:marLeft w:val="0"/>
      <w:marRight w:val="0"/>
      <w:marTop w:val="0"/>
      <w:marBottom w:val="0"/>
      <w:divBdr>
        <w:top w:val="none" w:sz="0" w:space="0" w:color="auto"/>
        <w:left w:val="none" w:sz="0" w:space="0" w:color="auto"/>
        <w:bottom w:val="none" w:sz="0" w:space="0" w:color="auto"/>
        <w:right w:val="none" w:sz="0" w:space="0" w:color="auto"/>
      </w:divBdr>
    </w:div>
    <w:div w:id="1635254757">
      <w:marLeft w:val="0"/>
      <w:marRight w:val="0"/>
      <w:marTop w:val="0"/>
      <w:marBottom w:val="0"/>
      <w:divBdr>
        <w:top w:val="none" w:sz="0" w:space="0" w:color="auto"/>
        <w:left w:val="none" w:sz="0" w:space="0" w:color="auto"/>
        <w:bottom w:val="none" w:sz="0" w:space="0" w:color="auto"/>
        <w:right w:val="none" w:sz="0" w:space="0" w:color="auto"/>
      </w:divBdr>
    </w:div>
    <w:div w:id="1635254758">
      <w:marLeft w:val="0"/>
      <w:marRight w:val="0"/>
      <w:marTop w:val="0"/>
      <w:marBottom w:val="0"/>
      <w:divBdr>
        <w:top w:val="none" w:sz="0" w:space="0" w:color="auto"/>
        <w:left w:val="none" w:sz="0" w:space="0" w:color="auto"/>
        <w:bottom w:val="none" w:sz="0" w:space="0" w:color="auto"/>
        <w:right w:val="none" w:sz="0" w:space="0" w:color="auto"/>
      </w:divBdr>
    </w:div>
    <w:div w:id="1635254759">
      <w:marLeft w:val="0"/>
      <w:marRight w:val="0"/>
      <w:marTop w:val="0"/>
      <w:marBottom w:val="0"/>
      <w:divBdr>
        <w:top w:val="none" w:sz="0" w:space="0" w:color="auto"/>
        <w:left w:val="none" w:sz="0" w:space="0" w:color="auto"/>
        <w:bottom w:val="none" w:sz="0" w:space="0" w:color="auto"/>
        <w:right w:val="none" w:sz="0" w:space="0" w:color="auto"/>
      </w:divBdr>
    </w:div>
    <w:div w:id="1635254760">
      <w:marLeft w:val="0"/>
      <w:marRight w:val="0"/>
      <w:marTop w:val="0"/>
      <w:marBottom w:val="0"/>
      <w:divBdr>
        <w:top w:val="none" w:sz="0" w:space="0" w:color="auto"/>
        <w:left w:val="none" w:sz="0" w:space="0" w:color="auto"/>
        <w:bottom w:val="none" w:sz="0" w:space="0" w:color="auto"/>
        <w:right w:val="none" w:sz="0" w:space="0" w:color="auto"/>
      </w:divBdr>
    </w:div>
    <w:div w:id="1635254761">
      <w:marLeft w:val="0"/>
      <w:marRight w:val="0"/>
      <w:marTop w:val="0"/>
      <w:marBottom w:val="0"/>
      <w:divBdr>
        <w:top w:val="none" w:sz="0" w:space="0" w:color="auto"/>
        <w:left w:val="none" w:sz="0" w:space="0" w:color="auto"/>
        <w:bottom w:val="none" w:sz="0" w:space="0" w:color="auto"/>
        <w:right w:val="none" w:sz="0" w:space="0" w:color="auto"/>
      </w:divBdr>
    </w:div>
    <w:div w:id="1635254762">
      <w:marLeft w:val="0"/>
      <w:marRight w:val="0"/>
      <w:marTop w:val="0"/>
      <w:marBottom w:val="0"/>
      <w:divBdr>
        <w:top w:val="none" w:sz="0" w:space="0" w:color="auto"/>
        <w:left w:val="none" w:sz="0" w:space="0" w:color="auto"/>
        <w:bottom w:val="none" w:sz="0" w:space="0" w:color="auto"/>
        <w:right w:val="none" w:sz="0" w:space="0" w:color="auto"/>
      </w:divBdr>
    </w:div>
    <w:div w:id="1635254763">
      <w:marLeft w:val="0"/>
      <w:marRight w:val="0"/>
      <w:marTop w:val="0"/>
      <w:marBottom w:val="0"/>
      <w:divBdr>
        <w:top w:val="none" w:sz="0" w:space="0" w:color="auto"/>
        <w:left w:val="none" w:sz="0" w:space="0" w:color="auto"/>
        <w:bottom w:val="none" w:sz="0" w:space="0" w:color="auto"/>
        <w:right w:val="none" w:sz="0" w:space="0" w:color="auto"/>
      </w:divBdr>
    </w:div>
    <w:div w:id="1635254764">
      <w:marLeft w:val="0"/>
      <w:marRight w:val="0"/>
      <w:marTop w:val="0"/>
      <w:marBottom w:val="0"/>
      <w:divBdr>
        <w:top w:val="none" w:sz="0" w:space="0" w:color="auto"/>
        <w:left w:val="none" w:sz="0" w:space="0" w:color="auto"/>
        <w:bottom w:val="none" w:sz="0" w:space="0" w:color="auto"/>
        <w:right w:val="none" w:sz="0" w:space="0" w:color="auto"/>
      </w:divBdr>
    </w:div>
    <w:div w:id="1635254765">
      <w:marLeft w:val="0"/>
      <w:marRight w:val="0"/>
      <w:marTop w:val="0"/>
      <w:marBottom w:val="0"/>
      <w:divBdr>
        <w:top w:val="none" w:sz="0" w:space="0" w:color="auto"/>
        <w:left w:val="none" w:sz="0" w:space="0" w:color="auto"/>
        <w:bottom w:val="none" w:sz="0" w:space="0" w:color="auto"/>
        <w:right w:val="none" w:sz="0" w:space="0" w:color="auto"/>
      </w:divBdr>
    </w:div>
    <w:div w:id="1635254766">
      <w:marLeft w:val="0"/>
      <w:marRight w:val="0"/>
      <w:marTop w:val="0"/>
      <w:marBottom w:val="0"/>
      <w:divBdr>
        <w:top w:val="none" w:sz="0" w:space="0" w:color="auto"/>
        <w:left w:val="none" w:sz="0" w:space="0" w:color="auto"/>
        <w:bottom w:val="none" w:sz="0" w:space="0" w:color="auto"/>
        <w:right w:val="none" w:sz="0" w:space="0" w:color="auto"/>
      </w:divBdr>
    </w:div>
    <w:div w:id="1635254767">
      <w:marLeft w:val="0"/>
      <w:marRight w:val="0"/>
      <w:marTop w:val="0"/>
      <w:marBottom w:val="0"/>
      <w:divBdr>
        <w:top w:val="none" w:sz="0" w:space="0" w:color="auto"/>
        <w:left w:val="none" w:sz="0" w:space="0" w:color="auto"/>
        <w:bottom w:val="none" w:sz="0" w:space="0" w:color="auto"/>
        <w:right w:val="none" w:sz="0" w:space="0" w:color="auto"/>
      </w:divBdr>
    </w:div>
    <w:div w:id="1635254768">
      <w:marLeft w:val="0"/>
      <w:marRight w:val="0"/>
      <w:marTop w:val="0"/>
      <w:marBottom w:val="0"/>
      <w:divBdr>
        <w:top w:val="none" w:sz="0" w:space="0" w:color="auto"/>
        <w:left w:val="none" w:sz="0" w:space="0" w:color="auto"/>
        <w:bottom w:val="none" w:sz="0" w:space="0" w:color="auto"/>
        <w:right w:val="none" w:sz="0" w:space="0" w:color="auto"/>
      </w:divBdr>
    </w:div>
    <w:div w:id="1635254769">
      <w:marLeft w:val="0"/>
      <w:marRight w:val="0"/>
      <w:marTop w:val="0"/>
      <w:marBottom w:val="0"/>
      <w:divBdr>
        <w:top w:val="none" w:sz="0" w:space="0" w:color="auto"/>
        <w:left w:val="none" w:sz="0" w:space="0" w:color="auto"/>
        <w:bottom w:val="none" w:sz="0" w:space="0" w:color="auto"/>
        <w:right w:val="none" w:sz="0" w:space="0" w:color="auto"/>
      </w:divBdr>
    </w:div>
    <w:div w:id="1635254770">
      <w:marLeft w:val="0"/>
      <w:marRight w:val="0"/>
      <w:marTop w:val="0"/>
      <w:marBottom w:val="0"/>
      <w:divBdr>
        <w:top w:val="none" w:sz="0" w:space="0" w:color="auto"/>
        <w:left w:val="none" w:sz="0" w:space="0" w:color="auto"/>
        <w:bottom w:val="none" w:sz="0" w:space="0" w:color="auto"/>
        <w:right w:val="none" w:sz="0" w:space="0" w:color="auto"/>
      </w:divBdr>
    </w:div>
    <w:div w:id="1635254771">
      <w:marLeft w:val="0"/>
      <w:marRight w:val="0"/>
      <w:marTop w:val="0"/>
      <w:marBottom w:val="0"/>
      <w:divBdr>
        <w:top w:val="none" w:sz="0" w:space="0" w:color="auto"/>
        <w:left w:val="none" w:sz="0" w:space="0" w:color="auto"/>
        <w:bottom w:val="none" w:sz="0" w:space="0" w:color="auto"/>
        <w:right w:val="none" w:sz="0" w:space="0" w:color="auto"/>
      </w:divBdr>
    </w:div>
    <w:div w:id="1635254772">
      <w:marLeft w:val="0"/>
      <w:marRight w:val="0"/>
      <w:marTop w:val="0"/>
      <w:marBottom w:val="0"/>
      <w:divBdr>
        <w:top w:val="none" w:sz="0" w:space="0" w:color="auto"/>
        <w:left w:val="none" w:sz="0" w:space="0" w:color="auto"/>
        <w:bottom w:val="none" w:sz="0" w:space="0" w:color="auto"/>
        <w:right w:val="none" w:sz="0" w:space="0" w:color="auto"/>
      </w:divBdr>
    </w:div>
    <w:div w:id="1635254773">
      <w:marLeft w:val="0"/>
      <w:marRight w:val="0"/>
      <w:marTop w:val="0"/>
      <w:marBottom w:val="0"/>
      <w:divBdr>
        <w:top w:val="none" w:sz="0" w:space="0" w:color="auto"/>
        <w:left w:val="none" w:sz="0" w:space="0" w:color="auto"/>
        <w:bottom w:val="none" w:sz="0" w:space="0" w:color="auto"/>
        <w:right w:val="none" w:sz="0" w:space="0" w:color="auto"/>
      </w:divBdr>
    </w:div>
    <w:div w:id="1635254774">
      <w:marLeft w:val="0"/>
      <w:marRight w:val="0"/>
      <w:marTop w:val="0"/>
      <w:marBottom w:val="0"/>
      <w:divBdr>
        <w:top w:val="none" w:sz="0" w:space="0" w:color="auto"/>
        <w:left w:val="none" w:sz="0" w:space="0" w:color="auto"/>
        <w:bottom w:val="none" w:sz="0" w:space="0" w:color="auto"/>
        <w:right w:val="none" w:sz="0" w:space="0" w:color="auto"/>
      </w:divBdr>
    </w:div>
    <w:div w:id="1635254775">
      <w:marLeft w:val="0"/>
      <w:marRight w:val="0"/>
      <w:marTop w:val="0"/>
      <w:marBottom w:val="0"/>
      <w:divBdr>
        <w:top w:val="none" w:sz="0" w:space="0" w:color="auto"/>
        <w:left w:val="none" w:sz="0" w:space="0" w:color="auto"/>
        <w:bottom w:val="none" w:sz="0" w:space="0" w:color="auto"/>
        <w:right w:val="none" w:sz="0" w:space="0" w:color="auto"/>
      </w:divBdr>
    </w:div>
    <w:div w:id="1635254776">
      <w:marLeft w:val="0"/>
      <w:marRight w:val="0"/>
      <w:marTop w:val="0"/>
      <w:marBottom w:val="0"/>
      <w:divBdr>
        <w:top w:val="none" w:sz="0" w:space="0" w:color="auto"/>
        <w:left w:val="none" w:sz="0" w:space="0" w:color="auto"/>
        <w:bottom w:val="none" w:sz="0" w:space="0" w:color="auto"/>
        <w:right w:val="none" w:sz="0" w:space="0" w:color="auto"/>
      </w:divBdr>
    </w:div>
    <w:div w:id="1635254777">
      <w:marLeft w:val="0"/>
      <w:marRight w:val="0"/>
      <w:marTop w:val="0"/>
      <w:marBottom w:val="0"/>
      <w:divBdr>
        <w:top w:val="none" w:sz="0" w:space="0" w:color="auto"/>
        <w:left w:val="none" w:sz="0" w:space="0" w:color="auto"/>
        <w:bottom w:val="none" w:sz="0" w:space="0" w:color="auto"/>
        <w:right w:val="none" w:sz="0" w:space="0" w:color="auto"/>
      </w:divBdr>
    </w:div>
    <w:div w:id="1635254778">
      <w:marLeft w:val="0"/>
      <w:marRight w:val="0"/>
      <w:marTop w:val="0"/>
      <w:marBottom w:val="0"/>
      <w:divBdr>
        <w:top w:val="none" w:sz="0" w:space="0" w:color="auto"/>
        <w:left w:val="none" w:sz="0" w:space="0" w:color="auto"/>
        <w:bottom w:val="none" w:sz="0" w:space="0" w:color="auto"/>
        <w:right w:val="none" w:sz="0" w:space="0" w:color="auto"/>
      </w:divBdr>
    </w:div>
    <w:div w:id="1635254779">
      <w:marLeft w:val="0"/>
      <w:marRight w:val="0"/>
      <w:marTop w:val="0"/>
      <w:marBottom w:val="0"/>
      <w:divBdr>
        <w:top w:val="none" w:sz="0" w:space="0" w:color="auto"/>
        <w:left w:val="none" w:sz="0" w:space="0" w:color="auto"/>
        <w:bottom w:val="none" w:sz="0" w:space="0" w:color="auto"/>
        <w:right w:val="none" w:sz="0" w:space="0" w:color="auto"/>
      </w:divBdr>
    </w:div>
    <w:div w:id="1635254780">
      <w:marLeft w:val="0"/>
      <w:marRight w:val="0"/>
      <w:marTop w:val="0"/>
      <w:marBottom w:val="0"/>
      <w:divBdr>
        <w:top w:val="none" w:sz="0" w:space="0" w:color="auto"/>
        <w:left w:val="none" w:sz="0" w:space="0" w:color="auto"/>
        <w:bottom w:val="none" w:sz="0" w:space="0" w:color="auto"/>
        <w:right w:val="none" w:sz="0" w:space="0" w:color="auto"/>
      </w:divBdr>
    </w:div>
    <w:div w:id="1635254781">
      <w:marLeft w:val="0"/>
      <w:marRight w:val="0"/>
      <w:marTop w:val="0"/>
      <w:marBottom w:val="0"/>
      <w:divBdr>
        <w:top w:val="none" w:sz="0" w:space="0" w:color="auto"/>
        <w:left w:val="none" w:sz="0" w:space="0" w:color="auto"/>
        <w:bottom w:val="none" w:sz="0" w:space="0" w:color="auto"/>
        <w:right w:val="none" w:sz="0" w:space="0" w:color="auto"/>
      </w:divBdr>
    </w:div>
    <w:div w:id="1635254782">
      <w:marLeft w:val="0"/>
      <w:marRight w:val="0"/>
      <w:marTop w:val="0"/>
      <w:marBottom w:val="0"/>
      <w:divBdr>
        <w:top w:val="none" w:sz="0" w:space="0" w:color="auto"/>
        <w:left w:val="none" w:sz="0" w:space="0" w:color="auto"/>
        <w:bottom w:val="none" w:sz="0" w:space="0" w:color="auto"/>
        <w:right w:val="none" w:sz="0" w:space="0" w:color="auto"/>
      </w:divBdr>
    </w:div>
    <w:div w:id="1635254783">
      <w:marLeft w:val="0"/>
      <w:marRight w:val="0"/>
      <w:marTop w:val="0"/>
      <w:marBottom w:val="0"/>
      <w:divBdr>
        <w:top w:val="none" w:sz="0" w:space="0" w:color="auto"/>
        <w:left w:val="none" w:sz="0" w:space="0" w:color="auto"/>
        <w:bottom w:val="none" w:sz="0" w:space="0" w:color="auto"/>
        <w:right w:val="none" w:sz="0" w:space="0" w:color="auto"/>
      </w:divBdr>
    </w:div>
    <w:div w:id="1635254784">
      <w:marLeft w:val="0"/>
      <w:marRight w:val="0"/>
      <w:marTop w:val="0"/>
      <w:marBottom w:val="0"/>
      <w:divBdr>
        <w:top w:val="none" w:sz="0" w:space="0" w:color="auto"/>
        <w:left w:val="none" w:sz="0" w:space="0" w:color="auto"/>
        <w:bottom w:val="none" w:sz="0" w:space="0" w:color="auto"/>
        <w:right w:val="none" w:sz="0" w:space="0" w:color="auto"/>
      </w:divBdr>
    </w:div>
    <w:div w:id="1635254785">
      <w:marLeft w:val="0"/>
      <w:marRight w:val="0"/>
      <w:marTop w:val="0"/>
      <w:marBottom w:val="0"/>
      <w:divBdr>
        <w:top w:val="none" w:sz="0" w:space="0" w:color="auto"/>
        <w:left w:val="none" w:sz="0" w:space="0" w:color="auto"/>
        <w:bottom w:val="none" w:sz="0" w:space="0" w:color="auto"/>
        <w:right w:val="none" w:sz="0" w:space="0" w:color="auto"/>
      </w:divBdr>
    </w:div>
    <w:div w:id="1635254786">
      <w:marLeft w:val="0"/>
      <w:marRight w:val="0"/>
      <w:marTop w:val="0"/>
      <w:marBottom w:val="0"/>
      <w:divBdr>
        <w:top w:val="none" w:sz="0" w:space="0" w:color="auto"/>
        <w:left w:val="none" w:sz="0" w:space="0" w:color="auto"/>
        <w:bottom w:val="none" w:sz="0" w:space="0" w:color="auto"/>
        <w:right w:val="none" w:sz="0" w:space="0" w:color="auto"/>
      </w:divBdr>
    </w:div>
    <w:div w:id="1635254787">
      <w:marLeft w:val="0"/>
      <w:marRight w:val="0"/>
      <w:marTop w:val="0"/>
      <w:marBottom w:val="0"/>
      <w:divBdr>
        <w:top w:val="none" w:sz="0" w:space="0" w:color="auto"/>
        <w:left w:val="none" w:sz="0" w:space="0" w:color="auto"/>
        <w:bottom w:val="none" w:sz="0" w:space="0" w:color="auto"/>
        <w:right w:val="none" w:sz="0" w:space="0" w:color="auto"/>
      </w:divBdr>
    </w:div>
    <w:div w:id="1635254788">
      <w:marLeft w:val="0"/>
      <w:marRight w:val="0"/>
      <w:marTop w:val="0"/>
      <w:marBottom w:val="0"/>
      <w:divBdr>
        <w:top w:val="none" w:sz="0" w:space="0" w:color="auto"/>
        <w:left w:val="none" w:sz="0" w:space="0" w:color="auto"/>
        <w:bottom w:val="none" w:sz="0" w:space="0" w:color="auto"/>
        <w:right w:val="none" w:sz="0" w:space="0" w:color="auto"/>
      </w:divBdr>
    </w:div>
    <w:div w:id="1635254789">
      <w:marLeft w:val="0"/>
      <w:marRight w:val="0"/>
      <w:marTop w:val="0"/>
      <w:marBottom w:val="0"/>
      <w:divBdr>
        <w:top w:val="none" w:sz="0" w:space="0" w:color="auto"/>
        <w:left w:val="none" w:sz="0" w:space="0" w:color="auto"/>
        <w:bottom w:val="none" w:sz="0" w:space="0" w:color="auto"/>
        <w:right w:val="none" w:sz="0" w:space="0" w:color="auto"/>
      </w:divBdr>
    </w:div>
    <w:div w:id="1635254790">
      <w:marLeft w:val="0"/>
      <w:marRight w:val="0"/>
      <w:marTop w:val="0"/>
      <w:marBottom w:val="0"/>
      <w:divBdr>
        <w:top w:val="none" w:sz="0" w:space="0" w:color="auto"/>
        <w:left w:val="none" w:sz="0" w:space="0" w:color="auto"/>
        <w:bottom w:val="none" w:sz="0" w:space="0" w:color="auto"/>
        <w:right w:val="none" w:sz="0" w:space="0" w:color="auto"/>
      </w:divBdr>
    </w:div>
    <w:div w:id="1635254791">
      <w:marLeft w:val="0"/>
      <w:marRight w:val="0"/>
      <w:marTop w:val="0"/>
      <w:marBottom w:val="0"/>
      <w:divBdr>
        <w:top w:val="none" w:sz="0" w:space="0" w:color="auto"/>
        <w:left w:val="none" w:sz="0" w:space="0" w:color="auto"/>
        <w:bottom w:val="none" w:sz="0" w:space="0" w:color="auto"/>
        <w:right w:val="none" w:sz="0" w:space="0" w:color="auto"/>
      </w:divBdr>
    </w:div>
    <w:div w:id="1635254792">
      <w:marLeft w:val="0"/>
      <w:marRight w:val="0"/>
      <w:marTop w:val="0"/>
      <w:marBottom w:val="0"/>
      <w:divBdr>
        <w:top w:val="none" w:sz="0" w:space="0" w:color="auto"/>
        <w:left w:val="none" w:sz="0" w:space="0" w:color="auto"/>
        <w:bottom w:val="none" w:sz="0" w:space="0" w:color="auto"/>
        <w:right w:val="none" w:sz="0" w:space="0" w:color="auto"/>
      </w:divBdr>
    </w:div>
    <w:div w:id="1635254793">
      <w:marLeft w:val="0"/>
      <w:marRight w:val="0"/>
      <w:marTop w:val="0"/>
      <w:marBottom w:val="0"/>
      <w:divBdr>
        <w:top w:val="none" w:sz="0" w:space="0" w:color="auto"/>
        <w:left w:val="none" w:sz="0" w:space="0" w:color="auto"/>
        <w:bottom w:val="none" w:sz="0" w:space="0" w:color="auto"/>
        <w:right w:val="none" w:sz="0" w:space="0" w:color="auto"/>
      </w:divBdr>
    </w:div>
    <w:div w:id="1635254794">
      <w:marLeft w:val="0"/>
      <w:marRight w:val="0"/>
      <w:marTop w:val="0"/>
      <w:marBottom w:val="0"/>
      <w:divBdr>
        <w:top w:val="none" w:sz="0" w:space="0" w:color="auto"/>
        <w:left w:val="none" w:sz="0" w:space="0" w:color="auto"/>
        <w:bottom w:val="none" w:sz="0" w:space="0" w:color="auto"/>
        <w:right w:val="none" w:sz="0" w:space="0" w:color="auto"/>
      </w:divBdr>
    </w:div>
    <w:div w:id="1635254795">
      <w:marLeft w:val="0"/>
      <w:marRight w:val="0"/>
      <w:marTop w:val="0"/>
      <w:marBottom w:val="0"/>
      <w:divBdr>
        <w:top w:val="none" w:sz="0" w:space="0" w:color="auto"/>
        <w:left w:val="none" w:sz="0" w:space="0" w:color="auto"/>
        <w:bottom w:val="none" w:sz="0" w:space="0" w:color="auto"/>
        <w:right w:val="none" w:sz="0" w:space="0" w:color="auto"/>
      </w:divBdr>
    </w:div>
    <w:div w:id="1635254796">
      <w:marLeft w:val="0"/>
      <w:marRight w:val="0"/>
      <w:marTop w:val="0"/>
      <w:marBottom w:val="0"/>
      <w:divBdr>
        <w:top w:val="none" w:sz="0" w:space="0" w:color="auto"/>
        <w:left w:val="none" w:sz="0" w:space="0" w:color="auto"/>
        <w:bottom w:val="none" w:sz="0" w:space="0" w:color="auto"/>
        <w:right w:val="none" w:sz="0" w:space="0" w:color="auto"/>
      </w:divBdr>
    </w:div>
    <w:div w:id="1635254797">
      <w:marLeft w:val="0"/>
      <w:marRight w:val="0"/>
      <w:marTop w:val="0"/>
      <w:marBottom w:val="0"/>
      <w:divBdr>
        <w:top w:val="none" w:sz="0" w:space="0" w:color="auto"/>
        <w:left w:val="none" w:sz="0" w:space="0" w:color="auto"/>
        <w:bottom w:val="none" w:sz="0" w:space="0" w:color="auto"/>
        <w:right w:val="none" w:sz="0" w:space="0" w:color="auto"/>
      </w:divBdr>
    </w:div>
    <w:div w:id="1635254798">
      <w:marLeft w:val="0"/>
      <w:marRight w:val="0"/>
      <w:marTop w:val="0"/>
      <w:marBottom w:val="0"/>
      <w:divBdr>
        <w:top w:val="none" w:sz="0" w:space="0" w:color="auto"/>
        <w:left w:val="none" w:sz="0" w:space="0" w:color="auto"/>
        <w:bottom w:val="none" w:sz="0" w:space="0" w:color="auto"/>
        <w:right w:val="none" w:sz="0" w:space="0" w:color="auto"/>
      </w:divBdr>
    </w:div>
    <w:div w:id="1635254799">
      <w:marLeft w:val="0"/>
      <w:marRight w:val="0"/>
      <w:marTop w:val="0"/>
      <w:marBottom w:val="0"/>
      <w:divBdr>
        <w:top w:val="none" w:sz="0" w:space="0" w:color="auto"/>
        <w:left w:val="none" w:sz="0" w:space="0" w:color="auto"/>
        <w:bottom w:val="none" w:sz="0" w:space="0" w:color="auto"/>
        <w:right w:val="none" w:sz="0" w:space="0" w:color="auto"/>
      </w:divBdr>
    </w:div>
    <w:div w:id="1635254800">
      <w:marLeft w:val="0"/>
      <w:marRight w:val="0"/>
      <w:marTop w:val="0"/>
      <w:marBottom w:val="0"/>
      <w:divBdr>
        <w:top w:val="none" w:sz="0" w:space="0" w:color="auto"/>
        <w:left w:val="none" w:sz="0" w:space="0" w:color="auto"/>
        <w:bottom w:val="none" w:sz="0" w:space="0" w:color="auto"/>
        <w:right w:val="none" w:sz="0" w:space="0" w:color="auto"/>
      </w:divBdr>
    </w:div>
    <w:div w:id="1635254801">
      <w:marLeft w:val="0"/>
      <w:marRight w:val="0"/>
      <w:marTop w:val="0"/>
      <w:marBottom w:val="0"/>
      <w:divBdr>
        <w:top w:val="none" w:sz="0" w:space="0" w:color="auto"/>
        <w:left w:val="none" w:sz="0" w:space="0" w:color="auto"/>
        <w:bottom w:val="none" w:sz="0" w:space="0" w:color="auto"/>
        <w:right w:val="none" w:sz="0" w:space="0" w:color="auto"/>
      </w:divBdr>
    </w:div>
    <w:div w:id="1635254802">
      <w:marLeft w:val="0"/>
      <w:marRight w:val="0"/>
      <w:marTop w:val="0"/>
      <w:marBottom w:val="0"/>
      <w:divBdr>
        <w:top w:val="none" w:sz="0" w:space="0" w:color="auto"/>
        <w:left w:val="none" w:sz="0" w:space="0" w:color="auto"/>
        <w:bottom w:val="none" w:sz="0" w:space="0" w:color="auto"/>
        <w:right w:val="none" w:sz="0" w:space="0" w:color="auto"/>
      </w:divBdr>
    </w:div>
    <w:div w:id="1635254803">
      <w:marLeft w:val="0"/>
      <w:marRight w:val="0"/>
      <w:marTop w:val="0"/>
      <w:marBottom w:val="0"/>
      <w:divBdr>
        <w:top w:val="none" w:sz="0" w:space="0" w:color="auto"/>
        <w:left w:val="none" w:sz="0" w:space="0" w:color="auto"/>
        <w:bottom w:val="none" w:sz="0" w:space="0" w:color="auto"/>
        <w:right w:val="none" w:sz="0" w:space="0" w:color="auto"/>
      </w:divBdr>
    </w:div>
    <w:div w:id="1635254804">
      <w:marLeft w:val="0"/>
      <w:marRight w:val="0"/>
      <w:marTop w:val="0"/>
      <w:marBottom w:val="0"/>
      <w:divBdr>
        <w:top w:val="none" w:sz="0" w:space="0" w:color="auto"/>
        <w:left w:val="none" w:sz="0" w:space="0" w:color="auto"/>
        <w:bottom w:val="none" w:sz="0" w:space="0" w:color="auto"/>
        <w:right w:val="none" w:sz="0" w:space="0" w:color="auto"/>
      </w:divBdr>
    </w:div>
    <w:div w:id="1635254805">
      <w:marLeft w:val="0"/>
      <w:marRight w:val="0"/>
      <w:marTop w:val="0"/>
      <w:marBottom w:val="0"/>
      <w:divBdr>
        <w:top w:val="none" w:sz="0" w:space="0" w:color="auto"/>
        <w:left w:val="none" w:sz="0" w:space="0" w:color="auto"/>
        <w:bottom w:val="none" w:sz="0" w:space="0" w:color="auto"/>
        <w:right w:val="none" w:sz="0" w:space="0" w:color="auto"/>
      </w:divBdr>
    </w:div>
    <w:div w:id="1635254806">
      <w:marLeft w:val="0"/>
      <w:marRight w:val="0"/>
      <w:marTop w:val="0"/>
      <w:marBottom w:val="0"/>
      <w:divBdr>
        <w:top w:val="none" w:sz="0" w:space="0" w:color="auto"/>
        <w:left w:val="none" w:sz="0" w:space="0" w:color="auto"/>
        <w:bottom w:val="none" w:sz="0" w:space="0" w:color="auto"/>
        <w:right w:val="none" w:sz="0" w:space="0" w:color="auto"/>
      </w:divBdr>
    </w:div>
    <w:div w:id="1635254807">
      <w:marLeft w:val="0"/>
      <w:marRight w:val="0"/>
      <w:marTop w:val="0"/>
      <w:marBottom w:val="0"/>
      <w:divBdr>
        <w:top w:val="none" w:sz="0" w:space="0" w:color="auto"/>
        <w:left w:val="none" w:sz="0" w:space="0" w:color="auto"/>
        <w:bottom w:val="none" w:sz="0" w:space="0" w:color="auto"/>
        <w:right w:val="none" w:sz="0" w:space="0" w:color="auto"/>
      </w:divBdr>
    </w:div>
    <w:div w:id="1635254808">
      <w:marLeft w:val="0"/>
      <w:marRight w:val="0"/>
      <w:marTop w:val="0"/>
      <w:marBottom w:val="0"/>
      <w:divBdr>
        <w:top w:val="none" w:sz="0" w:space="0" w:color="auto"/>
        <w:left w:val="none" w:sz="0" w:space="0" w:color="auto"/>
        <w:bottom w:val="none" w:sz="0" w:space="0" w:color="auto"/>
        <w:right w:val="none" w:sz="0" w:space="0" w:color="auto"/>
      </w:divBdr>
    </w:div>
    <w:div w:id="1635254809">
      <w:marLeft w:val="0"/>
      <w:marRight w:val="0"/>
      <w:marTop w:val="0"/>
      <w:marBottom w:val="0"/>
      <w:divBdr>
        <w:top w:val="none" w:sz="0" w:space="0" w:color="auto"/>
        <w:left w:val="none" w:sz="0" w:space="0" w:color="auto"/>
        <w:bottom w:val="none" w:sz="0" w:space="0" w:color="auto"/>
        <w:right w:val="none" w:sz="0" w:space="0" w:color="auto"/>
      </w:divBdr>
    </w:div>
    <w:div w:id="1635254810">
      <w:marLeft w:val="0"/>
      <w:marRight w:val="0"/>
      <w:marTop w:val="0"/>
      <w:marBottom w:val="0"/>
      <w:divBdr>
        <w:top w:val="none" w:sz="0" w:space="0" w:color="auto"/>
        <w:left w:val="none" w:sz="0" w:space="0" w:color="auto"/>
        <w:bottom w:val="none" w:sz="0" w:space="0" w:color="auto"/>
        <w:right w:val="none" w:sz="0" w:space="0" w:color="auto"/>
      </w:divBdr>
    </w:div>
    <w:div w:id="1635254811">
      <w:marLeft w:val="0"/>
      <w:marRight w:val="0"/>
      <w:marTop w:val="0"/>
      <w:marBottom w:val="0"/>
      <w:divBdr>
        <w:top w:val="none" w:sz="0" w:space="0" w:color="auto"/>
        <w:left w:val="none" w:sz="0" w:space="0" w:color="auto"/>
        <w:bottom w:val="none" w:sz="0" w:space="0" w:color="auto"/>
        <w:right w:val="none" w:sz="0" w:space="0" w:color="auto"/>
      </w:divBdr>
    </w:div>
    <w:div w:id="1635254812">
      <w:marLeft w:val="0"/>
      <w:marRight w:val="0"/>
      <w:marTop w:val="0"/>
      <w:marBottom w:val="0"/>
      <w:divBdr>
        <w:top w:val="none" w:sz="0" w:space="0" w:color="auto"/>
        <w:left w:val="none" w:sz="0" w:space="0" w:color="auto"/>
        <w:bottom w:val="none" w:sz="0" w:space="0" w:color="auto"/>
        <w:right w:val="none" w:sz="0" w:space="0" w:color="auto"/>
      </w:divBdr>
    </w:div>
    <w:div w:id="1635254813">
      <w:marLeft w:val="0"/>
      <w:marRight w:val="0"/>
      <w:marTop w:val="0"/>
      <w:marBottom w:val="0"/>
      <w:divBdr>
        <w:top w:val="none" w:sz="0" w:space="0" w:color="auto"/>
        <w:left w:val="none" w:sz="0" w:space="0" w:color="auto"/>
        <w:bottom w:val="none" w:sz="0" w:space="0" w:color="auto"/>
        <w:right w:val="none" w:sz="0" w:space="0" w:color="auto"/>
      </w:divBdr>
    </w:div>
    <w:div w:id="1635254814">
      <w:marLeft w:val="0"/>
      <w:marRight w:val="0"/>
      <w:marTop w:val="0"/>
      <w:marBottom w:val="0"/>
      <w:divBdr>
        <w:top w:val="none" w:sz="0" w:space="0" w:color="auto"/>
        <w:left w:val="none" w:sz="0" w:space="0" w:color="auto"/>
        <w:bottom w:val="none" w:sz="0" w:space="0" w:color="auto"/>
        <w:right w:val="none" w:sz="0" w:space="0" w:color="auto"/>
      </w:divBdr>
    </w:div>
    <w:div w:id="1635254815">
      <w:marLeft w:val="0"/>
      <w:marRight w:val="0"/>
      <w:marTop w:val="0"/>
      <w:marBottom w:val="0"/>
      <w:divBdr>
        <w:top w:val="none" w:sz="0" w:space="0" w:color="auto"/>
        <w:left w:val="none" w:sz="0" w:space="0" w:color="auto"/>
        <w:bottom w:val="none" w:sz="0" w:space="0" w:color="auto"/>
        <w:right w:val="none" w:sz="0" w:space="0" w:color="auto"/>
      </w:divBdr>
    </w:div>
    <w:div w:id="1635254816">
      <w:marLeft w:val="0"/>
      <w:marRight w:val="0"/>
      <w:marTop w:val="0"/>
      <w:marBottom w:val="0"/>
      <w:divBdr>
        <w:top w:val="none" w:sz="0" w:space="0" w:color="auto"/>
        <w:left w:val="none" w:sz="0" w:space="0" w:color="auto"/>
        <w:bottom w:val="none" w:sz="0" w:space="0" w:color="auto"/>
        <w:right w:val="none" w:sz="0" w:space="0" w:color="auto"/>
      </w:divBdr>
    </w:div>
    <w:div w:id="1635254817">
      <w:marLeft w:val="0"/>
      <w:marRight w:val="0"/>
      <w:marTop w:val="0"/>
      <w:marBottom w:val="0"/>
      <w:divBdr>
        <w:top w:val="none" w:sz="0" w:space="0" w:color="auto"/>
        <w:left w:val="none" w:sz="0" w:space="0" w:color="auto"/>
        <w:bottom w:val="none" w:sz="0" w:space="0" w:color="auto"/>
        <w:right w:val="none" w:sz="0" w:space="0" w:color="auto"/>
      </w:divBdr>
    </w:div>
    <w:div w:id="1635254818">
      <w:marLeft w:val="0"/>
      <w:marRight w:val="0"/>
      <w:marTop w:val="0"/>
      <w:marBottom w:val="0"/>
      <w:divBdr>
        <w:top w:val="none" w:sz="0" w:space="0" w:color="auto"/>
        <w:left w:val="none" w:sz="0" w:space="0" w:color="auto"/>
        <w:bottom w:val="none" w:sz="0" w:space="0" w:color="auto"/>
        <w:right w:val="none" w:sz="0" w:space="0" w:color="auto"/>
      </w:divBdr>
    </w:div>
    <w:div w:id="1635254819">
      <w:marLeft w:val="0"/>
      <w:marRight w:val="0"/>
      <w:marTop w:val="0"/>
      <w:marBottom w:val="0"/>
      <w:divBdr>
        <w:top w:val="none" w:sz="0" w:space="0" w:color="auto"/>
        <w:left w:val="none" w:sz="0" w:space="0" w:color="auto"/>
        <w:bottom w:val="none" w:sz="0" w:space="0" w:color="auto"/>
        <w:right w:val="none" w:sz="0" w:space="0" w:color="auto"/>
      </w:divBdr>
    </w:div>
    <w:div w:id="1635254820">
      <w:marLeft w:val="0"/>
      <w:marRight w:val="0"/>
      <w:marTop w:val="0"/>
      <w:marBottom w:val="0"/>
      <w:divBdr>
        <w:top w:val="none" w:sz="0" w:space="0" w:color="auto"/>
        <w:left w:val="none" w:sz="0" w:space="0" w:color="auto"/>
        <w:bottom w:val="none" w:sz="0" w:space="0" w:color="auto"/>
        <w:right w:val="none" w:sz="0" w:space="0" w:color="auto"/>
      </w:divBdr>
    </w:div>
    <w:div w:id="1635254821">
      <w:marLeft w:val="0"/>
      <w:marRight w:val="0"/>
      <w:marTop w:val="0"/>
      <w:marBottom w:val="0"/>
      <w:divBdr>
        <w:top w:val="none" w:sz="0" w:space="0" w:color="auto"/>
        <w:left w:val="none" w:sz="0" w:space="0" w:color="auto"/>
        <w:bottom w:val="none" w:sz="0" w:space="0" w:color="auto"/>
        <w:right w:val="none" w:sz="0" w:space="0" w:color="auto"/>
      </w:divBdr>
    </w:div>
    <w:div w:id="1635254822">
      <w:marLeft w:val="0"/>
      <w:marRight w:val="0"/>
      <w:marTop w:val="0"/>
      <w:marBottom w:val="0"/>
      <w:divBdr>
        <w:top w:val="none" w:sz="0" w:space="0" w:color="auto"/>
        <w:left w:val="none" w:sz="0" w:space="0" w:color="auto"/>
        <w:bottom w:val="none" w:sz="0" w:space="0" w:color="auto"/>
        <w:right w:val="none" w:sz="0" w:space="0" w:color="auto"/>
      </w:divBdr>
    </w:div>
    <w:div w:id="1635254823">
      <w:marLeft w:val="0"/>
      <w:marRight w:val="0"/>
      <w:marTop w:val="0"/>
      <w:marBottom w:val="0"/>
      <w:divBdr>
        <w:top w:val="none" w:sz="0" w:space="0" w:color="auto"/>
        <w:left w:val="none" w:sz="0" w:space="0" w:color="auto"/>
        <w:bottom w:val="none" w:sz="0" w:space="0" w:color="auto"/>
        <w:right w:val="none" w:sz="0" w:space="0" w:color="auto"/>
      </w:divBdr>
    </w:div>
    <w:div w:id="1635254824">
      <w:marLeft w:val="0"/>
      <w:marRight w:val="0"/>
      <w:marTop w:val="0"/>
      <w:marBottom w:val="0"/>
      <w:divBdr>
        <w:top w:val="none" w:sz="0" w:space="0" w:color="auto"/>
        <w:left w:val="none" w:sz="0" w:space="0" w:color="auto"/>
        <w:bottom w:val="none" w:sz="0" w:space="0" w:color="auto"/>
        <w:right w:val="none" w:sz="0" w:space="0" w:color="auto"/>
      </w:divBdr>
    </w:div>
    <w:div w:id="1635254825">
      <w:marLeft w:val="0"/>
      <w:marRight w:val="0"/>
      <w:marTop w:val="0"/>
      <w:marBottom w:val="0"/>
      <w:divBdr>
        <w:top w:val="none" w:sz="0" w:space="0" w:color="auto"/>
        <w:left w:val="none" w:sz="0" w:space="0" w:color="auto"/>
        <w:bottom w:val="none" w:sz="0" w:space="0" w:color="auto"/>
        <w:right w:val="none" w:sz="0" w:space="0" w:color="auto"/>
      </w:divBdr>
    </w:div>
    <w:div w:id="1635254826">
      <w:marLeft w:val="0"/>
      <w:marRight w:val="0"/>
      <w:marTop w:val="0"/>
      <w:marBottom w:val="0"/>
      <w:divBdr>
        <w:top w:val="none" w:sz="0" w:space="0" w:color="auto"/>
        <w:left w:val="none" w:sz="0" w:space="0" w:color="auto"/>
        <w:bottom w:val="none" w:sz="0" w:space="0" w:color="auto"/>
        <w:right w:val="none" w:sz="0" w:space="0" w:color="auto"/>
      </w:divBdr>
    </w:div>
    <w:div w:id="1635254827">
      <w:marLeft w:val="0"/>
      <w:marRight w:val="0"/>
      <w:marTop w:val="0"/>
      <w:marBottom w:val="0"/>
      <w:divBdr>
        <w:top w:val="none" w:sz="0" w:space="0" w:color="auto"/>
        <w:left w:val="none" w:sz="0" w:space="0" w:color="auto"/>
        <w:bottom w:val="none" w:sz="0" w:space="0" w:color="auto"/>
        <w:right w:val="none" w:sz="0" w:space="0" w:color="auto"/>
      </w:divBdr>
    </w:div>
    <w:div w:id="1635254828">
      <w:marLeft w:val="0"/>
      <w:marRight w:val="0"/>
      <w:marTop w:val="0"/>
      <w:marBottom w:val="0"/>
      <w:divBdr>
        <w:top w:val="none" w:sz="0" w:space="0" w:color="auto"/>
        <w:left w:val="none" w:sz="0" w:space="0" w:color="auto"/>
        <w:bottom w:val="none" w:sz="0" w:space="0" w:color="auto"/>
        <w:right w:val="none" w:sz="0" w:space="0" w:color="auto"/>
      </w:divBdr>
    </w:div>
    <w:div w:id="1635254829">
      <w:marLeft w:val="0"/>
      <w:marRight w:val="0"/>
      <w:marTop w:val="0"/>
      <w:marBottom w:val="0"/>
      <w:divBdr>
        <w:top w:val="none" w:sz="0" w:space="0" w:color="auto"/>
        <w:left w:val="none" w:sz="0" w:space="0" w:color="auto"/>
        <w:bottom w:val="none" w:sz="0" w:space="0" w:color="auto"/>
        <w:right w:val="none" w:sz="0" w:space="0" w:color="auto"/>
      </w:divBdr>
    </w:div>
    <w:div w:id="1635254830">
      <w:marLeft w:val="0"/>
      <w:marRight w:val="0"/>
      <w:marTop w:val="0"/>
      <w:marBottom w:val="0"/>
      <w:divBdr>
        <w:top w:val="none" w:sz="0" w:space="0" w:color="auto"/>
        <w:left w:val="none" w:sz="0" w:space="0" w:color="auto"/>
        <w:bottom w:val="none" w:sz="0" w:space="0" w:color="auto"/>
        <w:right w:val="none" w:sz="0" w:space="0" w:color="auto"/>
      </w:divBdr>
    </w:div>
    <w:div w:id="1635254831">
      <w:marLeft w:val="0"/>
      <w:marRight w:val="0"/>
      <w:marTop w:val="0"/>
      <w:marBottom w:val="0"/>
      <w:divBdr>
        <w:top w:val="none" w:sz="0" w:space="0" w:color="auto"/>
        <w:left w:val="none" w:sz="0" w:space="0" w:color="auto"/>
        <w:bottom w:val="none" w:sz="0" w:space="0" w:color="auto"/>
        <w:right w:val="none" w:sz="0" w:space="0" w:color="auto"/>
      </w:divBdr>
    </w:div>
    <w:div w:id="1635254832">
      <w:marLeft w:val="0"/>
      <w:marRight w:val="0"/>
      <w:marTop w:val="0"/>
      <w:marBottom w:val="0"/>
      <w:divBdr>
        <w:top w:val="none" w:sz="0" w:space="0" w:color="auto"/>
        <w:left w:val="none" w:sz="0" w:space="0" w:color="auto"/>
        <w:bottom w:val="none" w:sz="0" w:space="0" w:color="auto"/>
        <w:right w:val="none" w:sz="0" w:space="0" w:color="auto"/>
      </w:divBdr>
    </w:div>
    <w:div w:id="1635254833">
      <w:marLeft w:val="0"/>
      <w:marRight w:val="0"/>
      <w:marTop w:val="0"/>
      <w:marBottom w:val="0"/>
      <w:divBdr>
        <w:top w:val="none" w:sz="0" w:space="0" w:color="auto"/>
        <w:left w:val="none" w:sz="0" w:space="0" w:color="auto"/>
        <w:bottom w:val="none" w:sz="0" w:space="0" w:color="auto"/>
        <w:right w:val="none" w:sz="0" w:space="0" w:color="auto"/>
      </w:divBdr>
    </w:div>
    <w:div w:id="1635254834">
      <w:marLeft w:val="0"/>
      <w:marRight w:val="0"/>
      <w:marTop w:val="0"/>
      <w:marBottom w:val="0"/>
      <w:divBdr>
        <w:top w:val="none" w:sz="0" w:space="0" w:color="auto"/>
        <w:left w:val="none" w:sz="0" w:space="0" w:color="auto"/>
        <w:bottom w:val="none" w:sz="0" w:space="0" w:color="auto"/>
        <w:right w:val="none" w:sz="0" w:space="0" w:color="auto"/>
      </w:divBdr>
    </w:div>
    <w:div w:id="1635254835">
      <w:marLeft w:val="0"/>
      <w:marRight w:val="0"/>
      <w:marTop w:val="0"/>
      <w:marBottom w:val="0"/>
      <w:divBdr>
        <w:top w:val="none" w:sz="0" w:space="0" w:color="auto"/>
        <w:left w:val="none" w:sz="0" w:space="0" w:color="auto"/>
        <w:bottom w:val="none" w:sz="0" w:space="0" w:color="auto"/>
        <w:right w:val="none" w:sz="0" w:space="0" w:color="auto"/>
      </w:divBdr>
    </w:div>
    <w:div w:id="1635254836">
      <w:marLeft w:val="0"/>
      <w:marRight w:val="0"/>
      <w:marTop w:val="0"/>
      <w:marBottom w:val="0"/>
      <w:divBdr>
        <w:top w:val="none" w:sz="0" w:space="0" w:color="auto"/>
        <w:left w:val="none" w:sz="0" w:space="0" w:color="auto"/>
        <w:bottom w:val="none" w:sz="0" w:space="0" w:color="auto"/>
        <w:right w:val="none" w:sz="0" w:space="0" w:color="auto"/>
      </w:divBdr>
    </w:div>
    <w:div w:id="1635254837">
      <w:marLeft w:val="0"/>
      <w:marRight w:val="0"/>
      <w:marTop w:val="0"/>
      <w:marBottom w:val="0"/>
      <w:divBdr>
        <w:top w:val="none" w:sz="0" w:space="0" w:color="auto"/>
        <w:left w:val="none" w:sz="0" w:space="0" w:color="auto"/>
        <w:bottom w:val="none" w:sz="0" w:space="0" w:color="auto"/>
        <w:right w:val="none" w:sz="0" w:space="0" w:color="auto"/>
      </w:divBdr>
    </w:div>
    <w:div w:id="1635254838">
      <w:marLeft w:val="0"/>
      <w:marRight w:val="0"/>
      <w:marTop w:val="0"/>
      <w:marBottom w:val="0"/>
      <w:divBdr>
        <w:top w:val="none" w:sz="0" w:space="0" w:color="auto"/>
        <w:left w:val="none" w:sz="0" w:space="0" w:color="auto"/>
        <w:bottom w:val="none" w:sz="0" w:space="0" w:color="auto"/>
        <w:right w:val="none" w:sz="0" w:space="0" w:color="auto"/>
      </w:divBdr>
    </w:div>
    <w:div w:id="1635254839">
      <w:marLeft w:val="0"/>
      <w:marRight w:val="0"/>
      <w:marTop w:val="0"/>
      <w:marBottom w:val="0"/>
      <w:divBdr>
        <w:top w:val="none" w:sz="0" w:space="0" w:color="auto"/>
        <w:left w:val="none" w:sz="0" w:space="0" w:color="auto"/>
        <w:bottom w:val="none" w:sz="0" w:space="0" w:color="auto"/>
        <w:right w:val="none" w:sz="0" w:space="0" w:color="auto"/>
      </w:divBdr>
    </w:div>
    <w:div w:id="1635254840">
      <w:marLeft w:val="0"/>
      <w:marRight w:val="0"/>
      <w:marTop w:val="0"/>
      <w:marBottom w:val="0"/>
      <w:divBdr>
        <w:top w:val="none" w:sz="0" w:space="0" w:color="auto"/>
        <w:left w:val="none" w:sz="0" w:space="0" w:color="auto"/>
        <w:bottom w:val="none" w:sz="0" w:space="0" w:color="auto"/>
        <w:right w:val="none" w:sz="0" w:space="0" w:color="auto"/>
      </w:divBdr>
    </w:div>
    <w:div w:id="1635254841">
      <w:marLeft w:val="0"/>
      <w:marRight w:val="0"/>
      <w:marTop w:val="0"/>
      <w:marBottom w:val="0"/>
      <w:divBdr>
        <w:top w:val="none" w:sz="0" w:space="0" w:color="auto"/>
        <w:left w:val="none" w:sz="0" w:space="0" w:color="auto"/>
        <w:bottom w:val="none" w:sz="0" w:space="0" w:color="auto"/>
        <w:right w:val="none" w:sz="0" w:space="0" w:color="auto"/>
      </w:divBdr>
    </w:div>
    <w:div w:id="1635254842">
      <w:marLeft w:val="0"/>
      <w:marRight w:val="0"/>
      <w:marTop w:val="0"/>
      <w:marBottom w:val="0"/>
      <w:divBdr>
        <w:top w:val="none" w:sz="0" w:space="0" w:color="auto"/>
        <w:left w:val="none" w:sz="0" w:space="0" w:color="auto"/>
        <w:bottom w:val="none" w:sz="0" w:space="0" w:color="auto"/>
        <w:right w:val="none" w:sz="0" w:space="0" w:color="auto"/>
      </w:divBdr>
    </w:div>
    <w:div w:id="1635254843">
      <w:marLeft w:val="0"/>
      <w:marRight w:val="0"/>
      <w:marTop w:val="0"/>
      <w:marBottom w:val="0"/>
      <w:divBdr>
        <w:top w:val="none" w:sz="0" w:space="0" w:color="auto"/>
        <w:left w:val="none" w:sz="0" w:space="0" w:color="auto"/>
        <w:bottom w:val="none" w:sz="0" w:space="0" w:color="auto"/>
        <w:right w:val="none" w:sz="0" w:space="0" w:color="auto"/>
      </w:divBdr>
    </w:div>
    <w:div w:id="1635254844">
      <w:marLeft w:val="0"/>
      <w:marRight w:val="0"/>
      <w:marTop w:val="0"/>
      <w:marBottom w:val="0"/>
      <w:divBdr>
        <w:top w:val="none" w:sz="0" w:space="0" w:color="auto"/>
        <w:left w:val="none" w:sz="0" w:space="0" w:color="auto"/>
        <w:bottom w:val="none" w:sz="0" w:space="0" w:color="auto"/>
        <w:right w:val="none" w:sz="0" w:space="0" w:color="auto"/>
      </w:divBdr>
    </w:div>
    <w:div w:id="1635254845">
      <w:marLeft w:val="0"/>
      <w:marRight w:val="0"/>
      <w:marTop w:val="0"/>
      <w:marBottom w:val="0"/>
      <w:divBdr>
        <w:top w:val="none" w:sz="0" w:space="0" w:color="auto"/>
        <w:left w:val="none" w:sz="0" w:space="0" w:color="auto"/>
        <w:bottom w:val="none" w:sz="0" w:space="0" w:color="auto"/>
        <w:right w:val="none" w:sz="0" w:space="0" w:color="auto"/>
      </w:divBdr>
    </w:div>
    <w:div w:id="1635254846">
      <w:marLeft w:val="0"/>
      <w:marRight w:val="0"/>
      <w:marTop w:val="0"/>
      <w:marBottom w:val="0"/>
      <w:divBdr>
        <w:top w:val="none" w:sz="0" w:space="0" w:color="auto"/>
        <w:left w:val="none" w:sz="0" w:space="0" w:color="auto"/>
        <w:bottom w:val="none" w:sz="0" w:space="0" w:color="auto"/>
        <w:right w:val="none" w:sz="0" w:space="0" w:color="auto"/>
      </w:divBdr>
    </w:div>
    <w:div w:id="1635254847">
      <w:marLeft w:val="0"/>
      <w:marRight w:val="0"/>
      <w:marTop w:val="0"/>
      <w:marBottom w:val="0"/>
      <w:divBdr>
        <w:top w:val="none" w:sz="0" w:space="0" w:color="auto"/>
        <w:left w:val="none" w:sz="0" w:space="0" w:color="auto"/>
        <w:bottom w:val="none" w:sz="0" w:space="0" w:color="auto"/>
        <w:right w:val="none" w:sz="0" w:space="0" w:color="auto"/>
      </w:divBdr>
    </w:div>
    <w:div w:id="1635254848">
      <w:marLeft w:val="0"/>
      <w:marRight w:val="0"/>
      <w:marTop w:val="0"/>
      <w:marBottom w:val="0"/>
      <w:divBdr>
        <w:top w:val="none" w:sz="0" w:space="0" w:color="auto"/>
        <w:left w:val="none" w:sz="0" w:space="0" w:color="auto"/>
        <w:bottom w:val="none" w:sz="0" w:space="0" w:color="auto"/>
        <w:right w:val="none" w:sz="0" w:space="0" w:color="auto"/>
      </w:divBdr>
    </w:div>
    <w:div w:id="1635254849">
      <w:marLeft w:val="0"/>
      <w:marRight w:val="0"/>
      <w:marTop w:val="0"/>
      <w:marBottom w:val="0"/>
      <w:divBdr>
        <w:top w:val="none" w:sz="0" w:space="0" w:color="auto"/>
        <w:left w:val="none" w:sz="0" w:space="0" w:color="auto"/>
        <w:bottom w:val="none" w:sz="0" w:space="0" w:color="auto"/>
        <w:right w:val="none" w:sz="0" w:space="0" w:color="auto"/>
      </w:divBdr>
    </w:div>
    <w:div w:id="1635254850">
      <w:marLeft w:val="0"/>
      <w:marRight w:val="0"/>
      <w:marTop w:val="0"/>
      <w:marBottom w:val="0"/>
      <w:divBdr>
        <w:top w:val="none" w:sz="0" w:space="0" w:color="auto"/>
        <w:left w:val="none" w:sz="0" w:space="0" w:color="auto"/>
        <w:bottom w:val="none" w:sz="0" w:space="0" w:color="auto"/>
        <w:right w:val="none" w:sz="0" w:space="0" w:color="auto"/>
      </w:divBdr>
    </w:div>
    <w:div w:id="1635254851">
      <w:marLeft w:val="0"/>
      <w:marRight w:val="0"/>
      <w:marTop w:val="0"/>
      <w:marBottom w:val="0"/>
      <w:divBdr>
        <w:top w:val="none" w:sz="0" w:space="0" w:color="auto"/>
        <w:left w:val="none" w:sz="0" w:space="0" w:color="auto"/>
        <w:bottom w:val="none" w:sz="0" w:space="0" w:color="auto"/>
        <w:right w:val="none" w:sz="0" w:space="0" w:color="auto"/>
      </w:divBdr>
    </w:div>
    <w:div w:id="1635254852">
      <w:marLeft w:val="0"/>
      <w:marRight w:val="0"/>
      <w:marTop w:val="0"/>
      <w:marBottom w:val="0"/>
      <w:divBdr>
        <w:top w:val="none" w:sz="0" w:space="0" w:color="auto"/>
        <w:left w:val="none" w:sz="0" w:space="0" w:color="auto"/>
        <w:bottom w:val="none" w:sz="0" w:space="0" w:color="auto"/>
        <w:right w:val="none" w:sz="0" w:space="0" w:color="auto"/>
      </w:divBdr>
    </w:div>
    <w:div w:id="1635254853">
      <w:marLeft w:val="0"/>
      <w:marRight w:val="0"/>
      <w:marTop w:val="0"/>
      <w:marBottom w:val="0"/>
      <w:divBdr>
        <w:top w:val="none" w:sz="0" w:space="0" w:color="auto"/>
        <w:left w:val="none" w:sz="0" w:space="0" w:color="auto"/>
        <w:bottom w:val="none" w:sz="0" w:space="0" w:color="auto"/>
        <w:right w:val="none" w:sz="0" w:space="0" w:color="auto"/>
      </w:divBdr>
    </w:div>
    <w:div w:id="1635254854">
      <w:marLeft w:val="0"/>
      <w:marRight w:val="0"/>
      <w:marTop w:val="0"/>
      <w:marBottom w:val="0"/>
      <w:divBdr>
        <w:top w:val="none" w:sz="0" w:space="0" w:color="auto"/>
        <w:left w:val="none" w:sz="0" w:space="0" w:color="auto"/>
        <w:bottom w:val="none" w:sz="0" w:space="0" w:color="auto"/>
        <w:right w:val="none" w:sz="0" w:space="0" w:color="auto"/>
      </w:divBdr>
    </w:div>
    <w:div w:id="163525485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Pages>
  <Words>11165</Words>
  <Characters>60294</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FACULDADE DE TECNOLOGIA DE OURINHOS – FATEC OURINHOS</vt:lpstr>
    </vt:vector>
  </TitlesOfParts>
  <Company>Microsoft</Company>
  <LinksUpToDate>false</LinksUpToDate>
  <CharactersWithSpaces>71317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FACULDADE DE TECNOLOGIA DE OURINHOS – FATEC OURINHOS</dc:title>
  <dc:subject/>
  <dc:creator>Verônica Sakai</dc:creator>
  <cp:keywords/>
  <dc:description/>
  <cp:lastModifiedBy>Silvia Helena</cp:lastModifiedBy>
  <cp:revision>32</cp:revision>
  <cp:lastPrinted>2016-11-24T12:45:00Z</cp:lastPrinted>
  <dcterms:created xsi:type="dcterms:W3CDTF">2017-06-05T04:32:00Z</dcterms:created>
  <dcterms:modified xsi:type="dcterms:W3CDTF">2017-06-27T03:21:00Z</dcterms:modified>
</cp:coreProperties>
</file>